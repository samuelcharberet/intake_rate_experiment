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B8490F" w14:textId="77777777" w:rsidR="007015D6" w:rsidRDefault="00350D12">
      <w:pPr>
        <w:spacing w:after="2" w:line="250" w:lineRule="auto"/>
        <w:ind w:left="0" w:firstLine="0"/>
        <w:jc w:val="left"/>
      </w:pPr>
      <w:r>
        <w:rPr>
          <w:b/>
          <w:sz w:val="47"/>
        </w:rPr>
        <w:t>Intake controls complex relationships within nutrients and mass budgets in a terrestrial consumer during growth</w:t>
      </w:r>
    </w:p>
    <w:p w14:paraId="6CD7A960" w14:textId="64E45807" w:rsidR="007015D6" w:rsidRDefault="00350D12">
      <w:pPr>
        <w:tabs>
          <w:tab w:val="center" w:pos="5473"/>
        </w:tabs>
        <w:spacing w:after="168" w:line="259" w:lineRule="auto"/>
        <w:ind w:left="0" w:firstLine="0"/>
        <w:jc w:val="left"/>
      </w:pPr>
      <w:r>
        <w:rPr>
          <w:b/>
          <w:color w:val="282828"/>
          <w:sz w:val="17"/>
        </w:rPr>
        <w:t xml:space="preserve">Samuel M. Charberet </w:t>
      </w:r>
      <w:r>
        <w:rPr>
          <w:noProof/>
          <w:sz w:val="22"/>
          <w:lang w:val="en-US" w:eastAsia="en-US"/>
        </w:rPr>
        <mc:AlternateContent>
          <mc:Choice Requires="wpg">
            <w:drawing>
              <wp:inline distT="0" distB="0" distL="0" distR="0" wp14:anchorId="4EAD5FBA" wp14:editId="6C3E3896">
                <wp:extent cx="76559" cy="76559"/>
                <wp:effectExtent l="0" t="0" r="0" b="0"/>
                <wp:docPr id="103981" name="Group 103981"/>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0" name="Shape 10"/>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11" name="Shape 11"/>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5" name="Shape 136975"/>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 name="Shape 13"/>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Shape 14"/>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1" style="width:6.02824pt;height:6.02824pt;mso-position-horizontal-relative:char;mso-position-vertical-relative:line" coordsize="765,765">
                <v:shape id="Shape 10"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11"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6" style="position:absolute;width:91;height:320;left:212;top:236;" coordsize="9144,32029" path="m0,0l9144,0l9144,32029l0,32029l0,0">
                  <v:stroke weight="0pt" endcap="flat" joinstyle="miter" miterlimit="10" on="false" color="#000000" opacity="0"/>
                  <v:fill on="true" color="#ffffff"/>
                </v:shape>
                <v:shape id="Shape 13"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14"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7">
        <w:r>
          <w:rPr>
            <w:color w:val="282828"/>
            <w:sz w:val="17"/>
            <w:vertAlign w:val="superscript"/>
          </w:rPr>
          <w:t>1</w:t>
        </w:r>
      </w:hyperlink>
      <w:r>
        <w:rPr>
          <w:color w:val="282828"/>
          <w:sz w:val="17"/>
          <w:vertAlign w:val="superscript"/>
        </w:rPr>
        <w:t>,</w:t>
      </w:r>
      <w:r w:rsidR="00784A16" w:rsidRPr="00784A16">
        <w:rPr>
          <w:b/>
          <w:color w:val="282828"/>
          <w:sz w:val="17"/>
        </w:rPr>
        <w:t xml:space="preserve"> </w:t>
      </w:r>
      <w:r w:rsidR="00784A16">
        <w:rPr>
          <w:b/>
          <w:color w:val="282828"/>
          <w:sz w:val="17"/>
        </w:rPr>
        <w:t xml:space="preserve">Jérôme Mathieu </w:t>
      </w:r>
      <w:r w:rsidR="00784A16">
        <w:rPr>
          <w:noProof/>
          <w:sz w:val="22"/>
          <w:lang w:val="en-US" w:eastAsia="en-US"/>
        </w:rPr>
        <mc:AlternateContent>
          <mc:Choice Requires="wpg">
            <w:drawing>
              <wp:inline distT="0" distB="0" distL="0" distR="0" wp14:anchorId="38EAA795" wp14:editId="1D2BE03D">
                <wp:extent cx="76559" cy="76559"/>
                <wp:effectExtent l="0" t="0" r="0" b="0"/>
                <wp:docPr id="1" name="Group 103984"/>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 name="Shape 35"/>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 name="Shape 36"/>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 name="Shape 136981"/>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 name="Shape 38"/>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 name="Shape 39"/>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35AF000" id="Group 103984" o:spid="_x0000_s1026" style="width:6.05pt;height:6.05pt;mso-position-horizontal-relative:char;mso-position-vertical-relative:line" coordsize="76559,7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">
                <v:shape id="Shape 35" o:spid="_x0000_s1027" style="position:absolute;width:76559;height:76559;visibility:visible;mso-wrap-style:square;v-text-anchor:top" coordsize="76559,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" path="m38279,c59423,,76559,17136,76559,38279v,21144,-17136,38280,-38280,38280c17136,76559,,59423,,38279,,17136,17136,,38279,xe" fillcolor="#a6ce39" stroked="f" strokeweight="0">
                  <v:stroke miterlimit="83231f" joinstyle="miter"/>
                  <v:path arrowok="t" textboxrect="0,0,76559,76559"/>
                </v:shape>
                <v:shape id="Shape 36" o:spid="_x0000_s1028" style="position:absolute;left:32567;top:23655;width:14684;height:32059;visibility:visible;mso-wrap-style:square;v-text-anchor:top" coordsize="14684,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" path="m,l12441,r2243,896l14684,5222,11693,4157r-7087,l4606,27902r7326,l14684,26715r,4480l12500,32059,,32059,,xe" stroked="f" strokeweight="0">
                  <v:stroke miterlimit="83231f" joinstyle="miter"/>
                  <v:path arrowok="t" textboxrect="0,0,14684,32059"/>
                </v:shape>
                <v:shape id="Shape 136981" o:spid="_x0000_s1029" style="position:absolute;left:21203;top:23655;width:9144;height:32029;visibility:visible;mso-wrap-style:square;v-text-anchor:top" coordsize="9144,3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" path="m,l9144,r,32029l,32029,,e" stroked="f" strokeweight="0">
                  <v:stroke miterlimit="83231f" joinstyle="miter"/>
                  <v:path arrowok="t" textboxrect="0,0,9144,32029"/>
                </v:shape>
                <v:shape id="Shape 38" o:spid="_x0000_s1030" style="position:absolute;left:20485;top:13966;width:6041;height:6041;visibility:visible;mso-wrap-style:square;v-text-anchor:top" coordsize="6041,6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" path="m3021,c4695,,6041,1376,6041,3021v,1644,-1346,3020,-3020,3020c1346,6041,,4665,,3021,,1346,1346,,3021,xe" stroked="f" strokeweight="0">
                  <v:stroke miterlimit="83231f" joinstyle="miter"/>
                  <v:path arrowok="t" textboxrect="0,0,6041,6041"/>
                </v:shape>
                <v:shape id="Shape 39" o:spid="_x0000_s1031" style="position:absolute;left:47251;top:24551;width:14803;height:30299;visibility:visible;mso-wrap-style:square;v-text-anchor:top" coordsize="14803,3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" path="m,l10721,4282v2781,3061,4082,7069,4082,10852c14803,19246,13196,23253,10269,26233l,30299,,25820,7577,22551v1903,-2475,2501,-5443,2501,-7417c10078,11919,9054,8951,6908,6786l,4326,,xe" stroked="f" strokeweight="0">
                  <v:stroke miterlimit="83231f" joinstyle="miter"/>
                  <v:path arrowok="t" textboxrect="0,0,14803,30299"/>
                </v:shape>
                <w10:anchorlock/>
              </v:group>
            </w:pict>
          </mc:Fallback>
        </mc:AlternateContent>
      </w:r>
      <w:hyperlink r:id="rId8">
        <w:r w:rsidR="00784A16">
          <w:rPr>
            <w:color w:val="282828"/>
            <w:sz w:val="17"/>
            <w:vertAlign w:val="superscript"/>
          </w:rPr>
          <w:t>1</w:t>
        </w:r>
      </w:hyperlink>
      <w:r>
        <w:rPr>
          <w:color w:val="282828"/>
          <w:sz w:val="17"/>
          <w:vertAlign w:val="superscript"/>
        </w:rPr>
        <w:tab/>
      </w:r>
      <w:r>
        <w:rPr>
          <w:b/>
          <w:color w:val="282828"/>
          <w:sz w:val="17"/>
        </w:rPr>
        <w:t xml:space="preserve">, Annick Maria </w:t>
      </w:r>
      <w:r>
        <w:rPr>
          <w:noProof/>
          <w:sz w:val="22"/>
          <w:lang w:val="en-US" w:eastAsia="en-US"/>
        </w:rPr>
        <mc:AlternateContent>
          <mc:Choice Requires="wpg">
            <w:drawing>
              <wp:inline distT="0" distB="0" distL="0" distR="0" wp14:anchorId="2A0DC06A" wp14:editId="6C9B67F7">
                <wp:extent cx="76559" cy="76559"/>
                <wp:effectExtent l="0" t="0" r="0" b="0"/>
                <wp:docPr id="103982" name="Group 103982"/>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19" name="Shape 19"/>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0" name="Shape 20"/>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1"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7" name="Shape 136977"/>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47251" y="24551"/>
                            <a:ext cx="14803" cy="30299"/>
                          </a:xfrm>
                          <a:custGeom>
                            <a:avLst/>
                            <a:gdLst/>
                            <a:ahLst/>
                            <a:cxnLst/>
                            <a:rect l="0" t="0" r="0" b="0"/>
                            <a:pathLst>
                              <a:path w="14803" h="30299">
                                <a:moveTo>
                                  <a:pt x="0" y="0"/>
                                </a:moveTo>
                                <a:lnTo>
                                  <a:pt x="10721" y="4282"/>
                                </a:lnTo>
                                <a:cubicBezTo>
                                  <a:pt x="13502"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2" style="width:6.02824pt;height:6.02824pt;mso-position-horizontal-relative:char;mso-position-vertical-relative:line" coordsize="765,765">
                <v:shape id="Shape 19"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0" style="position:absolute;width:146;height:320;left:325;top:236;" coordsize="14684,32059" path="m0,0l12441,0l14684,896l14684,5222l11693,4157l4606,4157l4606,27902l11932,27902l14684,26715l14684,31195l12501,32059l0,32059l0,0x">
                  <v:stroke weight="0pt" endcap="flat" joinstyle="miter" miterlimit="10" on="false" color="#000000" opacity="0"/>
                  <v:fill on="true" color="#ffffff"/>
                </v:shape>
                <v:shape id="Shape 136978" style="position:absolute;width:91;height:320;left:212;top:236;" coordsize="9144,32029" path="m0,0l9144,0l9144,32029l0,32029l0,0">
                  <v:stroke weight="0pt" endcap="flat" joinstyle="miter" miterlimit="10" on="false" color="#000000" opacity="0"/>
                  <v:fill on="true" color="#ffffff"/>
                </v:shape>
                <v:shape id="Shape 22"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23" style="position:absolute;width:148;height:302;left:472;top:245;" coordsize="14803,30299" path="m0,0l10721,4282c13502,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9">
        <w:r>
          <w:rPr>
            <w:color w:val="282828"/>
            <w:sz w:val="17"/>
            <w:vertAlign w:val="superscript"/>
          </w:rPr>
          <w:t>1</w:t>
        </w:r>
      </w:hyperlink>
      <w:r>
        <w:rPr>
          <w:b/>
          <w:color w:val="282828"/>
          <w:sz w:val="17"/>
        </w:rPr>
        <w:t xml:space="preserve">, David </w:t>
      </w:r>
      <w:proofErr w:type="spellStart"/>
      <w:r>
        <w:rPr>
          <w:b/>
          <w:color w:val="282828"/>
          <w:sz w:val="17"/>
        </w:rPr>
        <w:t>Siaussat</w:t>
      </w:r>
      <w:proofErr w:type="spellEnd"/>
      <w:r>
        <w:rPr>
          <w:b/>
          <w:color w:val="282828"/>
          <w:sz w:val="17"/>
        </w:rPr>
        <w:t xml:space="preserve"> </w:t>
      </w:r>
      <w:r>
        <w:rPr>
          <w:noProof/>
          <w:sz w:val="22"/>
          <w:lang w:val="en-US" w:eastAsia="en-US"/>
        </w:rPr>
        <mc:AlternateContent>
          <mc:Choice Requires="wpg">
            <w:drawing>
              <wp:inline distT="0" distB="0" distL="0" distR="0" wp14:anchorId="20F0572F" wp14:editId="3F4D61A5">
                <wp:extent cx="76559" cy="76559"/>
                <wp:effectExtent l="0" t="0" r="0" b="0"/>
                <wp:docPr id="103983" name="Group 103983"/>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27" name="Shape 27"/>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8" name="Shape 28"/>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79" name="Shape 136979"/>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3" style="width:6.02823pt;height:6.02824pt;mso-position-horizontal-relative:char;mso-position-vertical-relative:line" coordsize="765,765">
                <v:shape id="Shape 27"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28"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0" style="position:absolute;width:91;height:320;left:212;top:236;" coordsize="9144,32029" path="m0,0l9144,0l9144,32029l0,32029l0,0">
                  <v:stroke weight="0pt" endcap="flat" joinstyle="miter" miterlimit="10" on="false" color="#000000" opacity="0"/>
                  <v:fill on="true" color="#ffffff"/>
                </v:shape>
                <v:shape id="Shape 30"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31"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0">
        <w:r>
          <w:rPr>
            <w:color w:val="282828"/>
            <w:sz w:val="17"/>
            <w:vertAlign w:val="superscript"/>
          </w:rPr>
          <w:t>1</w:t>
        </w:r>
      </w:hyperlink>
      <w:r>
        <w:rPr>
          <w:b/>
          <w:color w:val="282828"/>
          <w:sz w:val="17"/>
        </w:rPr>
        <w:t xml:space="preserve">,  and Isabelle </w:t>
      </w:r>
      <w:proofErr w:type="spellStart"/>
      <w:r>
        <w:rPr>
          <w:b/>
          <w:color w:val="282828"/>
          <w:sz w:val="17"/>
        </w:rPr>
        <w:t>Gounand</w:t>
      </w:r>
      <w:proofErr w:type="spellEnd"/>
      <w:r>
        <w:rPr>
          <w:b/>
          <w:color w:val="282828"/>
          <w:sz w:val="17"/>
        </w:rPr>
        <w:t xml:space="preserve"> </w:t>
      </w:r>
      <w:r>
        <w:rPr>
          <w:noProof/>
          <w:sz w:val="22"/>
          <w:lang w:val="en-US" w:eastAsia="en-US"/>
        </w:rPr>
        <mc:AlternateContent>
          <mc:Choice Requires="wpg">
            <w:drawing>
              <wp:inline distT="0" distB="0" distL="0" distR="0" wp14:anchorId="500EF941" wp14:editId="697D01A9">
                <wp:extent cx="76559" cy="76559"/>
                <wp:effectExtent l="0" t="0" r="0" b="0"/>
                <wp:docPr id="103985" name="Group 103985"/>
                <wp:cNvGraphicFramePr/>
                <a:graphic xmlns:a="http://schemas.openxmlformats.org/drawingml/2006/main">
                  <a:graphicData uri="http://schemas.microsoft.com/office/word/2010/wordprocessingGroup">
                    <wpg:wgp>
                      <wpg:cNvGrpSpPr/>
                      <wpg:grpSpPr>
                        <a:xfrm>
                          <a:off x="0" y="0"/>
                          <a:ext cx="76559" cy="76559"/>
                          <a:chOff x="0" y="0"/>
                          <a:chExt cx="76559" cy="76559"/>
                        </a:xfrm>
                      </wpg:grpSpPr>
                      <wps:wsp>
                        <wps:cNvPr id="43" name="Shape 43"/>
                        <wps:cNvSpPr/>
                        <wps:spPr>
                          <a:xfrm>
                            <a:off x="0" y="0"/>
                            <a:ext cx="76559" cy="76559"/>
                          </a:xfrm>
                          <a:custGeom>
                            <a:avLst/>
                            <a:gdLst/>
                            <a:ahLst/>
                            <a:cxnLst/>
                            <a:rect l="0" t="0" r="0" b="0"/>
                            <a:pathLst>
                              <a:path w="76559" h="76559">
                                <a:moveTo>
                                  <a:pt x="38279" y="0"/>
                                </a:moveTo>
                                <a:cubicBezTo>
                                  <a:pt x="59423" y="0"/>
                                  <a:pt x="76559" y="17136"/>
                                  <a:pt x="76559" y="38279"/>
                                </a:cubicBezTo>
                                <a:cubicBezTo>
                                  <a:pt x="76559" y="59423"/>
                                  <a:pt x="59423" y="76559"/>
                                  <a:pt x="38279" y="76559"/>
                                </a:cubicBezTo>
                                <a:cubicBezTo>
                                  <a:pt x="17136" y="76559"/>
                                  <a:pt x="0" y="59423"/>
                                  <a:pt x="0" y="38279"/>
                                </a:cubicBezTo>
                                <a:cubicBezTo>
                                  <a:pt x="0" y="17136"/>
                                  <a:pt x="17136" y="0"/>
                                  <a:pt x="38279" y="0"/>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4" name="Shape 44"/>
                        <wps:cNvSpPr/>
                        <wps:spPr>
                          <a:xfrm>
                            <a:off x="32567" y="23655"/>
                            <a:ext cx="14684" cy="32059"/>
                          </a:xfrm>
                          <a:custGeom>
                            <a:avLst/>
                            <a:gdLst/>
                            <a:ahLst/>
                            <a:cxnLst/>
                            <a:rect l="0" t="0" r="0" b="0"/>
                            <a:pathLst>
                              <a:path w="14684" h="32059">
                                <a:moveTo>
                                  <a:pt x="0" y="0"/>
                                </a:moveTo>
                                <a:lnTo>
                                  <a:pt x="12441" y="0"/>
                                </a:lnTo>
                                <a:lnTo>
                                  <a:pt x="14684" y="896"/>
                                </a:lnTo>
                                <a:lnTo>
                                  <a:pt x="14684" y="5222"/>
                                </a:lnTo>
                                <a:lnTo>
                                  <a:pt x="11693" y="4157"/>
                                </a:lnTo>
                                <a:lnTo>
                                  <a:pt x="4606" y="4157"/>
                                </a:lnTo>
                                <a:lnTo>
                                  <a:pt x="4606" y="27902"/>
                                </a:lnTo>
                                <a:lnTo>
                                  <a:pt x="11932" y="27902"/>
                                </a:lnTo>
                                <a:lnTo>
                                  <a:pt x="14684" y="26715"/>
                                </a:lnTo>
                                <a:lnTo>
                                  <a:pt x="14684" y="31195"/>
                                </a:lnTo>
                                <a:lnTo>
                                  <a:pt x="12500" y="32059"/>
                                </a:lnTo>
                                <a:lnTo>
                                  <a:pt x="0" y="3205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983" name="Shape 136983"/>
                        <wps:cNvSpPr/>
                        <wps:spPr>
                          <a:xfrm>
                            <a:off x="21203" y="23655"/>
                            <a:ext cx="9144" cy="32029"/>
                          </a:xfrm>
                          <a:custGeom>
                            <a:avLst/>
                            <a:gdLst/>
                            <a:ahLst/>
                            <a:cxnLst/>
                            <a:rect l="0" t="0" r="0" b="0"/>
                            <a:pathLst>
                              <a:path w="9144" h="32029">
                                <a:moveTo>
                                  <a:pt x="0" y="0"/>
                                </a:moveTo>
                                <a:lnTo>
                                  <a:pt x="9144" y="0"/>
                                </a:lnTo>
                                <a:lnTo>
                                  <a:pt x="9144" y="32029"/>
                                </a:lnTo>
                                <a:lnTo>
                                  <a:pt x="0" y="3202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20485" y="13966"/>
                            <a:ext cx="6041" cy="6041"/>
                          </a:xfrm>
                          <a:custGeom>
                            <a:avLst/>
                            <a:gdLst/>
                            <a:ahLst/>
                            <a:cxnLst/>
                            <a:rect l="0" t="0" r="0" b="0"/>
                            <a:pathLst>
                              <a:path w="6041" h="6041">
                                <a:moveTo>
                                  <a:pt x="3021" y="0"/>
                                </a:moveTo>
                                <a:cubicBezTo>
                                  <a:pt x="4695" y="0"/>
                                  <a:pt x="6041" y="1376"/>
                                  <a:pt x="6041" y="3021"/>
                                </a:cubicBezTo>
                                <a:cubicBezTo>
                                  <a:pt x="6041" y="4665"/>
                                  <a:pt x="4695" y="6041"/>
                                  <a:pt x="3021" y="6041"/>
                                </a:cubicBezTo>
                                <a:cubicBezTo>
                                  <a:pt x="1346" y="6041"/>
                                  <a:pt x="0" y="4665"/>
                                  <a:pt x="0" y="3021"/>
                                </a:cubicBezTo>
                                <a:cubicBezTo>
                                  <a:pt x="0" y="1346"/>
                                  <a:pt x="1346" y="0"/>
                                  <a:pt x="30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7251" y="24551"/>
                            <a:ext cx="14803" cy="30299"/>
                          </a:xfrm>
                          <a:custGeom>
                            <a:avLst/>
                            <a:gdLst/>
                            <a:ahLst/>
                            <a:cxnLst/>
                            <a:rect l="0" t="0" r="0" b="0"/>
                            <a:pathLst>
                              <a:path w="14803" h="30299">
                                <a:moveTo>
                                  <a:pt x="0" y="0"/>
                                </a:moveTo>
                                <a:lnTo>
                                  <a:pt x="10721" y="4282"/>
                                </a:lnTo>
                                <a:cubicBezTo>
                                  <a:pt x="13503" y="7343"/>
                                  <a:pt x="14803" y="11351"/>
                                  <a:pt x="14803" y="15134"/>
                                </a:cubicBezTo>
                                <a:cubicBezTo>
                                  <a:pt x="14803" y="19246"/>
                                  <a:pt x="13196" y="23253"/>
                                  <a:pt x="10269" y="26233"/>
                                </a:cubicBezTo>
                                <a:lnTo>
                                  <a:pt x="0" y="30299"/>
                                </a:lnTo>
                                <a:lnTo>
                                  <a:pt x="0" y="25820"/>
                                </a:lnTo>
                                <a:lnTo>
                                  <a:pt x="7577" y="22551"/>
                                </a:lnTo>
                                <a:cubicBezTo>
                                  <a:pt x="9480" y="20076"/>
                                  <a:pt x="10078" y="17108"/>
                                  <a:pt x="10078" y="15134"/>
                                </a:cubicBezTo>
                                <a:cubicBezTo>
                                  <a:pt x="10078" y="11919"/>
                                  <a:pt x="9054" y="8951"/>
                                  <a:pt x="6908" y="6786"/>
                                </a:cubicBezTo>
                                <a:lnTo>
                                  <a:pt x="0" y="432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103985" style="width:6.02823pt;height:6.02824pt;mso-position-horizontal-relative:char;mso-position-vertical-relative:line" coordsize="765,765">
                <v:shape id="Shape 43" style="position:absolute;width:765;height:765;left:0;top:0;" coordsize="76559,76559" path="m38279,0c59423,0,76559,17136,76559,38279c76559,59423,59423,76559,38279,76559c17136,76559,0,59423,0,38279c0,17136,17136,0,38279,0x">
                  <v:stroke weight="0pt" endcap="flat" joinstyle="miter" miterlimit="10" on="false" color="#000000" opacity="0"/>
                  <v:fill on="true" color="#a6ce39"/>
                </v:shape>
                <v:shape id="Shape 44" style="position:absolute;width:146;height:320;left:325;top:236;" coordsize="14684,32059" path="m0,0l12441,0l14684,896l14684,5222l11693,4157l4606,4157l4606,27902l11932,27902l14684,26715l14684,31195l12500,32059l0,32059l0,0x">
                  <v:stroke weight="0pt" endcap="flat" joinstyle="miter" miterlimit="10" on="false" color="#000000" opacity="0"/>
                  <v:fill on="true" color="#ffffff"/>
                </v:shape>
                <v:shape id="Shape 136984" style="position:absolute;width:91;height:320;left:212;top:236;" coordsize="9144,32029" path="m0,0l9144,0l9144,32029l0,32029l0,0">
                  <v:stroke weight="0pt" endcap="flat" joinstyle="miter" miterlimit="10" on="false" color="#000000" opacity="0"/>
                  <v:fill on="true" color="#ffffff"/>
                </v:shape>
                <v:shape id="Shape 46" style="position:absolute;width:60;height:60;left:204;top:139;" coordsize="6041,6041" path="m3021,0c4695,0,6041,1376,6041,3021c6041,4665,4695,6041,3021,6041c1346,6041,0,4665,0,3021c0,1346,1346,0,3021,0x">
                  <v:stroke weight="0pt" endcap="flat" joinstyle="miter" miterlimit="10" on="false" color="#000000" opacity="0"/>
                  <v:fill on="true" color="#ffffff"/>
                </v:shape>
                <v:shape id="Shape 47" style="position:absolute;width:148;height:302;left:472;top:245;" coordsize="14803,30299" path="m0,0l10721,4282c13503,7343,14803,11351,14803,15134c14803,19246,13196,23253,10269,26233l0,30299l0,25820l7577,22551c9480,20076,10078,17108,10078,15134c10078,11919,9054,8951,6908,6786l0,4326l0,0x">
                  <v:stroke weight="0pt" endcap="flat" joinstyle="miter" miterlimit="10" on="false" color="#000000" opacity="0"/>
                  <v:fill on="true" color="#ffffff"/>
                </v:shape>
              </v:group>
            </w:pict>
          </mc:Fallback>
        </mc:AlternateContent>
      </w:r>
      <w:hyperlink r:id="rId11">
        <w:r>
          <w:rPr>
            <w:color w:val="282828"/>
            <w:sz w:val="17"/>
            <w:vertAlign w:val="superscript"/>
          </w:rPr>
          <w:t>1</w:t>
        </w:r>
      </w:hyperlink>
    </w:p>
    <w:p w14:paraId="2889BB6B" w14:textId="77777777" w:rsidR="007015D6" w:rsidRDefault="00350D12">
      <w:pPr>
        <w:spacing w:after="0" w:line="259" w:lineRule="auto"/>
        <w:ind w:left="0" w:firstLine="0"/>
        <w:jc w:val="left"/>
      </w:pPr>
      <w:r>
        <w:rPr>
          <w:color w:val="282828"/>
          <w:sz w:val="13"/>
        </w:rPr>
        <w:t>1</w:t>
      </w:r>
    </w:p>
    <w:p w14:paraId="46E7AEF1" w14:textId="77777777" w:rsidR="007015D6" w:rsidRDefault="00350D12">
      <w:pPr>
        <w:spacing w:after="377" w:line="230" w:lineRule="auto"/>
        <w:ind w:left="-15" w:firstLine="84"/>
        <w:jc w:val="left"/>
      </w:pPr>
      <w:r>
        <w:rPr>
          <w:color w:val="282828"/>
          <w:sz w:val="17"/>
        </w:rPr>
        <w:t>Sorbonne Université, CNRS, UPEC, CNRS, IRD, INRAE Institute of Ecology and Environmental Sciences (</w:t>
      </w:r>
      <w:proofErr w:type="spellStart"/>
      <w:r>
        <w:rPr>
          <w:color w:val="282828"/>
          <w:sz w:val="17"/>
        </w:rPr>
        <w:t>iEES</w:t>
      </w:r>
      <w:proofErr w:type="spellEnd"/>
      <w:r>
        <w:rPr>
          <w:color w:val="282828"/>
          <w:sz w:val="17"/>
        </w:rPr>
        <w:t xml:space="preserve"> Paris), Paris, F-75005, France.</w:t>
      </w:r>
    </w:p>
    <w:p w14:paraId="412F40CC" w14:textId="77777777" w:rsidR="007015D6" w:rsidRDefault="00350D12">
      <w:pPr>
        <w:spacing w:after="166" w:line="230" w:lineRule="auto"/>
        <w:ind w:left="-5"/>
        <w:jc w:val="left"/>
      </w:pPr>
      <w:r>
        <w:rPr>
          <w:color w:val="282828"/>
          <w:sz w:val="17"/>
        </w:rPr>
        <w:t>efficiency | rate | retention time</w:t>
      </w:r>
    </w:p>
    <w:p w14:paraId="4CD5A581" w14:textId="77777777" w:rsidR="007015D6" w:rsidRDefault="00350D12">
      <w:pPr>
        <w:spacing w:after="0"/>
        <w:ind w:left="-5"/>
      </w:pPr>
      <w:r>
        <w:t xml:space="preserve">Type of </w:t>
      </w:r>
      <w:proofErr w:type="gramStart"/>
      <w:r>
        <w:t>article :</w:t>
      </w:r>
      <w:proofErr w:type="gramEnd"/>
      <w:r>
        <w:t xml:space="preserve"> Letter</w:t>
      </w:r>
    </w:p>
    <w:p w14:paraId="3B3B2612" w14:textId="77777777" w:rsidR="007015D6" w:rsidRDefault="00350D12">
      <w:pPr>
        <w:spacing w:after="0"/>
        <w:ind w:left="-5"/>
      </w:pPr>
      <w:r>
        <w:t>Abstract: 148 / 150 words</w:t>
      </w:r>
    </w:p>
    <w:p w14:paraId="67306311" w14:textId="77777777" w:rsidR="007015D6" w:rsidRDefault="00350D12">
      <w:pPr>
        <w:spacing w:after="0"/>
        <w:ind w:left="-5"/>
      </w:pPr>
      <w:r>
        <w:t>Main text: 4990 / 5000 words</w:t>
      </w:r>
    </w:p>
    <w:p w14:paraId="46557DE9" w14:textId="77777777" w:rsidR="007015D6" w:rsidRDefault="00350D12">
      <w:pPr>
        <w:spacing w:after="0"/>
        <w:ind w:left="-5"/>
      </w:pPr>
      <w:proofErr w:type="gramStart"/>
      <w:r>
        <w:t>References :</w:t>
      </w:r>
      <w:proofErr w:type="gramEnd"/>
      <w:r>
        <w:t xml:space="preserve"> 121</w:t>
      </w:r>
    </w:p>
    <w:p w14:paraId="58CC1B5A" w14:textId="77777777" w:rsidR="007015D6" w:rsidRDefault="00350D12">
      <w:pPr>
        <w:spacing w:after="0"/>
        <w:ind w:left="-5"/>
      </w:pPr>
      <w:r>
        <w:t>number in main text, (total number including supplementary)</w:t>
      </w:r>
    </w:p>
    <w:p w14:paraId="29421F04" w14:textId="7997A54C" w:rsidR="007015D6" w:rsidRPr="0063187A" w:rsidRDefault="00350D12">
      <w:pPr>
        <w:spacing w:after="0"/>
        <w:ind w:left="-5"/>
        <w:rPr>
          <w:lang w:val="fr-FR"/>
        </w:rPr>
      </w:pPr>
      <w:proofErr w:type="gramStart"/>
      <w:r w:rsidRPr="0063187A">
        <w:rPr>
          <w:lang w:val="fr-FR"/>
        </w:rPr>
        <w:t>Figures:</w:t>
      </w:r>
      <w:proofErr w:type="gramEnd"/>
      <w:r w:rsidRPr="0063187A">
        <w:rPr>
          <w:lang w:val="fr-FR"/>
        </w:rPr>
        <w:t xml:space="preserve"> </w:t>
      </w:r>
      <w:r w:rsidRPr="0063187A">
        <w:rPr>
          <w:lang w:val="fr-CH"/>
        </w:rPr>
        <w:t>3</w:t>
      </w:r>
      <w:r w:rsidRPr="0063187A">
        <w:rPr>
          <w:lang w:val="fr-FR"/>
        </w:rPr>
        <w:t>, (14)</w:t>
      </w:r>
    </w:p>
    <w:p w14:paraId="68ACB5B1" w14:textId="77777777" w:rsidR="007015D6" w:rsidRPr="0063187A" w:rsidRDefault="00350D12">
      <w:pPr>
        <w:spacing w:after="0"/>
        <w:ind w:left="-5"/>
        <w:rPr>
          <w:lang w:val="fr-FR"/>
        </w:rPr>
      </w:pPr>
      <w:proofErr w:type="gramStart"/>
      <w:r w:rsidRPr="0063187A">
        <w:rPr>
          <w:lang w:val="fr-FR"/>
        </w:rPr>
        <w:t>Tables:</w:t>
      </w:r>
      <w:proofErr w:type="gramEnd"/>
      <w:r w:rsidRPr="0063187A">
        <w:rPr>
          <w:lang w:val="fr-FR"/>
        </w:rPr>
        <w:t xml:space="preserve"> 0, (7)</w:t>
      </w:r>
    </w:p>
    <w:p w14:paraId="44C32DF4" w14:textId="77777777" w:rsidR="007015D6" w:rsidRPr="0063187A" w:rsidRDefault="00350D12">
      <w:pPr>
        <w:spacing w:after="0"/>
        <w:ind w:left="-5"/>
        <w:rPr>
          <w:lang w:val="fr-FR"/>
        </w:rPr>
      </w:pPr>
      <w:proofErr w:type="gramStart"/>
      <w:r w:rsidRPr="0063187A">
        <w:rPr>
          <w:lang w:val="fr-FR"/>
        </w:rPr>
        <w:t>Boxes:</w:t>
      </w:r>
      <w:proofErr w:type="gramEnd"/>
      <w:r w:rsidRPr="0063187A">
        <w:rPr>
          <w:lang w:val="fr-FR"/>
        </w:rPr>
        <w:t xml:space="preserve"> 0</w:t>
      </w:r>
    </w:p>
    <w:p w14:paraId="0EC6BDA3" w14:textId="77777777" w:rsidR="007015D6" w:rsidRPr="0063187A" w:rsidRDefault="00350D12">
      <w:pPr>
        <w:spacing w:after="9086" w:line="259" w:lineRule="auto"/>
        <w:ind w:left="0" w:firstLine="0"/>
        <w:jc w:val="left"/>
        <w:rPr>
          <w:lang w:val="fr-FR"/>
        </w:rPr>
      </w:pPr>
      <w:proofErr w:type="spellStart"/>
      <w:proofErr w:type="gramStart"/>
      <w:r w:rsidRPr="0063187A">
        <w:rPr>
          <w:color w:val="282828"/>
          <w:sz w:val="17"/>
          <w:lang w:val="fr-FR"/>
        </w:rPr>
        <w:t>Correspondence</w:t>
      </w:r>
      <w:proofErr w:type="spellEnd"/>
      <w:r w:rsidRPr="0063187A">
        <w:rPr>
          <w:color w:val="282828"/>
          <w:sz w:val="17"/>
          <w:lang w:val="fr-FR"/>
        </w:rPr>
        <w:t>:</w:t>
      </w:r>
      <w:proofErr w:type="gramEnd"/>
      <w:r w:rsidRPr="0063187A">
        <w:rPr>
          <w:color w:val="282828"/>
          <w:sz w:val="17"/>
          <w:lang w:val="fr-FR"/>
        </w:rPr>
        <w:t xml:space="preserve"> </w:t>
      </w:r>
      <w:r w:rsidRPr="0063187A">
        <w:rPr>
          <w:i/>
          <w:color w:val="282828"/>
          <w:sz w:val="17"/>
          <w:lang w:val="fr-FR"/>
        </w:rPr>
        <w:t>samuelcharberet@gmail.com</w:t>
      </w:r>
    </w:p>
    <w:p w14:paraId="7965E171" w14:textId="77777777" w:rsidR="007015D6" w:rsidRDefault="00350D12">
      <w:pPr>
        <w:tabs>
          <w:tab w:val="center" w:pos="7021"/>
          <w:tab w:val="center" w:pos="7636"/>
          <w:tab w:val="center" w:pos="8393"/>
          <w:tab w:val="center" w:pos="9150"/>
          <w:tab w:val="right" w:pos="9638"/>
        </w:tabs>
        <w:spacing w:after="0" w:line="259" w:lineRule="auto"/>
        <w:ind w:left="0" w:firstLine="0"/>
        <w:jc w:val="left"/>
      </w:pPr>
      <w:r w:rsidRPr="0063187A">
        <w:rPr>
          <w:sz w:val="22"/>
          <w:lang w:val="fr-FR"/>
        </w:rPr>
        <w:lastRenderedPageBreak/>
        <w:tab/>
      </w:r>
      <w:r>
        <w:rPr>
          <w:sz w:val="13"/>
        </w:rPr>
        <w:t xml:space="preserve">Charberet </w:t>
      </w:r>
      <w:r>
        <w:rPr>
          <w:i/>
          <w:sz w:val="13"/>
        </w:rPr>
        <w:t>et al.</w:t>
      </w:r>
      <w:r>
        <w:rPr>
          <w:i/>
          <w:sz w:val="13"/>
        </w:rPr>
        <w:tab/>
      </w:r>
      <w:r>
        <w:rPr>
          <w:sz w:val="13"/>
        </w:rPr>
        <w:t>|</w:t>
      </w:r>
      <w:r>
        <w:rPr>
          <w:sz w:val="13"/>
        </w:rPr>
        <w:tab/>
        <w:t xml:space="preserve">September 10, </w:t>
      </w:r>
      <w:proofErr w:type="gramStart"/>
      <w:r>
        <w:rPr>
          <w:sz w:val="13"/>
        </w:rPr>
        <w:t>2024</w:t>
      </w:r>
      <w:proofErr w:type="gramEnd"/>
      <w:r>
        <w:rPr>
          <w:sz w:val="13"/>
        </w:rPr>
        <w:tab/>
        <w:t>|</w:t>
      </w:r>
      <w:r>
        <w:rPr>
          <w:sz w:val="13"/>
        </w:rPr>
        <w:tab/>
        <w:t>1–</w:t>
      </w:r>
      <w:r>
        <w:rPr>
          <w:color w:val="0000FF"/>
          <w:sz w:val="13"/>
        </w:rPr>
        <w:t>36</w:t>
      </w:r>
    </w:p>
    <w:p w14:paraId="548693FA" w14:textId="3ABB001F" w:rsidR="007015D6" w:rsidRDefault="00784A16" w:rsidP="0063187A">
      <w:pPr>
        <w:spacing w:after="71"/>
        <w:ind w:left="0" w:firstLine="0"/>
      </w:pPr>
      <w:r>
        <w:rPr>
          <w:b/>
        </w:rPr>
        <w:t>In ecosystems, nutrients eaten by c</w:t>
      </w:r>
      <w:r w:rsidR="00350D12">
        <w:rPr>
          <w:b/>
        </w:rPr>
        <w:t xml:space="preserve">onsumers </w:t>
      </w:r>
      <w:r>
        <w:rPr>
          <w:b/>
        </w:rPr>
        <w:t xml:space="preserve">are </w:t>
      </w:r>
      <w:r w:rsidR="00350D12">
        <w:rPr>
          <w:b/>
        </w:rPr>
        <w:t xml:space="preserve">either </w:t>
      </w:r>
      <w:r>
        <w:rPr>
          <w:b/>
        </w:rPr>
        <w:t>immobilized</w:t>
      </w:r>
      <w:r w:rsidR="00350D12">
        <w:rPr>
          <w:b/>
        </w:rPr>
        <w:t xml:space="preserve"> </w:t>
      </w:r>
      <w:r>
        <w:rPr>
          <w:b/>
        </w:rPr>
        <w:t>in</w:t>
      </w:r>
      <w:r w:rsidR="00350D12">
        <w:rPr>
          <w:b/>
        </w:rPr>
        <w:t xml:space="preserve"> the food chain through </w:t>
      </w:r>
      <w:r>
        <w:rPr>
          <w:b/>
        </w:rPr>
        <w:t xml:space="preserve">assimilation </w:t>
      </w:r>
      <w:r w:rsidRPr="0063187A">
        <w:rPr>
          <w:b/>
          <w:strike/>
        </w:rPr>
        <w:t xml:space="preserve">for body </w:t>
      </w:r>
      <w:proofErr w:type="gramStart"/>
      <w:r w:rsidR="00350D12" w:rsidRPr="0063187A">
        <w:rPr>
          <w:b/>
          <w:strike/>
        </w:rPr>
        <w:t>growth</w:t>
      </w:r>
      <w:r w:rsidR="00350D12">
        <w:rPr>
          <w:b/>
        </w:rPr>
        <w:t>, or</w:t>
      </w:r>
      <w:proofErr w:type="gramEnd"/>
      <w:r w:rsidR="00350D12">
        <w:rPr>
          <w:b/>
        </w:rPr>
        <w:t xml:space="preserve"> recycle</w:t>
      </w:r>
      <w:r>
        <w:rPr>
          <w:b/>
        </w:rPr>
        <w:t>d</w:t>
      </w:r>
      <w:r w:rsidR="00350D12">
        <w:rPr>
          <w:b/>
        </w:rPr>
        <w:t xml:space="preserve"> to primary producers through waste production</w:t>
      </w:r>
      <w:r>
        <w:rPr>
          <w:b/>
        </w:rPr>
        <w:t xml:space="preserve"> and </w:t>
      </w:r>
      <w:commentRangeStart w:id="0"/>
      <w:r>
        <w:rPr>
          <w:b/>
        </w:rPr>
        <w:t>decomposition</w:t>
      </w:r>
      <w:commentRangeEnd w:id="0"/>
      <w:r w:rsidR="009405B5">
        <w:rPr>
          <w:rStyle w:val="Marquedecommentaire"/>
        </w:rPr>
        <w:commentReference w:id="0"/>
      </w:r>
      <w:r w:rsidR="00350D12">
        <w:rPr>
          <w:b/>
        </w:rPr>
        <w:t xml:space="preserve">. </w:t>
      </w:r>
      <w:r>
        <w:rPr>
          <w:b/>
        </w:rPr>
        <w:t xml:space="preserve">The factors that modulate the balance between these two pathways are likely to </w:t>
      </w:r>
      <w:r w:rsidR="009405B5">
        <w:rPr>
          <w:b/>
        </w:rPr>
        <w:t>indirectly</w:t>
      </w:r>
      <w:r>
        <w:rPr>
          <w:b/>
        </w:rPr>
        <w:t xml:space="preserve"> influence the nutrient </w:t>
      </w:r>
      <w:r w:rsidR="009405B5">
        <w:rPr>
          <w:b/>
        </w:rPr>
        <w:t>stocks</w:t>
      </w:r>
      <w:r>
        <w:rPr>
          <w:b/>
        </w:rPr>
        <w:t xml:space="preserve"> in the ecosystems. </w:t>
      </w:r>
      <w:proofErr w:type="gramStart"/>
      <w:r w:rsidR="00020BCF">
        <w:rPr>
          <w:b/>
        </w:rPr>
        <w:t>In particular, fo</w:t>
      </w:r>
      <w:r w:rsidR="00350D12">
        <w:rPr>
          <w:b/>
        </w:rPr>
        <w:t>od</w:t>
      </w:r>
      <w:proofErr w:type="gramEnd"/>
      <w:r w:rsidR="00350D12">
        <w:rPr>
          <w:b/>
        </w:rPr>
        <w:t xml:space="preserve"> shortage</w:t>
      </w:r>
      <w:r>
        <w:rPr>
          <w:b/>
        </w:rPr>
        <w:t>, which</w:t>
      </w:r>
      <w:r w:rsidR="00350D12">
        <w:rPr>
          <w:b/>
        </w:rPr>
        <w:t xml:space="preserve"> is common in nature,</w:t>
      </w:r>
      <w:r>
        <w:rPr>
          <w:b/>
        </w:rPr>
        <w:t xml:space="preserve"> is </w:t>
      </w:r>
      <w:r w:rsidR="009405B5">
        <w:rPr>
          <w:b/>
        </w:rPr>
        <w:t>known/believed</w:t>
      </w:r>
      <w:r>
        <w:rPr>
          <w:b/>
        </w:rPr>
        <w:t xml:space="preserve"> to affect assimilation efficiency and </w:t>
      </w:r>
      <w:r w:rsidR="009405B5">
        <w:rPr>
          <w:b/>
        </w:rPr>
        <w:t xml:space="preserve">can </w:t>
      </w:r>
      <w:r>
        <w:rPr>
          <w:b/>
        </w:rPr>
        <w:t>thus results in</w:t>
      </w:r>
      <w:r w:rsidR="00350D12">
        <w:rPr>
          <w:b/>
        </w:rPr>
        <w:t xml:space="preserve"> cascading effects </w:t>
      </w:r>
      <w:r w:rsidR="009405B5">
        <w:rPr>
          <w:b/>
        </w:rPr>
        <w:t xml:space="preserve">at the ecosystem level by modifying </w:t>
      </w:r>
      <w:r>
        <w:rPr>
          <w:b/>
        </w:rPr>
        <w:t>the balance between these two pathways</w:t>
      </w:r>
      <w:r w:rsidR="00350D12">
        <w:rPr>
          <w:b/>
        </w:rPr>
        <w:t xml:space="preserve"> </w:t>
      </w:r>
      <w:r w:rsidR="009405B5">
        <w:rPr>
          <w:b/>
        </w:rPr>
        <w:t>at the individual level</w:t>
      </w:r>
      <w:r w:rsidR="00350D12">
        <w:rPr>
          <w:b/>
        </w:rPr>
        <w:t>. Here, we investigate</w:t>
      </w:r>
      <w:r>
        <w:rPr>
          <w:b/>
        </w:rPr>
        <w:t>d</w:t>
      </w:r>
      <w:r w:rsidR="00350D12">
        <w:rPr>
          <w:b/>
        </w:rPr>
        <w:t xml:space="preserve"> </w:t>
      </w:r>
      <w:r w:rsidR="009405B5">
        <w:rPr>
          <w:b/>
        </w:rPr>
        <w:t xml:space="preserve">how food shortage can modify this </w:t>
      </w:r>
      <w:r>
        <w:rPr>
          <w:b/>
        </w:rPr>
        <w:t>balance</w:t>
      </w:r>
      <w:r w:rsidR="00350D12">
        <w:rPr>
          <w:b/>
        </w:rPr>
        <w:t xml:space="preserve"> in </w:t>
      </w:r>
      <w:proofErr w:type="gramStart"/>
      <w:r w:rsidR="00350D12">
        <w:rPr>
          <w:b/>
        </w:rPr>
        <w:t>a</w:t>
      </w:r>
      <w:proofErr w:type="gramEnd"/>
      <w:r w:rsidR="00350D12">
        <w:rPr>
          <w:b/>
        </w:rPr>
        <w:t xml:space="preserve"> herbivorous insect growing under food restriction</w:t>
      </w:r>
      <w:r w:rsidR="00020BCF">
        <w:rPr>
          <w:b/>
        </w:rPr>
        <w:t>, and how it affects the chemical composition of wastes</w:t>
      </w:r>
      <w:r w:rsidR="00350D12">
        <w:rPr>
          <w:b/>
        </w:rPr>
        <w:t xml:space="preserve">. The efficiency of assimilation </w:t>
      </w:r>
      <w:r w:rsidR="009405B5">
        <w:rPr>
          <w:b/>
        </w:rPr>
        <w:t xml:space="preserve">and the retention time </w:t>
      </w:r>
      <w:r w:rsidR="00350D12">
        <w:rPr>
          <w:b/>
        </w:rPr>
        <w:t xml:space="preserve">of C, N, P, Na, Mg, S, K and Ca decreased with </w:t>
      </w:r>
      <w:r w:rsidR="009405B5">
        <w:rPr>
          <w:b/>
        </w:rPr>
        <w:t>the degree of food shortage, resulting in a gradual change in w</w:t>
      </w:r>
      <w:r w:rsidR="00350D12">
        <w:rPr>
          <w:b/>
        </w:rPr>
        <w:t xml:space="preserve">aste and body chemical composition. </w:t>
      </w:r>
      <w:commentRangeStart w:id="1"/>
      <w:commentRangeStart w:id="2"/>
      <w:r w:rsidR="00350D12" w:rsidRPr="0063187A">
        <w:rPr>
          <w:b/>
          <w:highlight w:val="yellow"/>
        </w:rPr>
        <w:t>Growth</w:t>
      </w:r>
      <w:commentRangeEnd w:id="1"/>
      <w:r w:rsidR="009405B5">
        <w:rPr>
          <w:rStyle w:val="Marquedecommentaire"/>
        </w:rPr>
        <w:commentReference w:id="1"/>
      </w:r>
      <w:commentRangeEnd w:id="2"/>
      <w:r w:rsidR="0063187A">
        <w:rPr>
          <w:rStyle w:val="Marquedecommentaire"/>
        </w:rPr>
        <w:commentReference w:id="2"/>
      </w:r>
      <w:r w:rsidR="00350D12" w:rsidRPr="0063187A">
        <w:rPr>
          <w:b/>
          <w:highlight w:val="yellow"/>
        </w:rPr>
        <w:t xml:space="preserve"> efficiency was constrained by maintenance at one end of the intake spectrum and by low assimilation efficiency at the other, resulting in a humped-shaped relationship between growth rate and growth efficiency.</w:t>
      </w:r>
      <w:r w:rsidR="00350D12">
        <w:rPr>
          <w:b/>
        </w:rPr>
        <w:t xml:space="preserve"> These results highlight that resource availability modulates the interplay between nutrient retention and release at the individual level, which might affect nutrient recycling when upscaled at the ecosystem level.</w:t>
      </w:r>
      <w:r w:rsidR="00350D12">
        <w:br w:type="page"/>
      </w:r>
    </w:p>
    <w:p w14:paraId="49E7B543" w14:textId="77777777" w:rsidR="007015D6" w:rsidRDefault="00350D12">
      <w:pPr>
        <w:pStyle w:val="Titre1"/>
        <w:spacing w:after="235"/>
        <w:ind w:left="-5"/>
      </w:pPr>
      <w:r>
        <w:lastRenderedPageBreak/>
        <w:t>Introduction</w:t>
      </w:r>
    </w:p>
    <w:p w14:paraId="5921A434" w14:textId="2412B8ED" w:rsidR="007015D6" w:rsidRDefault="00350D12">
      <w:pPr>
        <w:spacing w:after="253"/>
        <w:ind w:left="-5"/>
      </w:pPr>
      <w:commentRangeStart w:id="3"/>
      <w:commentRangeStart w:id="4"/>
      <w:r>
        <w:t xml:space="preserve">Trophic </w:t>
      </w:r>
      <w:proofErr w:type="gramStart"/>
      <w:r>
        <w:t>and  stoichiometr</w:t>
      </w:r>
      <w:r w:rsidR="0077237D">
        <w:t>ic</w:t>
      </w:r>
      <w:proofErr w:type="gramEnd"/>
      <w:r w:rsidR="0077237D">
        <w:t xml:space="preserve"> </w:t>
      </w:r>
      <w:commentRangeEnd w:id="3"/>
      <w:r w:rsidR="0077237D">
        <w:rPr>
          <w:rStyle w:val="Marquedecommentaire"/>
        </w:rPr>
        <w:commentReference w:id="3"/>
      </w:r>
      <w:commentRangeEnd w:id="4"/>
      <w:r w:rsidR="0027450B">
        <w:rPr>
          <w:rStyle w:val="Marquedecommentaire"/>
        </w:rPr>
        <w:commentReference w:id="4"/>
      </w:r>
      <w:r w:rsidR="0077237D">
        <w:t>mechanisms</w:t>
      </w:r>
      <w:r>
        <w:t xml:space="preserve"> interact through consumer-level processes to shape the structure of ecosystems (</w:t>
      </w:r>
      <w:r>
        <w:rPr>
          <w:color w:val="0000FF"/>
        </w:rPr>
        <w:t>Allen and Gillooly</w:t>
      </w:r>
      <w:r>
        <w:t xml:space="preserve">, </w:t>
      </w:r>
      <w:r>
        <w:rPr>
          <w:color w:val="0000FF"/>
        </w:rPr>
        <w:t>2009</w:t>
      </w:r>
      <w:r>
        <w:t xml:space="preserve">; </w:t>
      </w:r>
      <w:r>
        <w:rPr>
          <w:color w:val="0000FF"/>
        </w:rPr>
        <w:t>Cebrian</w:t>
      </w:r>
      <w:r>
        <w:t xml:space="preserve">, </w:t>
      </w:r>
      <w:r>
        <w:rPr>
          <w:color w:val="0000FF"/>
        </w:rPr>
        <w:t>1999</w:t>
      </w:r>
      <w:r>
        <w:t xml:space="preserve">; </w:t>
      </w:r>
      <w:r>
        <w:rPr>
          <w:color w:val="0000FF"/>
        </w:rPr>
        <w:t>Elser and Urabe</w:t>
      </w:r>
      <w:r>
        <w:t xml:space="preserve">, </w:t>
      </w:r>
      <w:r>
        <w:rPr>
          <w:color w:val="0000FF"/>
        </w:rPr>
        <w:t>1999</w:t>
      </w:r>
      <w:r>
        <w:t xml:space="preserve">; </w:t>
      </w:r>
      <w:r>
        <w:rPr>
          <w:color w:val="0000FF"/>
        </w:rPr>
        <w:t>Hessen et al.</w:t>
      </w:r>
      <w:r>
        <w:t xml:space="preserve">, </w:t>
      </w:r>
      <w:r>
        <w:rPr>
          <w:color w:val="0000FF"/>
        </w:rPr>
        <w:t>2004</w:t>
      </w:r>
      <w:r>
        <w:t xml:space="preserve">). At the consumer level, ingested food can </w:t>
      </w:r>
      <w:r w:rsidR="0077237D">
        <w:t>follow different pathways</w:t>
      </w:r>
      <w:r>
        <w:t>: (</w:t>
      </w:r>
      <w:proofErr w:type="spellStart"/>
      <w:r>
        <w:t>i</w:t>
      </w:r>
      <w:proofErr w:type="spellEnd"/>
      <w:r>
        <w:t xml:space="preserve">) </w:t>
      </w:r>
      <w:r w:rsidR="0077237D">
        <w:t>directly rejected</w:t>
      </w:r>
      <w:r>
        <w:t xml:space="preserve"> as faeces, (ii) excreted as inorganic or organic substances, or (iii) </w:t>
      </w:r>
      <w:r w:rsidR="0077237D">
        <w:t xml:space="preserve">assimilated </w:t>
      </w:r>
      <w:r w:rsidR="00706C36">
        <w:t xml:space="preserve">and </w:t>
      </w:r>
      <w:r w:rsidR="0077237D">
        <w:t xml:space="preserve">then </w:t>
      </w:r>
      <w:r>
        <w:t xml:space="preserve">integrated into the food web </w:t>
      </w:r>
      <w:r w:rsidR="0077237D">
        <w:t>through consume</w:t>
      </w:r>
      <w:r w:rsidR="00706C36">
        <w:t>r</w:t>
      </w:r>
      <w:r w:rsidR="0077237D">
        <w:t xml:space="preserve"> body</w:t>
      </w:r>
      <w:r>
        <w:t xml:space="preserve"> </w:t>
      </w:r>
      <w:commentRangeStart w:id="5"/>
      <w:r>
        <w:t xml:space="preserve">growth. </w:t>
      </w:r>
      <w:commentRangeEnd w:id="5"/>
      <w:r w:rsidR="00706C36">
        <w:rPr>
          <w:rStyle w:val="Marquedecommentaire"/>
        </w:rPr>
        <w:commentReference w:id="5"/>
      </w:r>
      <w:commentRangeStart w:id="6"/>
      <w:r>
        <w:t>Trophic ecology acknowledged the effect of individual-level processes on the complexity of predator-prey interaction (</w:t>
      </w:r>
      <w:r>
        <w:rPr>
          <w:color w:val="0000FF"/>
        </w:rPr>
        <w:t>Arditi and Ginzburg</w:t>
      </w:r>
      <w:r>
        <w:t xml:space="preserve">, </w:t>
      </w:r>
      <w:r>
        <w:rPr>
          <w:color w:val="0000FF"/>
        </w:rPr>
        <w:t>2012</w:t>
      </w:r>
      <w:r>
        <w:t xml:space="preserve">), and ecological stoichiometry along with the </w:t>
      </w:r>
      <w:r w:rsidR="0077237D">
        <w:t>metabolic</w:t>
      </w:r>
      <w:r>
        <w:t xml:space="preserve"> theory of ecology have done so on nutrient cycling (</w:t>
      </w:r>
      <w:r>
        <w:rPr>
          <w:color w:val="0000FF"/>
        </w:rPr>
        <w:t>Allen and Gillooly</w:t>
      </w:r>
      <w:r>
        <w:t xml:space="preserve">, </w:t>
      </w:r>
      <w:r>
        <w:rPr>
          <w:color w:val="0000FF"/>
        </w:rPr>
        <w:t>2009</w:t>
      </w:r>
      <w:r>
        <w:t xml:space="preserve">). </w:t>
      </w:r>
      <w:commentRangeEnd w:id="6"/>
      <w:r w:rsidR="0077237D">
        <w:rPr>
          <w:rStyle w:val="Marquedecommentaire"/>
        </w:rPr>
        <w:commentReference w:id="6"/>
      </w:r>
      <w:r>
        <w:t xml:space="preserve">Establishing a mechanistic connection between </w:t>
      </w:r>
      <w:commentRangeStart w:id="7"/>
      <w:r w:rsidR="0077237D">
        <w:t xml:space="preserve">physiological </w:t>
      </w:r>
      <w:r>
        <w:t xml:space="preserve">and ecosystem processes </w:t>
      </w:r>
      <w:commentRangeEnd w:id="7"/>
      <w:r w:rsidR="0077237D">
        <w:rPr>
          <w:rStyle w:val="Marquedecommentaire"/>
        </w:rPr>
        <w:commentReference w:id="7"/>
      </w:r>
      <w:r>
        <w:t xml:space="preserve">requires an understanding of how consumers distribute their dietary intake between </w:t>
      </w:r>
      <w:r w:rsidR="0077237D">
        <w:t xml:space="preserve">assimilation and </w:t>
      </w:r>
      <w:commentRangeStart w:id="8"/>
      <w:r w:rsidR="0077237D">
        <w:t>excretion</w:t>
      </w:r>
      <w:commentRangeEnd w:id="8"/>
      <w:r w:rsidR="0077237D">
        <w:rPr>
          <w:rStyle w:val="Marquedecommentaire"/>
        </w:rPr>
        <w:commentReference w:id="8"/>
      </w:r>
      <w:r>
        <w:t xml:space="preserve"> (</w:t>
      </w:r>
      <w:r>
        <w:rPr>
          <w:color w:val="0000FF"/>
        </w:rPr>
        <w:t>Hessen et al.</w:t>
      </w:r>
      <w:r>
        <w:t xml:space="preserve">, </w:t>
      </w:r>
      <w:r>
        <w:rPr>
          <w:color w:val="0000FF"/>
        </w:rPr>
        <w:t>2004</w:t>
      </w:r>
      <w:r>
        <w:t>).</w:t>
      </w:r>
      <w:r w:rsidR="00B35156" w:rsidRPr="00B35156">
        <w:t xml:space="preserve"> </w:t>
      </w:r>
      <w:proofErr w:type="gramStart"/>
      <w:r w:rsidR="00B35156">
        <w:t>In particular, nutrient</w:t>
      </w:r>
      <w:proofErr w:type="gramEnd"/>
      <w:r w:rsidR="00B35156">
        <w:t xml:space="preserve"> cycles might be affected by intake rate through impacts on nutrient assimilation efficiencies (</w:t>
      </w:r>
      <w:r w:rsidR="00B35156">
        <w:rPr>
          <w:color w:val="0000FF"/>
        </w:rPr>
        <w:t xml:space="preserve">Bielik and </w:t>
      </w:r>
      <w:proofErr w:type="spellStart"/>
      <w:r w:rsidR="00B35156">
        <w:rPr>
          <w:color w:val="0000FF"/>
        </w:rPr>
        <w:t>Kolisek</w:t>
      </w:r>
      <w:proofErr w:type="spellEnd"/>
      <w:r w:rsidR="00B35156">
        <w:t xml:space="preserve">, </w:t>
      </w:r>
      <w:r w:rsidR="00B35156">
        <w:rPr>
          <w:color w:val="0000FF"/>
        </w:rPr>
        <w:t>2021</w:t>
      </w:r>
      <w:r w:rsidR="00B35156">
        <w:t>).</w:t>
      </w:r>
    </w:p>
    <w:p w14:paraId="4DB9FC3A" w14:textId="1EA832CF" w:rsidR="00D56934" w:rsidRDefault="00350D12">
      <w:pPr>
        <w:ind w:left="-5"/>
        <w:rPr>
          <w:ins w:id="9" w:author="Laser2000" w:date="2024-09-10T20:55:00Z"/>
        </w:rPr>
      </w:pPr>
      <w:r>
        <w:t xml:space="preserve">In this regard, </w:t>
      </w:r>
      <w:commentRangeStart w:id="10"/>
      <w:r w:rsidR="00B12F66">
        <w:t xml:space="preserve">the efficiency of </w:t>
      </w:r>
      <w:commentRangeEnd w:id="10"/>
      <w:r w:rsidR="00B12F66">
        <w:rPr>
          <w:rStyle w:val="Marquedecommentaire"/>
        </w:rPr>
        <w:commentReference w:id="10"/>
      </w:r>
      <w:r>
        <w:t xml:space="preserve">two </w:t>
      </w:r>
      <w:r w:rsidR="00A90047">
        <w:t xml:space="preserve">physiological processes </w:t>
      </w:r>
      <w:r>
        <w:t xml:space="preserve">are of foremost importance: </w:t>
      </w:r>
      <w:r w:rsidR="00A90047">
        <w:t xml:space="preserve">food </w:t>
      </w:r>
      <w:r>
        <w:t xml:space="preserve">assimilation efficiency and </w:t>
      </w:r>
      <w:r w:rsidR="00A90047">
        <w:t xml:space="preserve">nutrient </w:t>
      </w:r>
      <w:r>
        <w:t>conversion efficiency (or gross growth efficiency). Assimilation efficiency is the fraction of ingested food not being afterwards released as wastes in the environment, whereas growth efficiency is the fraction of consumed food converted into growth</w:t>
      </w:r>
      <w:commentRangeStart w:id="11"/>
      <w:r w:rsidR="00731880">
        <w:t>, the difference between the two representing the allocation to metabolic needs of maintenance (or reproduction in reproduction periods)</w:t>
      </w:r>
      <w:r>
        <w:t xml:space="preserve">. </w:t>
      </w:r>
      <w:commentRangeEnd w:id="11"/>
      <w:r w:rsidR="00731880">
        <w:rPr>
          <w:rStyle w:val="Marquedecommentaire"/>
        </w:rPr>
        <w:commentReference w:id="11"/>
      </w:r>
      <w:r w:rsidR="00ED46CC">
        <w:t>Assimilation efficiency</w:t>
      </w:r>
      <w:r>
        <w:t xml:space="preserve"> is important to nutrient</w:t>
      </w:r>
      <w:commentRangeStart w:id="12"/>
      <w:r>
        <w:t xml:space="preserve"> cycles </w:t>
      </w:r>
      <w:commentRangeEnd w:id="12"/>
      <w:r w:rsidR="00A90047">
        <w:rPr>
          <w:rStyle w:val="Marquedecommentaire"/>
        </w:rPr>
        <w:commentReference w:id="12"/>
      </w:r>
      <w:r>
        <w:t>(</w:t>
      </w:r>
      <w:proofErr w:type="spellStart"/>
      <w:r>
        <w:rPr>
          <w:color w:val="0000FF"/>
        </w:rPr>
        <w:t>Montagnes</w:t>
      </w:r>
      <w:proofErr w:type="spellEnd"/>
      <w:r>
        <w:rPr>
          <w:color w:val="0000FF"/>
        </w:rPr>
        <w:t xml:space="preserve"> and Fenton</w:t>
      </w:r>
      <w:r>
        <w:t xml:space="preserve">, </w:t>
      </w:r>
      <w:r>
        <w:rPr>
          <w:color w:val="0000FF"/>
        </w:rPr>
        <w:t>2012</w:t>
      </w:r>
      <w:r>
        <w:t>)</w:t>
      </w:r>
      <w:r w:rsidR="00114D1C">
        <w:t>. Indeed, variations in elemental assimilation efficiencies affect body and waste composition. Changes in consumer body stoichiometry have been repeatedly recorded in consumers (</w:t>
      </w:r>
      <w:r w:rsidR="00114D1C">
        <w:rPr>
          <w:color w:val="0000FF"/>
        </w:rPr>
        <w:t>Hessen et al.</w:t>
      </w:r>
      <w:r w:rsidR="00114D1C">
        <w:t xml:space="preserve">, </w:t>
      </w:r>
      <w:r w:rsidR="00114D1C">
        <w:rPr>
          <w:color w:val="0000FF"/>
        </w:rPr>
        <w:t>2013</w:t>
      </w:r>
      <w:r w:rsidR="00114D1C">
        <w:t xml:space="preserve">; </w:t>
      </w:r>
      <w:r w:rsidR="00114D1C">
        <w:rPr>
          <w:color w:val="0000FF"/>
        </w:rPr>
        <w:t>Persson et al.</w:t>
      </w:r>
      <w:r w:rsidR="00114D1C">
        <w:t xml:space="preserve">, </w:t>
      </w:r>
      <w:r w:rsidR="00114D1C">
        <w:rPr>
          <w:color w:val="0000FF"/>
        </w:rPr>
        <w:t>2010</w:t>
      </w:r>
      <w:r w:rsidR="00114D1C">
        <w:t xml:space="preserve">; </w:t>
      </w:r>
      <w:r w:rsidR="00114D1C">
        <w:rPr>
          <w:color w:val="0000FF"/>
        </w:rPr>
        <w:t>Simpson et al.</w:t>
      </w:r>
      <w:r w:rsidR="00114D1C">
        <w:t xml:space="preserve">, </w:t>
      </w:r>
      <w:r w:rsidR="00114D1C">
        <w:rPr>
          <w:color w:val="0000FF"/>
        </w:rPr>
        <w:t>2002</w:t>
      </w:r>
      <w:r w:rsidR="00114D1C">
        <w:t xml:space="preserve">; </w:t>
      </w:r>
      <w:r w:rsidR="00114D1C">
        <w:rPr>
          <w:color w:val="0000FF"/>
        </w:rPr>
        <w:t>Wei et al.</w:t>
      </w:r>
      <w:r w:rsidR="00114D1C">
        <w:t xml:space="preserve">, </w:t>
      </w:r>
      <w:r w:rsidR="00114D1C">
        <w:rPr>
          <w:color w:val="0000FF"/>
        </w:rPr>
        <w:t>2022</w:t>
      </w:r>
      <w:r w:rsidR="00114D1C">
        <w:t>), and the</w:t>
      </w:r>
      <w:r w:rsidR="00731880">
        <w:t>se</w:t>
      </w:r>
      <w:r w:rsidR="00114D1C">
        <w:t xml:space="preserve"> </w:t>
      </w:r>
      <w:r w:rsidR="00731880">
        <w:t>changes have been shown to affect</w:t>
      </w:r>
      <w:r w:rsidR="00114D1C">
        <w:t xml:space="preserve"> predator population dynamics </w:t>
      </w:r>
      <w:r w:rsidR="00731880">
        <w:t xml:space="preserve">by modulating the mismatch between </w:t>
      </w:r>
      <w:r w:rsidR="00F14F81">
        <w:t xml:space="preserve">predator </w:t>
      </w:r>
      <w:r w:rsidR="00731880">
        <w:t>food and feeding requirements</w:t>
      </w:r>
      <w:r w:rsidR="00114D1C">
        <w:t xml:space="preserve"> (</w:t>
      </w:r>
      <w:r w:rsidR="00114D1C">
        <w:rPr>
          <w:color w:val="0000FF"/>
        </w:rPr>
        <w:t>Boersma et al.</w:t>
      </w:r>
      <w:r w:rsidR="00114D1C">
        <w:t xml:space="preserve">, </w:t>
      </w:r>
      <w:r w:rsidR="00114D1C">
        <w:rPr>
          <w:color w:val="0000FF"/>
        </w:rPr>
        <w:t>2008</w:t>
      </w:r>
      <w:r w:rsidR="00114D1C">
        <w:t xml:space="preserve">, </w:t>
      </w:r>
      <w:r w:rsidR="00114D1C">
        <w:rPr>
          <w:color w:val="0000FF"/>
        </w:rPr>
        <w:t>2009</w:t>
      </w:r>
      <w:r w:rsidR="00114D1C">
        <w:t xml:space="preserve">; </w:t>
      </w:r>
      <w:r w:rsidR="00114D1C">
        <w:rPr>
          <w:color w:val="0000FF"/>
        </w:rPr>
        <w:t>Jensen et al.</w:t>
      </w:r>
      <w:r w:rsidR="00114D1C">
        <w:t xml:space="preserve">, </w:t>
      </w:r>
      <w:r w:rsidR="00114D1C">
        <w:rPr>
          <w:color w:val="0000FF"/>
        </w:rPr>
        <w:t>2011</w:t>
      </w:r>
      <w:r w:rsidR="00114D1C">
        <w:t xml:space="preserve">; </w:t>
      </w:r>
      <w:r w:rsidR="00114D1C">
        <w:rPr>
          <w:color w:val="0000FF"/>
        </w:rPr>
        <w:t>Malzahn et al.</w:t>
      </w:r>
      <w:r w:rsidR="00114D1C">
        <w:t xml:space="preserve">, </w:t>
      </w:r>
      <w:r w:rsidR="00114D1C">
        <w:rPr>
          <w:color w:val="0000FF"/>
        </w:rPr>
        <w:t>2010</w:t>
      </w:r>
      <w:r w:rsidR="00114D1C">
        <w:t xml:space="preserve">; </w:t>
      </w:r>
      <w:proofErr w:type="spellStart"/>
      <w:r w:rsidR="00114D1C">
        <w:rPr>
          <w:color w:val="0000FF"/>
        </w:rPr>
        <w:t>Schoo</w:t>
      </w:r>
      <w:proofErr w:type="spellEnd"/>
      <w:r w:rsidR="00114D1C">
        <w:rPr>
          <w:color w:val="0000FF"/>
        </w:rPr>
        <w:t xml:space="preserve"> et al.</w:t>
      </w:r>
      <w:r w:rsidR="00114D1C">
        <w:t xml:space="preserve">, </w:t>
      </w:r>
      <w:r w:rsidR="00114D1C">
        <w:rPr>
          <w:color w:val="0000FF"/>
        </w:rPr>
        <w:t>2010</w:t>
      </w:r>
      <w:r w:rsidR="00114D1C">
        <w:t xml:space="preserve">). The variation in the chemical composition of wastes can impact soil chemistry and plant communities </w:t>
      </w:r>
      <w:commentRangeStart w:id="13"/>
      <w:r w:rsidR="00114D1C">
        <w:t xml:space="preserve">through micro-organisms interaction </w:t>
      </w:r>
      <w:commentRangeEnd w:id="13"/>
      <w:r w:rsidR="00E47633">
        <w:rPr>
          <w:rStyle w:val="Marquedecommentaire"/>
        </w:rPr>
        <w:commentReference w:id="13"/>
      </w:r>
      <w:r w:rsidR="00114D1C">
        <w:t>(</w:t>
      </w:r>
      <w:r w:rsidR="00114D1C">
        <w:rPr>
          <w:color w:val="0000FF"/>
        </w:rPr>
        <w:t>Arenberg and Arai</w:t>
      </w:r>
      <w:r w:rsidR="00114D1C">
        <w:t xml:space="preserve">, </w:t>
      </w:r>
      <w:r w:rsidR="00114D1C">
        <w:rPr>
          <w:color w:val="0000FF"/>
        </w:rPr>
        <w:t>2019</w:t>
      </w:r>
      <w:r w:rsidR="00114D1C">
        <w:t xml:space="preserve">; </w:t>
      </w:r>
      <w:proofErr w:type="spellStart"/>
      <w:r w:rsidR="00114D1C">
        <w:rPr>
          <w:color w:val="0000FF"/>
        </w:rPr>
        <w:t>Güsewell</w:t>
      </w:r>
      <w:proofErr w:type="spellEnd"/>
      <w:r w:rsidR="00114D1C">
        <w:rPr>
          <w:color w:val="0000FF"/>
        </w:rPr>
        <w:t xml:space="preserve"> and Gessner</w:t>
      </w:r>
      <w:r w:rsidR="00114D1C">
        <w:t xml:space="preserve">, </w:t>
      </w:r>
      <w:r w:rsidR="00114D1C">
        <w:rPr>
          <w:color w:val="0000FF"/>
        </w:rPr>
        <w:t>2009</w:t>
      </w:r>
      <w:r w:rsidR="00114D1C">
        <w:t xml:space="preserve">; </w:t>
      </w:r>
      <w:r w:rsidR="00114D1C">
        <w:rPr>
          <w:color w:val="0000FF"/>
        </w:rPr>
        <w:t>Sitters et al.</w:t>
      </w:r>
      <w:r w:rsidR="00114D1C">
        <w:t xml:space="preserve">, </w:t>
      </w:r>
      <w:r w:rsidR="00114D1C">
        <w:rPr>
          <w:color w:val="0000FF"/>
        </w:rPr>
        <w:t>2014</w:t>
      </w:r>
      <w:r w:rsidR="00114D1C">
        <w:t xml:space="preserve">). </w:t>
      </w:r>
      <w:commentRangeStart w:id="14"/>
      <w:r w:rsidR="00114D1C">
        <w:t>Gross growth efficiency</w:t>
      </w:r>
      <w:r>
        <w:t xml:space="preserve"> is central </w:t>
      </w:r>
      <w:r w:rsidR="00F14F81">
        <w:t xml:space="preserve">to </w:t>
      </w:r>
      <w:r w:rsidR="00F7433E">
        <w:t xml:space="preserve">ecosystem functioning </w:t>
      </w:r>
      <w:commentRangeStart w:id="15"/>
      <w:commentRangeEnd w:id="15"/>
      <w:r w:rsidR="00F7433E">
        <w:rPr>
          <w:rStyle w:val="Marquedecommentaire"/>
        </w:rPr>
        <w:commentReference w:id="15"/>
      </w:r>
      <w:r>
        <w:t xml:space="preserve"> because it </w:t>
      </w:r>
      <w:r w:rsidR="00F7433E">
        <w:t xml:space="preserve">determines </w:t>
      </w:r>
      <w:r>
        <w:t>food chain potential length</w:t>
      </w:r>
      <w:commentRangeStart w:id="16"/>
      <w:r w:rsidR="00F7433E">
        <w:t xml:space="preserve">: higher growth efficiencies allow to transfer more material and energy to upper trophic levels and thus to sustain </w:t>
      </w:r>
      <w:r w:rsidR="00847B45">
        <w:t>longer</w:t>
      </w:r>
      <w:r w:rsidR="00F7433E">
        <w:t xml:space="preserve"> food </w:t>
      </w:r>
      <w:r w:rsidR="00847B45">
        <w:t>chains</w:t>
      </w:r>
      <w:r>
        <w:t xml:space="preserve"> (</w:t>
      </w:r>
      <w:commentRangeEnd w:id="16"/>
      <w:r w:rsidR="00F7433E">
        <w:rPr>
          <w:rStyle w:val="Marquedecommentaire"/>
        </w:rPr>
        <w:commentReference w:id="16"/>
      </w:r>
      <w:r>
        <w:rPr>
          <w:color w:val="0000FF"/>
        </w:rPr>
        <w:t>Post</w:t>
      </w:r>
      <w:r>
        <w:t xml:space="preserve">, </w:t>
      </w:r>
      <w:r>
        <w:rPr>
          <w:color w:val="0000FF"/>
        </w:rPr>
        <w:t>2002</w:t>
      </w:r>
      <w:r>
        <w:t xml:space="preserve">; </w:t>
      </w:r>
      <w:proofErr w:type="spellStart"/>
      <w:r>
        <w:rPr>
          <w:color w:val="0000FF"/>
        </w:rPr>
        <w:t>Yodzis</w:t>
      </w:r>
      <w:proofErr w:type="spellEnd"/>
      <w:r>
        <w:t xml:space="preserve">, </w:t>
      </w:r>
      <w:r>
        <w:rPr>
          <w:color w:val="0000FF"/>
        </w:rPr>
        <w:t>1984</w:t>
      </w:r>
      <w:r>
        <w:t xml:space="preserve">). </w:t>
      </w:r>
      <w:commentRangeEnd w:id="14"/>
      <w:r w:rsidR="00ED46CC">
        <w:rPr>
          <w:rStyle w:val="Marquedecommentaire"/>
        </w:rPr>
        <w:commentReference w:id="14"/>
      </w:r>
      <w:r>
        <w:t xml:space="preserve">If a high proportion of nutrients </w:t>
      </w:r>
      <w:r w:rsidR="00A90047">
        <w:t>is</w:t>
      </w:r>
      <w:r>
        <w:t xml:space="preserve"> </w:t>
      </w:r>
      <w:r w:rsidR="00A90047">
        <w:t xml:space="preserve">allocated </w:t>
      </w:r>
      <w:r>
        <w:t xml:space="preserve">to growth in the consumer biomass, or </w:t>
      </w:r>
      <w:r w:rsidR="00A90047">
        <w:t>immobilized</w:t>
      </w:r>
      <w:r>
        <w:t xml:space="preserve"> for a long time before </w:t>
      </w:r>
      <w:r w:rsidR="00A90047">
        <w:t xml:space="preserve">being </w:t>
      </w:r>
      <w:r>
        <w:t>excret</w:t>
      </w:r>
      <w:r w:rsidR="00A90047">
        <w:t>ed</w:t>
      </w:r>
      <w:r>
        <w:t xml:space="preserve">, the cycling of nutrients </w:t>
      </w:r>
      <w:commentRangeStart w:id="17"/>
      <w:r>
        <w:t>is slowed down (</w:t>
      </w:r>
      <w:r>
        <w:rPr>
          <w:color w:val="0000FF"/>
        </w:rPr>
        <w:t>DeMott et al.</w:t>
      </w:r>
      <w:r>
        <w:t xml:space="preserve">, </w:t>
      </w:r>
      <w:r>
        <w:rPr>
          <w:color w:val="0000FF"/>
        </w:rPr>
        <w:t>2010</w:t>
      </w:r>
      <w:r>
        <w:t>)</w:t>
      </w:r>
      <w:commentRangeEnd w:id="17"/>
      <w:r w:rsidR="00847B45">
        <w:rPr>
          <w:rStyle w:val="Marquedecommentaire"/>
        </w:rPr>
        <w:commentReference w:id="17"/>
      </w:r>
      <w:r>
        <w:t xml:space="preserve">, </w:t>
      </w:r>
      <w:commentRangeStart w:id="18"/>
      <w:r>
        <w:t xml:space="preserve">but the food chain can be </w:t>
      </w:r>
      <w:commentRangeStart w:id="19"/>
      <w:commentRangeStart w:id="20"/>
      <w:r>
        <w:t>active</w:t>
      </w:r>
      <w:commentRangeEnd w:id="19"/>
      <w:r w:rsidR="00A90047">
        <w:rPr>
          <w:rStyle w:val="Marquedecommentaire"/>
        </w:rPr>
        <w:commentReference w:id="19"/>
      </w:r>
      <w:commentRangeEnd w:id="20"/>
      <w:r w:rsidR="00114D1C">
        <w:rPr>
          <w:rStyle w:val="Marquedecommentaire"/>
        </w:rPr>
        <w:commentReference w:id="20"/>
      </w:r>
      <w:commentRangeEnd w:id="18"/>
      <w:r w:rsidR="00E209A3">
        <w:rPr>
          <w:rStyle w:val="Marquedecommentaire"/>
        </w:rPr>
        <w:commentReference w:id="18"/>
      </w:r>
      <w:r>
        <w:t xml:space="preserve">. </w:t>
      </w:r>
    </w:p>
    <w:p w14:paraId="7AA54910" w14:textId="2E741A82" w:rsidR="007015D6" w:rsidRDefault="00350D12">
      <w:pPr>
        <w:ind w:left="-5"/>
      </w:pPr>
      <w:r>
        <w:t>The</w:t>
      </w:r>
      <w:r w:rsidR="00B12F66">
        <w:t>se</w:t>
      </w:r>
      <w:r>
        <w:t xml:space="preserve"> two </w:t>
      </w:r>
      <w:commentRangeStart w:id="21"/>
      <w:r w:rsidR="00B12F66">
        <w:t>efficiencies</w:t>
      </w:r>
      <w:ins w:id="22" w:author="Laser2000" w:date="2024-09-10T20:43:00Z">
        <w:r w:rsidR="00A90047">
          <w:t xml:space="preserve"> </w:t>
        </w:r>
      </w:ins>
      <w:commentRangeEnd w:id="21"/>
      <w:r w:rsidR="00B12F66">
        <w:rPr>
          <w:rStyle w:val="Marquedecommentaire"/>
        </w:rPr>
        <w:commentReference w:id="21"/>
      </w:r>
      <w:r>
        <w:t>are</w:t>
      </w:r>
      <w:r w:rsidR="00A90047">
        <w:t xml:space="preserve"> usually assumed to be </w:t>
      </w:r>
      <w:r w:rsidR="00F14F81">
        <w:t xml:space="preserve">constant and </w:t>
      </w:r>
      <w:r w:rsidR="00A90047">
        <w:t>independent of food availability</w:t>
      </w:r>
      <w:r w:rsidR="00ED46CC">
        <w:t>,</w:t>
      </w:r>
      <w:r w:rsidR="00A90047">
        <w:t xml:space="preserve"> </w:t>
      </w:r>
      <w:proofErr w:type="gramStart"/>
      <w:r w:rsidR="00A90047">
        <w:t>in particular</w:t>
      </w:r>
      <w:r>
        <w:t xml:space="preserve"> in</w:t>
      </w:r>
      <w:proofErr w:type="gramEnd"/>
      <w:r>
        <w:t xml:space="preserve"> predator-prey models (</w:t>
      </w:r>
      <w:proofErr w:type="spellStart"/>
      <w:r>
        <w:rPr>
          <w:color w:val="0000FF"/>
        </w:rPr>
        <w:t>Montagnes</w:t>
      </w:r>
      <w:proofErr w:type="spellEnd"/>
      <w:r>
        <w:rPr>
          <w:color w:val="0000FF"/>
        </w:rPr>
        <w:t xml:space="preserve"> and Fenton</w:t>
      </w:r>
      <w:r>
        <w:t xml:space="preserve">, </w:t>
      </w:r>
      <w:r>
        <w:rPr>
          <w:color w:val="0000FF"/>
        </w:rPr>
        <w:t>2012</w:t>
      </w:r>
      <w:r>
        <w:t>), or stoichiometric models (</w:t>
      </w:r>
      <w:r>
        <w:rPr>
          <w:color w:val="0000FF"/>
        </w:rPr>
        <w:t>Andersen et al.</w:t>
      </w:r>
      <w:r>
        <w:t xml:space="preserve">, </w:t>
      </w:r>
      <w:r>
        <w:rPr>
          <w:color w:val="0000FF"/>
        </w:rPr>
        <w:t>2004</w:t>
      </w:r>
      <w:r>
        <w:t xml:space="preserve">). However, </w:t>
      </w:r>
      <w:r w:rsidR="00A90047">
        <w:t xml:space="preserve">several studies show that they can considerably </w:t>
      </w:r>
      <w:r>
        <w:t xml:space="preserve">vary </w:t>
      </w:r>
      <w:r w:rsidR="00F14F81">
        <w:t>within individuals for different environmental conditions</w:t>
      </w:r>
      <w:r>
        <w:t>.</w:t>
      </w:r>
      <w:r w:rsidR="00A90047">
        <w:t xml:space="preserve"> </w:t>
      </w:r>
      <w:r w:rsidR="004A3E8C">
        <w:t>Critically</w:t>
      </w:r>
      <w:r w:rsidR="00A90047">
        <w:t xml:space="preserve">, </w:t>
      </w:r>
      <w:r>
        <w:t>assimilation efficiency</w:t>
      </w:r>
      <w:r w:rsidR="00A90047">
        <w:t xml:space="preserve"> is </w:t>
      </w:r>
      <w:r w:rsidR="004A3E8C">
        <w:t>known</w:t>
      </w:r>
      <w:r w:rsidR="00A90047">
        <w:t xml:space="preserve"> to vary with food availability</w:t>
      </w:r>
      <w:r w:rsidR="00B35156">
        <w:t xml:space="preserve"> in aquatic systems</w:t>
      </w:r>
      <w:r w:rsidR="00A90047">
        <w:t xml:space="preserve">, </w:t>
      </w:r>
      <w:r w:rsidR="00266D59">
        <w:t>while affecting</w:t>
      </w:r>
      <w:r w:rsidR="00A90047">
        <w:t xml:space="preserve"> ingestion rate</w:t>
      </w:r>
      <w:r>
        <w:t xml:space="preserve"> (</w:t>
      </w:r>
      <w:r>
        <w:rPr>
          <w:color w:val="0000FF"/>
        </w:rPr>
        <w:t>Andersen et al.</w:t>
      </w:r>
      <w:r>
        <w:t xml:space="preserve">, </w:t>
      </w:r>
      <w:r>
        <w:rPr>
          <w:color w:val="0000FF"/>
        </w:rPr>
        <w:t>2009</w:t>
      </w:r>
      <w:r>
        <w:t xml:space="preserve">; </w:t>
      </w:r>
      <w:r>
        <w:rPr>
          <w:color w:val="0000FF"/>
        </w:rPr>
        <w:t>Fenton et al.</w:t>
      </w:r>
      <w:r>
        <w:t xml:space="preserve">, </w:t>
      </w:r>
      <w:r>
        <w:rPr>
          <w:color w:val="0000FF"/>
        </w:rPr>
        <w:t>2010</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r>
        <w:rPr>
          <w:color w:val="0000FF"/>
        </w:rPr>
        <w:t xml:space="preserve">Rinke and </w:t>
      </w:r>
      <w:proofErr w:type="spellStart"/>
      <w:r>
        <w:rPr>
          <w:color w:val="0000FF"/>
        </w:rPr>
        <w:t>Vijverberg</w:t>
      </w:r>
      <w:proofErr w:type="spellEnd"/>
      <w:r>
        <w:t xml:space="preserve">, </w:t>
      </w:r>
      <w:r>
        <w:rPr>
          <w:color w:val="0000FF"/>
        </w:rPr>
        <w:t>2005</w:t>
      </w:r>
      <w:r>
        <w:t xml:space="preserve">). </w:t>
      </w:r>
      <w:r w:rsidR="004A3E8C">
        <w:t>For instance, several studies revealed that assimilation efficiency in systems made of copepods and algae can increase when the food is less abundant, (</w:t>
      </w:r>
      <w:proofErr w:type="spellStart"/>
      <w:r w:rsidR="004A3E8C">
        <w:rPr>
          <w:color w:val="0000FF"/>
        </w:rPr>
        <w:t>Besiktepe</w:t>
      </w:r>
      <w:proofErr w:type="spellEnd"/>
      <w:r w:rsidR="004A3E8C">
        <w:rPr>
          <w:color w:val="0000FF"/>
        </w:rPr>
        <w:t xml:space="preserve"> and Dam</w:t>
      </w:r>
      <w:r w:rsidR="004A3E8C">
        <w:t xml:space="preserve">, </w:t>
      </w:r>
      <w:r w:rsidR="004A3E8C">
        <w:rPr>
          <w:color w:val="0000FF"/>
        </w:rPr>
        <w:t>2002</w:t>
      </w:r>
      <w:r w:rsidR="004A3E8C">
        <w:t xml:space="preserve">; </w:t>
      </w:r>
      <w:r w:rsidR="004A3E8C">
        <w:rPr>
          <w:color w:val="0000FF"/>
        </w:rPr>
        <w:t>Gaudy</w:t>
      </w:r>
      <w:r w:rsidR="004A3E8C">
        <w:t xml:space="preserve">, </w:t>
      </w:r>
      <w:r w:rsidR="004A3E8C">
        <w:rPr>
          <w:color w:val="0000FF"/>
        </w:rPr>
        <w:t>1974</w:t>
      </w:r>
      <w:r w:rsidR="004A3E8C">
        <w:t xml:space="preserve">; </w:t>
      </w:r>
      <w:r w:rsidR="004A3E8C">
        <w:rPr>
          <w:color w:val="0000FF"/>
        </w:rPr>
        <w:t>Kiørboe et al.</w:t>
      </w:r>
      <w:r w:rsidR="004A3E8C">
        <w:t xml:space="preserve">, </w:t>
      </w:r>
      <w:r w:rsidR="004A3E8C">
        <w:rPr>
          <w:color w:val="0000FF"/>
        </w:rPr>
        <w:t>1985</w:t>
      </w:r>
      <w:r w:rsidR="004A3E8C">
        <w:t xml:space="preserve">; </w:t>
      </w:r>
      <w:r w:rsidR="004A3E8C">
        <w:rPr>
          <w:color w:val="0000FF"/>
        </w:rPr>
        <w:t>Landry et al.</w:t>
      </w:r>
      <w:r w:rsidR="004A3E8C">
        <w:t xml:space="preserve">, </w:t>
      </w:r>
      <w:r w:rsidR="004A3E8C">
        <w:rPr>
          <w:color w:val="0000FF"/>
        </w:rPr>
        <w:t>1984</w:t>
      </w:r>
      <w:r w:rsidR="004A3E8C">
        <w:t xml:space="preserve">; </w:t>
      </w:r>
      <w:r w:rsidR="004A3E8C">
        <w:rPr>
          <w:color w:val="0000FF"/>
        </w:rPr>
        <w:t>Thor and Wendt</w:t>
      </w:r>
      <w:r w:rsidR="004A3E8C">
        <w:t xml:space="preserve">, </w:t>
      </w:r>
      <w:r w:rsidR="004A3E8C">
        <w:rPr>
          <w:color w:val="0000FF"/>
        </w:rPr>
        <w:t>2010</w:t>
      </w:r>
      <w:r w:rsidR="004A3E8C">
        <w:t>). The same trend is observed in other zooplankton (</w:t>
      </w:r>
      <w:proofErr w:type="spellStart"/>
      <w:r w:rsidR="004A3E8C">
        <w:rPr>
          <w:color w:val="0000FF"/>
        </w:rPr>
        <w:t>Evjemo</w:t>
      </w:r>
      <w:proofErr w:type="spellEnd"/>
      <w:r w:rsidR="004A3E8C">
        <w:rPr>
          <w:color w:val="0000FF"/>
        </w:rPr>
        <w:t xml:space="preserve"> et al.</w:t>
      </w:r>
      <w:r w:rsidR="004A3E8C">
        <w:t xml:space="preserve">, </w:t>
      </w:r>
      <w:r w:rsidR="004A3E8C">
        <w:rPr>
          <w:color w:val="0000FF"/>
        </w:rPr>
        <w:t>2000</w:t>
      </w:r>
      <w:r w:rsidR="004A3E8C">
        <w:t xml:space="preserve">; </w:t>
      </w:r>
      <w:r w:rsidR="004A3E8C">
        <w:rPr>
          <w:color w:val="0000FF"/>
        </w:rPr>
        <w:t>Lukas and Wacker</w:t>
      </w:r>
      <w:r w:rsidR="004A3E8C">
        <w:t xml:space="preserve">, </w:t>
      </w:r>
      <w:r w:rsidR="004A3E8C">
        <w:rPr>
          <w:color w:val="0000FF"/>
        </w:rPr>
        <w:t>2014</w:t>
      </w:r>
      <w:r w:rsidR="004A3E8C">
        <w:t xml:space="preserve">; </w:t>
      </w:r>
      <w:r w:rsidR="004A3E8C">
        <w:rPr>
          <w:color w:val="0000FF"/>
        </w:rPr>
        <w:t>Urabe</w:t>
      </w:r>
      <w:r w:rsidR="004A3E8C">
        <w:t xml:space="preserve">, </w:t>
      </w:r>
      <w:r w:rsidR="004A3E8C">
        <w:rPr>
          <w:color w:val="0000FF"/>
        </w:rPr>
        <w:t>1991</w:t>
      </w:r>
      <w:r w:rsidR="004A3E8C">
        <w:t xml:space="preserve">; </w:t>
      </w:r>
      <w:r w:rsidR="004A3E8C">
        <w:rPr>
          <w:color w:val="0000FF"/>
        </w:rPr>
        <w:t>Urabe and Watanabe</w:t>
      </w:r>
      <w:r w:rsidR="004A3E8C">
        <w:t xml:space="preserve">, </w:t>
      </w:r>
      <w:r w:rsidR="004A3E8C">
        <w:rPr>
          <w:color w:val="0000FF"/>
        </w:rPr>
        <w:t>1991</w:t>
      </w:r>
      <w:r w:rsidR="004A3E8C">
        <w:t>)</w:t>
      </w:r>
      <w:r w:rsidR="00266D59">
        <w:t xml:space="preserve">, though it </w:t>
      </w:r>
      <w:r w:rsidR="004A3E8C">
        <w:t xml:space="preserve">does not always hold in </w:t>
      </w:r>
      <w:r w:rsidR="00266D59">
        <w:t xml:space="preserve">copepod </w:t>
      </w:r>
      <w:r w:rsidR="004A3E8C">
        <w:t>species (</w:t>
      </w:r>
      <w:r w:rsidR="004A3E8C">
        <w:rPr>
          <w:color w:val="0000FF"/>
        </w:rPr>
        <w:t>Barthel</w:t>
      </w:r>
      <w:r w:rsidR="004A3E8C">
        <w:t xml:space="preserve">, </w:t>
      </w:r>
      <w:r w:rsidR="004A3E8C">
        <w:rPr>
          <w:color w:val="0000FF"/>
        </w:rPr>
        <w:t>1983</w:t>
      </w:r>
      <w:r w:rsidR="004A3E8C">
        <w:t xml:space="preserve">; </w:t>
      </w:r>
      <w:r w:rsidR="004A3E8C">
        <w:rPr>
          <w:color w:val="0000FF"/>
        </w:rPr>
        <w:t>Conover</w:t>
      </w:r>
      <w:r w:rsidR="004A3E8C">
        <w:t xml:space="preserve">, </w:t>
      </w:r>
      <w:r w:rsidR="004A3E8C">
        <w:rPr>
          <w:color w:val="0000FF"/>
        </w:rPr>
        <w:t>1966</w:t>
      </w:r>
      <w:r w:rsidR="004A3E8C">
        <w:t xml:space="preserve">). These studies suggest that food abundance can control assimilation </w:t>
      </w:r>
      <w:commentRangeStart w:id="23"/>
      <w:r w:rsidR="004A3E8C">
        <w:t xml:space="preserve">efficiency </w:t>
      </w:r>
      <w:ins w:id="24" w:author="Isabelle Gounand" w:date="2024-09-24T09:57:00Z" w16du:dateUtc="2024-09-24T07:57:00Z">
        <w:r w:rsidR="00266D59">
          <w:t xml:space="preserve">by affecting </w:t>
        </w:r>
      </w:ins>
      <w:ins w:id="25" w:author="Isabelle Gounand" w:date="2024-09-24T09:59:00Z" w16du:dateUtc="2024-09-24T07:59:00Z">
        <w:r w:rsidR="00266D59">
          <w:t>intake</w:t>
        </w:r>
      </w:ins>
      <w:ins w:id="26" w:author="Isabelle Gounand" w:date="2024-09-24T09:58:00Z" w16du:dateUtc="2024-09-24T07:58:00Z">
        <w:r w:rsidR="00266D59">
          <w:t xml:space="preserve"> rate </w:t>
        </w:r>
        <w:commentRangeEnd w:id="23"/>
        <w:r w:rsidR="00266D59">
          <w:rPr>
            <w:rStyle w:val="Marquedecommentaire"/>
          </w:rPr>
          <w:commentReference w:id="23"/>
        </w:r>
      </w:ins>
      <w:r w:rsidR="004A3E8C">
        <w:t>(</w:t>
      </w:r>
      <w:r w:rsidR="004A3E8C">
        <w:rPr>
          <w:color w:val="0000FF"/>
        </w:rPr>
        <w:t xml:space="preserve">Pahlow and </w:t>
      </w:r>
      <w:proofErr w:type="spellStart"/>
      <w:r w:rsidR="004A3E8C">
        <w:rPr>
          <w:color w:val="0000FF"/>
        </w:rPr>
        <w:t>Prowe</w:t>
      </w:r>
      <w:proofErr w:type="spellEnd"/>
      <w:r w:rsidR="004A3E8C">
        <w:t xml:space="preserve">, </w:t>
      </w:r>
      <w:r w:rsidR="004A3E8C">
        <w:rPr>
          <w:color w:val="0000FF"/>
        </w:rPr>
        <w:t>2010</w:t>
      </w:r>
      <w:r w:rsidR="004A3E8C">
        <w:t xml:space="preserve">). </w:t>
      </w:r>
      <w:r>
        <w:t xml:space="preserve">Since growth </w:t>
      </w:r>
      <w:r w:rsidR="00D56934">
        <w:t>depends on</w:t>
      </w:r>
      <w:r>
        <w:t xml:space="preserve"> assimilation</w:t>
      </w:r>
      <w:r w:rsidR="00D56934">
        <w:t>, this</w:t>
      </w:r>
      <w:r>
        <w:t xml:space="preserve"> suggests that intake rate could also drive growth efficiency (</w:t>
      </w:r>
      <w:r>
        <w:rPr>
          <w:color w:val="0000FF"/>
        </w:rPr>
        <w:t>Almeda et al.</w:t>
      </w:r>
      <w:r>
        <w:t xml:space="preserve">, </w:t>
      </w:r>
      <w:r>
        <w:rPr>
          <w:color w:val="0000FF"/>
        </w:rPr>
        <w:t>2009</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sidR="00D56934">
        <w:t>and</w:t>
      </w:r>
      <w:r>
        <w:t xml:space="preserve"> in turn</w:t>
      </w:r>
      <w:del w:id="27" w:author="Isabelle Gounand" w:date="2024-09-24T10:00:00Z" w16du:dateUtc="2024-09-24T08:00:00Z">
        <w:r w:rsidDel="00266D59">
          <w:delText>,</w:delText>
        </w:r>
      </w:del>
      <w:r>
        <w:t xml:space="preserve"> </w:t>
      </w:r>
      <w:commentRangeStart w:id="28"/>
      <w:r w:rsidR="00D56934">
        <w:t xml:space="preserve">determine </w:t>
      </w:r>
      <w:r>
        <w:t>the "efficiency" of nutrient release to the environment</w:t>
      </w:r>
      <w:r w:rsidR="00D56934">
        <w:t>: the proportion of nutrients in the food that are recycled in the ecosystem</w:t>
      </w:r>
      <w:commentRangeEnd w:id="28"/>
      <w:r w:rsidR="00D56934">
        <w:rPr>
          <w:rStyle w:val="Marquedecommentaire"/>
        </w:rPr>
        <w:commentReference w:id="28"/>
      </w:r>
      <w:r w:rsidR="00266D59">
        <w:t xml:space="preserve"> </w:t>
      </w:r>
      <w:commentRangeStart w:id="29"/>
      <w:proofErr w:type="gramStart"/>
      <w:r w:rsidR="00266D59">
        <w:t>in a given</w:t>
      </w:r>
      <w:proofErr w:type="gramEnd"/>
      <w:r w:rsidR="00266D59">
        <w:t xml:space="preserve"> time</w:t>
      </w:r>
      <w:ins w:id="30" w:author="Laser2000" w:date="2024-09-10T22:02:00Z">
        <w:r w:rsidR="00ED46CC">
          <w:t>.</w:t>
        </w:r>
      </w:ins>
      <w:commentRangeEnd w:id="29"/>
      <w:r w:rsidR="00266D59">
        <w:rPr>
          <w:rStyle w:val="Marquedecommentaire"/>
        </w:rPr>
        <w:commentReference w:id="29"/>
      </w:r>
    </w:p>
    <w:p w14:paraId="31F0D36A" w14:textId="7FB21FF9" w:rsidR="007015D6" w:rsidRDefault="00350D12">
      <w:pPr>
        <w:ind w:left="-5"/>
      </w:pPr>
      <w:r>
        <w:t>A mechanistic explanation of the effect</w:t>
      </w:r>
      <w:r w:rsidR="00D56934">
        <w:t>s</w:t>
      </w:r>
      <w:r>
        <w:t xml:space="preserve"> of</w:t>
      </w:r>
      <w:r w:rsidR="00D56934">
        <w:t xml:space="preserve"> </w:t>
      </w:r>
      <w:commentRangeStart w:id="31"/>
      <w:r w:rsidR="00D56934">
        <w:t>food</w:t>
      </w:r>
      <w:r>
        <w:t xml:space="preserve"> intake</w:t>
      </w:r>
      <w:r w:rsidR="00D56934">
        <w:t xml:space="preserve"> level</w:t>
      </w:r>
      <w:r>
        <w:t xml:space="preserve"> </w:t>
      </w:r>
      <w:commentRangeEnd w:id="31"/>
      <w:r w:rsidR="004A3E8C">
        <w:rPr>
          <w:rStyle w:val="Marquedecommentaire"/>
        </w:rPr>
        <w:commentReference w:id="31"/>
      </w:r>
      <w:r>
        <w:t>on assimilation suggest</w:t>
      </w:r>
      <w:r w:rsidR="00D56934">
        <w:t>ed</w:t>
      </w:r>
      <w:r>
        <w:t xml:space="preserve"> that high intake rates inherently cause ingested material to pass quickly through the gut, leading to "inefficient" digestion and absorption (</w:t>
      </w:r>
      <w:r>
        <w:rPr>
          <w:color w:val="0000FF"/>
        </w:rPr>
        <w:t>Flynn</w:t>
      </w:r>
      <w:r>
        <w:t xml:space="preserve">, </w:t>
      </w:r>
      <w:r>
        <w:rPr>
          <w:color w:val="0000FF"/>
        </w:rPr>
        <w:t>2009</w:t>
      </w:r>
      <w:r>
        <w:t xml:space="preserve">; </w:t>
      </w:r>
      <w:r>
        <w:rPr>
          <w:color w:val="0000FF"/>
        </w:rPr>
        <w:t>Mitra and Flynn</w:t>
      </w:r>
      <w:r>
        <w:t xml:space="preserve">, </w:t>
      </w:r>
      <w:r>
        <w:rPr>
          <w:color w:val="0000FF"/>
        </w:rPr>
        <w:t>2007</w:t>
      </w:r>
      <w:r>
        <w:t>)</w:t>
      </w:r>
      <w:r w:rsidR="007578FE">
        <w:t>,</w:t>
      </w:r>
      <w:r>
        <w:t xml:space="preserve"> which would result in poor assimilation. </w:t>
      </w:r>
      <w:r w:rsidR="00D56934">
        <w:t>In contrast, d</w:t>
      </w:r>
      <w:r>
        <w:t>uring food restriction,</w:t>
      </w:r>
      <w:r w:rsidR="00D56934">
        <w:t xml:space="preserve"> the</w:t>
      </w:r>
      <w:r>
        <w:t xml:space="preserve"> slow gut transit increases absorption efficiency and enables the consumer to extract the highest possible amount of energy and nutrients from the food (</w:t>
      </w:r>
      <w:r>
        <w:rPr>
          <w:color w:val="0000FF"/>
        </w:rPr>
        <w:t>Jumars</w:t>
      </w:r>
      <w:r>
        <w:t xml:space="preserve">, </w:t>
      </w:r>
      <w:r>
        <w:rPr>
          <w:color w:val="0000FF"/>
        </w:rPr>
        <w:t>2000</w:t>
      </w:r>
      <w:r>
        <w:t xml:space="preserve">). Increased assimilation efficiency could in turn affect growth efficiency, </w:t>
      </w:r>
      <w:commentRangeStart w:id="32"/>
      <w:r>
        <w:t xml:space="preserve">resulting in a higher </w:t>
      </w:r>
      <w:r w:rsidR="007578FE">
        <w:t xml:space="preserve">growth and retention </w:t>
      </w:r>
      <w:r>
        <w:t xml:space="preserve">of </w:t>
      </w:r>
      <w:r w:rsidR="00D56934">
        <w:t>nutrients in the body and in turn</w:t>
      </w:r>
      <w:r>
        <w:t xml:space="preserve"> transferred to the upper trophic level. </w:t>
      </w:r>
      <w:commentRangeEnd w:id="32"/>
      <w:r w:rsidR="007578FE">
        <w:rPr>
          <w:rStyle w:val="Marquedecommentaire"/>
        </w:rPr>
        <w:commentReference w:id="32"/>
      </w:r>
      <w:r>
        <w:t xml:space="preserve">On the flip side, higher assimilation efficiency results in a smaller fraction of </w:t>
      </w:r>
      <w:r w:rsidR="007578FE">
        <w:t xml:space="preserve">ingested food </w:t>
      </w:r>
      <w:r>
        <w:t>being returned to the environment through wastes at the time scale of the individual (</w:t>
      </w:r>
      <w:r>
        <w:rPr>
          <w:color w:val="0000FF"/>
        </w:rPr>
        <w:t>DeMott et al.</w:t>
      </w:r>
      <w:r>
        <w:t xml:space="preserve">, </w:t>
      </w:r>
      <w:r>
        <w:rPr>
          <w:color w:val="0000FF"/>
        </w:rPr>
        <w:t>2010</w:t>
      </w:r>
      <w:r>
        <w:t xml:space="preserve">). This suggests that intake rate can control the fraction of consumption routed to trophic transfer or nutrient recycling with potential effects on </w:t>
      </w:r>
      <w:r w:rsidR="00FB4B0F">
        <w:t xml:space="preserve">species interactions such as </w:t>
      </w:r>
      <w:r>
        <w:t>predator-prey (</w:t>
      </w:r>
      <w:proofErr w:type="spellStart"/>
      <w:r>
        <w:rPr>
          <w:color w:val="0000FF"/>
        </w:rPr>
        <w:t>Montagnes</w:t>
      </w:r>
      <w:proofErr w:type="spellEnd"/>
      <w:r>
        <w:rPr>
          <w:color w:val="0000FF"/>
        </w:rPr>
        <w:t xml:space="preserve"> and Fenton</w:t>
      </w:r>
      <w:r>
        <w:t xml:space="preserve">, </w:t>
      </w:r>
      <w:r>
        <w:rPr>
          <w:color w:val="0000FF"/>
        </w:rPr>
        <w:t>2012</w:t>
      </w:r>
      <w:r>
        <w:t xml:space="preserve">), </w:t>
      </w:r>
      <w:r w:rsidR="00FB4B0F">
        <w:t xml:space="preserve">or </w:t>
      </w:r>
      <w:r>
        <w:t>consumer-plant relationships (</w:t>
      </w:r>
      <w:r>
        <w:rPr>
          <w:color w:val="0000FF"/>
        </w:rPr>
        <w:t>Flynn</w:t>
      </w:r>
      <w:r>
        <w:t xml:space="preserve">, </w:t>
      </w:r>
      <w:r>
        <w:rPr>
          <w:color w:val="0000FF"/>
        </w:rPr>
        <w:t>2009</w:t>
      </w:r>
      <w:r>
        <w:t>)</w:t>
      </w:r>
      <w:r w:rsidR="00FB4B0F">
        <w:t>, in which the focal consumer may be involved</w:t>
      </w:r>
      <w:r>
        <w:t>.</w:t>
      </w:r>
      <w:r w:rsidR="004A3E8C" w:rsidRPr="004A3E8C">
        <w:t xml:space="preserve"> </w:t>
      </w:r>
      <w:r w:rsidR="004A3E8C">
        <w:t>Because periods of low food availability are frequent in ecosystems (</w:t>
      </w:r>
      <w:r w:rsidR="004A3E8C">
        <w:rPr>
          <w:color w:val="0000FF"/>
        </w:rPr>
        <w:t>Dunham et al.</w:t>
      </w:r>
      <w:r w:rsidR="004A3E8C">
        <w:t xml:space="preserve">, </w:t>
      </w:r>
      <w:r w:rsidR="004A3E8C">
        <w:rPr>
          <w:color w:val="0000FF"/>
        </w:rPr>
        <w:t>1989</w:t>
      </w:r>
      <w:r w:rsidR="004A3E8C">
        <w:t xml:space="preserve">; </w:t>
      </w:r>
      <w:proofErr w:type="spellStart"/>
      <w:r w:rsidR="004A3E8C">
        <w:rPr>
          <w:color w:val="0000FF"/>
        </w:rPr>
        <w:t>Karasov</w:t>
      </w:r>
      <w:proofErr w:type="spellEnd"/>
      <w:r w:rsidR="004A3E8C">
        <w:t xml:space="preserve">, </w:t>
      </w:r>
      <w:r w:rsidR="004A3E8C">
        <w:rPr>
          <w:color w:val="0000FF"/>
        </w:rPr>
        <w:t>1986</w:t>
      </w:r>
      <w:r w:rsidR="004A3E8C">
        <w:t xml:space="preserve">; </w:t>
      </w:r>
      <w:r w:rsidR="004A3E8C">
        <w:rPr>
          <w:color w:val="0000FF"/>
        </w:rPr>
        <w:t>McCue</w:t>
      </w:r>
      <w:r w:rsidR="004A3E8C">
        <w:t xml:space="preserve">, </w:t>
      </w:r>
      <w:r w:rsidR="004A3E8C">
        <w:rPr>
          <w:color w:val="0000FF"/>
        </w:rPr>
        <w:t>2010</w:t>
      </w:r>
      <w:r w:rsidR="004A3E8C">
        <w:t xml:space="preserve">; </w:t>
      </w:r>
      <w:r w:rsidR="004A3E8C">
        <w:rPr>
          <w:color w:val="0000FF"/>
        </w:rPr>
        <w:t>Nagy et al.</w:t>
      </w:r>
      <w:r w:rsidR="004A3E8C">
        <w:t xml:space="preserve">, </w:t>
      </w:r>
      <w:r w:rsidR="004A3E8C">
        <w:rPr>
          <w:color w:val="0000FF"/>
        </w:rPr>
        <w:t>1999</w:t>
      </w:r>
      <w:r w:rsidR="004A3E8C">
        <w:t>), this mechanism is likely to play</w:t>
      </w:r>
      <w:r w:rsidR="00B35156">
        <w:t xml:space="preserve"> an</w:t>
      </w:r>
      <w:r w:rsidR="004A3E8C">
        <w:t xml:space="preserve"> overlook</w:t>
      </w:r>
      <w:r w:rsidR="00B35156">
        <w:t>e</w:t>
      </w:r>
      <w:r w:rsidR="004A3E8C">
        <w:t>d</w:t>
      </w:r>
      <w:r w:rsidR="00B35156">
        <w:t xml:space="preserve"> role at the ecosystem level</w:t>
      </w:r>
      <w:r w:rsidR="004A3E8C">
        <w:t>.</w:t>
      </w:r>
    </w:p>
    <w:p w14:paraId="7EEB52DC" w14:textId="27374144" w:rsidR="007015D6" w:rsidDel="00B35156" w:rsidRDefault="00350D12">
      <w:pPr>
        <w:ind w:left="-5"/>
        <w:rPr>
          <w:del w:id="33" w:author="Laser2000" w:date="2024-09-10T21:11:00Z"/>
        </w:rPr>
      </w:pPr>
      <w:commentRangeStart w:id="34"/>
      <w:del w:id="35" w:author="Laser2000" w:date="2024-09-10T21:08:00Z">
        <w:r w:rsidDel="00B35156">
          <w:delText>As revealed by the long-standing literature on functional responses, intake rate is largely controlled by food availability (</w:delText>
        </w:r>
        <w:r w:rsidDel="00B35156">
          <w:rPr>
            <w:color w:val="0000FF"/>
          </w:rPr>
          <w:delText>Li et al.</w:delText>
        </w:r>
        <w:r w:rsidDel="00B35156">
          <w:delText xml:space="preserve">, </w:delText>
        </w:r>
        <w:r w:rsidDel="00B35156">
          <w:rPr>
            <w:color w:val="0000FF"/>
          </w:rPr>
          <w:delText>2011</w:delText>
        </w:r>
        <w:r w:rsidDel="00B35156">
          <w:delText xml:space="preserve">; </w:delText>
        </w:r>
        <w:r w:rsidDel="00B35156">
          <w:rPr>
            <w:color w:val="0000FF"/>
          </w:rPr>
          <w:delText>Suzuki-Ohno et al.</w:delText>
        </w:r>
        <w:r w:rsidDel="00B35156">
          <w:delText xml:space="preserve">, </w:delText>
        </w:r>
        <w:r w:rsidDel="00B35156">
          <w:rPr>
            <w:color w:val="0000FF"/>
          </w:rPr>
          <w:delText>2012</w:delText>
        </w:r>
        <w:r w:rsidDel="00B35156">
          <w:delText xml:space="preserve">). </w:delText>
        </w:r>
      </w:del>
      <w:del w:id="36" w:author="Laser2000" w:date="2024-09-10T21:09:00Z">
        <w:r w:rsidDel="00B35156">
          <w:delText xml:space="preserve"> </w:delText>
        </w:r>
      </w:del>
      <w:del w:id="37" w:author="Laser2000" w:date="2024-09-10T21:01:00Z">
        <w:r w:rsidDel="004A3E8C">
          <w:delText>Several studies have revealed that assimilation efficiency can increase when the food is less abundant, as in systems of copepods and algae (</w:delText>
        </w:r>
        <w:r w:rsidDel="004A3E8C">
          <w:rPr>
            <w:color w:val="0000FF"/>
          </w:rPr>
          <w:delText>Besiktepe and Dam</w:delText>
        </w:r>
        <w:r w:rsidDel="004A3E8C">
          <w:delText xml:space="preserve">, </w:delText>
        </w:r>
        <w:r w:rsidDel="004A3E8C">
          <w:rPr>
            <w:color w:val="0000FF"/>
          </w:rPr>
          <w:delText>2002</w:delText>
        </w:r>
        <w:r w:rsidDel="004A3E8C">
          <w:delText xml:space="preserve">; </w:delText>
        </w:r>
        <w:r w:rsidDel="004A3E8C">
          <w:rPr>
            <w:color w:val="0000FF"/>
          </w:rPr>
          <w:delText>Gaudy</w:delText>
        </w:r>
        <w:r w:rsidDel="004A3E8C">
          <w:delText xml:space="preserve">, </w:delText>
        </w:r>
        <w:r w:rsidDel="004A3E8C">
          <w:rPr>
            <w:color w:val="0000FF"/>
          </w:rPr>
          <w:delText>1974</w:delText>
        </w:r>
        <w:r w:rsidDel="004A3E8C">
          <w:delText xml:space="preserve">; </w:delText>
        </w:r>
        <w:r w:rsidDel="004A3E8C">
          <w:rPr>
            <w:color w:val="0000FF"/>
          </w:rPr>
          <w:delText>Kiørboe et al.</w:delText>
        </w:r>
        <w:r w:rsidDel="004A3E8C">
          <w:delText xml:space="preserve">, </w:delText>
        </w:r>
        <w:r w:rsidDel="004A3E8C">
          <w:rPr>
            <w:color w:val="0000FF"/>
          </w:rPr>
          <w:delText>1985</w:delText>
        </w:r>
        <w:r w:rsidDel="004A3E8C">
          <w:delText xml:space="preserve">; </w:delText>
        </w:r>
        <w:r w:rsidDel="004A3E8C">
          <w:rPr>
            <w:color w:val="0000FF"/>
          </w:rPr>
          <w:delText xml:space="preserve">Landry et </w:delText>
        </w:r>
        <w:r w:rsidDel="004A3E8C">
          <w:rPr>
            <w:color w:val="0000FF"/>
          </w:rPr>
          <w:lastRenderedPageBreak/>
          <w:delText>al.</w:delText>
        </w:r>
        <w:r w:rsidDel="004A3E8C">
          <w:delText xml:space="preserve">, </w:delText>
        </w:r>
        <w:r w:rsidDel="004A3E8C">
          <w:rPr>
            <w:color w:val="0000FF"/>
          </w:rPr>
          <w:delText>1984</w:delText>
        </w:r>
        <w:r w:rsidDel="004A3E8C">
          <w:delText xml:space="preserve">; </w:delText>
        </w:r>
        <w:r w:rsidDel="004A3E8C">
          <w:rPr>
            <w:color w:val="0000FF"/>
          </w:rPr>
          <w:delText>Thor and Wendt</w:delText>
        </w:r>
        <w:r w:rsidDel="004A3E8C">
          <w:delText xml:space="preserve">, </w:delText>
        </w:r>
        <w:r w:rsidDel="004A3E8C">
          <w:rPr>
            <w:color w:val="0000FF"/>
          </w:rPr>
          <w:delText>2010</w:delText>
        </w:r>
        <w:r w:rsidDel="004A3E8C">
          <w:delText>). The same trend is observed in other zooplankton (</w:delText>
        </w:r>
        <w:r w:rsidDel="004A3E8C">
          <w:rPr>
            <w:color w:val="0000FF"/>
          </w:rPr>
          <w:delText>Evjemo et al.</w:delText>
        </w:r>
        <w:r w:rsidDel="004A3E8C">
          <w:delText xml:space="preserve">, </w:delText>
        </w:r>
        <w:r w:rsidDel="004A3E8C">
          <w:rPr>
            <w:color w:val="0000FF"/>
          </w:rPr>
          <w:delText>2000</w:delText>
        </w:r>
        <w:r w:rsidDel="004A3E8C">
          <w:delText xml:space="preserve">; </w:delText>
        </w:r>
        <w:r w:rsidDel="004A3E8C">
          <w:rPr>
            <w:color w:val="0000FF"/>
          </w:rPr>
          <w:delText>Lukas and Wacker</w:delText>
        </w:r>
        <w:r w:rsidDel="004A3E8C">
          <w:delText xml:space="preserve">, </w:delText>
        </w:r>
        <w:r w:rsidDel="004A3E8C">
          <w:rPr>
            <w:color w:val="0000FF"/>
          </w:rPr>
          <w:delText>2014</w:delText>
        </w:r>
        <w:r w:rsidDel="004A3E8C">
          <w:delText xml:space="preserve">; </w:delText>
        </w:r>
        <w:r w:rsidDel="004A3E8C">
          <w:rPr>
            <w:color w:val="0000FF"/>
          </w:rPr>
          <w:delText>Urabe</w:delText>
        </w:r>
        <w:r w:rsidDel="004A3E8C">
          <w:delText xml:space="preserve">, </w:delText>
        </w:r>
        <w:r w:rsidDel="004A3E8C">
          <w:rPr>
            <w:color w:val="0000FF"/>
          </w:rPr>
          <w:delText>1991</w:delText>
        </w:r>
        <w:r w:rsidDel="004A3E8C">
          <w:delText xml:space="preserve">; </w:delText>
        </w:r>
        <w:r w:rsidDel="004A3E8C">
          <w:rPr>
            <w:color w:val="0000FF"/>
          </w:rPr>
          <w:delText>Urabe and Watanabe</w:delText>
        </w:r>
        <w:r w:rsidDel="004A3E8C">
          <w:delText xml:space="preserve">, </w:delText>
        </w:r>
        <w:r w:rsidDel="004A3E8C">
          <w:rPr>
            <w:color w:val="0000FF"/>
          </w:rPr>
          <w:delText>1991</w:delText>
        </w:r>
        <w:r w:rsidDel="004A3E8C">
          <w:delText>). However, this prediction does not always hold in</w:delText>
        </w:r>
        <w:commentRangeStart w:id="38"/>
        <w:commentRangeStart w:id="39"/>
        <w:r w:rsidDel="004A3E8C">
          <w:delText xml:space="preserve"> these </w:delText>
        </w:r>
        <w:commentRangeEnd w:id="38"/>
        <w:r w:rsidR="004A3E8C" w:rsidDel="004A3E8C">
          <w:rPr>
            <w:rStyle w:val="Marquedecommentaire"/>
          </w:rPr>
          <w:commentReference w:id="38"/>
        </w:r>
      </w:del>
      <w:commentRangeEnd w:id="39"/>
      <w:r w:rsidR="001E5435">
        <w:rPr>
          <w:rStyle w:val="Marquedecommentaire"/>
        </w:rPr>
        <w:commentReference w:id="39"/>
      </w:r>
      <w:del w:id="40" w:author="Laser2000" w:date="2024-09-10T21:01:00Z">
        <w:r w:rsidDel="004A3E8C">
          <w:delText>species of copepods (</w:delText>
        </w:r>
        <w:r w:rsidDel="004A3E8C">
          <w:rPr>
            <w:color w:val="0000FF"/>
          </w:rPr>
          <w:delText>Barthel</w:delText>
        </w:r>
        <w:r w:rsidDel="004A3E8C">
          <w:delText xml:space="preserve">, </w:delText>
        </w:r>
        <w:r w:rsidDel="004A3E8C">
          <w:rPr>
            <w:color w:val="0000FF"/>
          </w:rPr>
          <w:delText>1983</w:delText>
        </w:r>
        <w:r w:rsidDel="004A3E8C">
          <w:delText xml:space="preserve">; </w:delText>
        </w:r>
        <w:r w:rsidDel="004A3E8C">
          <w:rPr>
            <w:color w:val="0000FF"/>
          </w:rPr>
          <w:delText>Conover</w:delText>
        </w:r>
        <w:r w:rsidDel="004A3E8C">
          <w:delText xml:space="preserve">, </w:delText>
        </w:r>
        <w:r w:rsidDel="004A3E8C">
          <w:rPr>
            <w:color w:val="0000FF"/>
          </w:rPr>
          <w:delText>1966</w:delText>
        </w:r>
        <w:r w:rsidDel="004A3E8C">
          <w:delText>). These studies suggest that food abundance can control intake, which in turn controls assimilation efficiency (</w:delText>
        </w:r>
        <w:r w:rsidDel="004A3E8C">
          <w:rPr>
            <w:color w:val="0000FF"/>
          </w:rPr>
          <w:delText>Pahlow and Prowe</w:delText>
        </w:r>
        <w:r w:rsidDel="004A3E8C">
          <w:delText xml:space="preserve">, </w:delText>
        </w:r>
        <w:r w:rsidDel="004A3E8C">
          <w:rPr>
            <w:color w:val="0000FF"/>
          </w:rPr>
          <w:delText>2010</w:delText>
        </w:r>
        <w:r w:rsidDel="004A3E8C">
          <w:delText xml:space="preserve">) </w:delText>
        </w:r>
      </w:del>
      <w:del w:id="41" w:author="Laser2000" w:date="2024-09-10T21:11:00Z">
        <w:r w:rsidDel="00B35156">
          <w:delText xml:space="preserve">but have also left open questions. First, most of these studies were done in the aquatic realm, but their conclusions may not hold for the terrestrial world. Second, most studies did not investigate nutrient-specific efficiencies, which are however relevant to ecological stoichiometry. Third, growth efficiency has received less attention, especially in the terrestrial realm, but is however relevant to trophic transfer (but see </w:delText>
        </w:r>
        <w:r w:rsidDel="00B35156">
          <w:rPr>
            <w:color w:val="0000FF"/>
          </w:rPr>
          <w:delText>Brett et al. 1969</w:delText>
        </w:r>
        <w:r w:rsidDel="00B35156">
          <w:delText xml:space="preserve">; </w:delText>
        </w:r>
        <w:r w:rsidDel="00B35156">
          <w:rPr>
            <w:color w:val="0000FF"/>
          </w:rPr>
          <w:delText>Elliott 1975</w:delText>
        </w:r>
        <w:r w:rsidDel="00B35156">
          <w:delText xml:space="preserve">; </w:delText>
        </w:r>
        <w:r w:rsidDel="00B35156">
          <w:rPr>
            <w:color w:val="0000FF"/>
          </w:rPr>
          <w:delText>Reeve 1963</w:delText>
        </w:r>
        <w:r w:rsidDel="00B35156">
          <w:delText xml:space="preserve">; </w:delText>
        </w:r>
        <w:r w:rsidDel="00B35156">
          <w:rPr>
            <w:color w:val="0000FF"/>
          </w:rPr>
          <w:delText>Urabe 1991</w:delText>
        </w:r>
        <w:r w:rsidDel="00B35156">
          <w:delText xml:space="preserve">; </w:delText>
        </w:r>
        <w:r w:rsidDel="00B35156">
          <w:rPr>
            <w:color w:val="0000FF"/>
          </w:rPr>
          <w:delText xml:space="preserve">Urabe and Watanabe 1991 </w:delText>
        </w:r>
        <w:r w:rsidDel="00B35156">
          <w:delText>for references in aquatic ecology).</w:delText>
        </w:r>
      </w:del>
      <w:commentRangeEnd w:id="34"/>
      <w:r w:rsidR="00C25187">
        <w:rPr>
          <w:rStyle w:val="Marquedecommentaire"/>
        </w:rPr>
        <w:commentReference w:id="34"/>
      </w:r>
    </w:p>
    <w:p w14:paraId="24D6BB75" w14:textId="56B2D73D" w:rsidR="007015D6" w:rsidRDefault="00350D12">
      <w:pPr>
        <w:spacing w:after="249"/>
        <w:ind w:left="-5"/>
      </w:pPr>
      <w:r>
        <w:t xml:space="preserve">In the terrestrial realm, the </w:t>
      </w:r>
      <w:ins w:id="42" w:author="Laser2000" w:date="2024-09-10T21:12:00Z">
        <w:r w:rsidR="00B35156">
          <w:t xml:space="preserve">effect of the </w:t>
        </w:r>
      </w:ins>
      <w:r>
        <w:t>intake</w:t>
      </w:r>
      <w:ins w:id="43" w:author="Laser2000" w:date="2024-09-10T21:11:00Z">
        <w:r w:rsidR="00B35156">
          <w:t xml:space="preserve"> rate</w:t>
        </w:r>
      </w:ins>
      <w:r>
        <w:t xml:space="preserve"> </w:t>
      </w:r>
      <w:ins w:id="44" w:author="Laser2000" w:date="2024-09-10T21:12:00Z">
        <w:r w:rsidR="00B35156">
          <w:t xml:space="preserve">in </w:t>
        </w:r>
      </w:ins>
      <w:del w:id="45" w:author="Laser2000" w:date="2024-09-10T21:12:00Z">
        <w:r w:rsidDel="00B35156">
          <w:delText xml:space="preserve">- </w:delText>
        </w:r>
      </w:del>
      <w:r>
        <w:t xml:space="preserve">assimilation efficiency </w:t>
      </w:r>
      <w:del w:id="46" w:author="Laser2000" w:date="2024-09-10T21:12:00Z">
        <w:r w:rsidDel="00B35156">
          <w:delText>relationship has encountered contrasted support</w:delText>
        </w:r>
      </w:del>
      <w:ins w:id="47" w:author="Laser2000" w:date="2024-09-10T21:12:00Z">
        <w:r w:rsidR="00B35156">
          <w:t xml:space="preserve">is more </w:t>
        </w:r>
        <w:commentRangeStart w:id="48"/>
        <w:r w:rsidR="00B35156">
          <w:t>versatile</w:t>
        </w:r>
      </w:ins>
      <w:ins w:id="49" w:author="Isabelle Gounand" w:date="2024-09-24T10:26:00Z" w16du:dateUtc="2024-09-24T08:26:00Z">
        <w:r w:rsidR="00FB4B0F">
          <w:t xml:space="preserve"> </w:t>
        </w:r>
      </w:ins>
      <w:commentRangeEnd w:id="48"/>
      <w:r w:rsidR="00C25187">
        <w:rPr>
          <w:rStyle w:val="Marquedecommentaire"/>
        </w:rPr>
        <w:commentReference w:id="48"/>
      </w:r>
      <w:commentRangeStart w:id="50"/>
      <w:ins w:id="51" w:author="Isabelle Gounand" w:date="2024-09-24T10:26:00Z" w16du:dateUtc="2024-09-24T08:26:00Z">
        <w:r w:rsidR="00FB4B0F">
          <w:t>than in aquatic systems</w:t>
        </w:r>
      </w:ins>
      <w:commentRangeEnd w:id="50"/>
      <w:r w:rsidR="00C25187">
        <w:rPr>
          <w:rStyle w:val="Marquedecommentaire"/>
        </w:rPr>
        <w:commentReference w:id="50"/>
      </w:r>
      <w:r>
        <w:t xml:space="preserve">, </w:t>
      </w:r>
      <w:del w:id="52" w:author="Laser2000" w:date="2024-09-10T21:12:00Z">
        <w:r w:rsidDel="00B35156">
          <w:delText xml:space="preserve">from </w:delText>
        </w:r>
      </w:del>
      <w:r>
        <w:t>being reported as negative in isopods,</w:t>
      </w:r>
      <w:ins w:id="53" w:author="Laser2000" w:date="2024-09-10T21:13:00Z">
        <w:r w:rsidR="00B35156">
          <w:t xml:space="preserve"> positive</w:t>
        </w:r>
      </w:ins>
      <w:moveToRangeStart w:id="54" w:author="Laser2000" w:date="2024-09-10T21:13:00Z" w:name="move176895227"/>
      <w:moveTo w:id="55" w:author="Laser2000" w:date="2024-09-10T21:13:00Z">
        <w:del w:id="56" w:author="Laser2000" w:date="2024-09-10T21:13:00Z">
          <w:r w:rsidR="00B35156" w:rsidDel="00B35156">
            <w:delText>(</w:delText>
          </w:r>
        </w:del>
      </w:moveTo>
      <w:ins w:id="57" w:author="Laser2000" w:date="2024-09-10T21:13:00Z">
        <w:r w:rsidR="00B35156">
          <w:t xml:space="preserve"> </w:t>
        </w:r>
      </w:ins>
      <w:commentRangeStart w:id="58"/>
      <w:moveTo w:id="59" w:author="Laser2000" w:date="2024-09-10T21:13:00Z">
        <w:r w:rsidR="00B35156">
          <w:rPr>
            <w:color w:val="0000FF"/>
          </w:rPr>
          <w:t>Hubbell et al. 1965</w:t>
        </w:r>
        <w:r w:rsidR="00B35156">
          <w:t xml:space="preserve">; </w:t>
        </w:r>
        <w:proofErr w:type="spellStart"/>
        <w:r w:rsidR="00B35156">
          <w:rPr>
            <w:color w:val="0000FF"/>
          </w:rPr>
          <w:t>Wellard</w:t>
        </w:r>
        <w:proofErr w:type="spellEnd"/>
        <w:r w:rsidR="00B35156">
          <w:rPr>
            <w:color w:val="0000FF"/>
          </w:rPr>
          <w:t xml:space="preserve"> and Hume 1981</w:t>
        </w:r>
        <w:r w:rsidR="00B35156">
          <w:t xml:space="preserve">; </w:t>
        </w:r>
        <w:r w:rsidR="00B35156">
          <w:rPr>
            <w:color w:val="0000FF"/>
          </w:rPr>
          <w:t>Zheng et al. 1993</w:t>
        </w:r>
        <w:r w:rsidR="00B35156">
          <w:t xml:space="preserve">, </w:t>
        </w:r>
      </w:moveTo>
      <w:moveToRangeEnd w:id="54"/>
      <w:ins w:id="60" w:author="Laser2000" w:date="2024-09-10T21:13:00Z">
        <w:r w:rsidR="00B35156">
          <w:t xml:space="preserve"> or negative in</w:t>
        </w:r>
      </w:ins>
      <w:r>
        <w:t xml:space="preserve"> insects and mammals </w:t>
      </w:r>
      <w:moveFromRangeStart w:id="61" w:author="Laser2000" w:date="2024-09-10T21:13:00Z" w:name="move176895227"/>
      <w:moveFrom w:id="62" w:author="Laser2000" w:date="2024-09-10T21:13:00Z">
        <w:r w:rsidDel="00B35156">
          <w:t>(</w:t>
        </w:r>
        <w:r w:rsidDel="00B35156">
          <w:rPr>
            <w:color w:val="0000FF"/>
          </w:rPr>
          <w:t>Hubbell et al. 1965</w:t>
        </w:r>
        <w:r w:rsidDel="00B35156">
          <w:t xml:space="preserve">; </w:t>
        </w:r>
        <w:r w:rsidDel="00B35156">
          <w:rPr>
            <w:color w:val="0000FF"/>
          </w:rPr>
          <w:t>Wellard and Hume 1981</w:t>
        </w:r>
        <w:r w:rsidDel="00B35156">
          <w:t xml:space="preserve">; </w:t>
        </w:r>
        <w:r w:rsidDel="00B35156">
          <w:rPr>
            <w:color w:val="0000FF"/>
          </w:rPr>
          <w:t>Zheng et al. 1993</w:t>
        </w:r>
        <w:r w:rsidDel="00B35156">
          <w:t xml:space="preserve">, </w:t>
        </w:r>
      </w:moveFrom>
      <w:moveFromRangeEnd w:id="61"/>
      <w:r>
        <w:t xml:space="preserve">respectively), </w:t>
      </w:r>
      <w:del w:id="63" w:author="Laser2000" w:date="2024-09-10T21:12:00Z">
        <w:r w:rsidDel="00B35156">
          <w:delText xml:space="preserve">to </w:delText>
        </w:r>
      </w:del>
      <w:del w:id="64" w:author="Laser2000" w:date="2024-09-10T21:14:00Z">
        <w:r w:rsidDel="00B35156">
          <w:delText xml:space="preserve">positive or </w:delText>
        </w:r>
        <w:commentRangeStart w:id="65"/>
        <w:r w:rsidDel="00B35156">
          <w:delText xml:space="preserve">non-significant in </w:delText>
        </w:r>
      </w:del>
      <w:commentRangeEnd w:id="65"/>
      <w:r w:rsidR="00C25187">
        <w:rPr>
          <w:rStyle w:val="Marquedecommentaire"/>
        </w:rPr>
        <w:commentReference w:id="65"/>
      </w:r>
      <w:del w:id="66" w:author="Laser2000" w:date="2024-09-10T21:14:00Z">
        <w:r w:rsidDel="00B35156">
          <w:delText xml:space="preserve">insects and mammals </w:delText>
        </w:r>
      </w:del>
      <w:r>
        <w:t>(</w:t>
      </w:r>
      <w:r>
        <w:rPr>
          <w:color w:val="0000FF"/>
        </w:rPr>
        <w:t>Clauss et al. 2014</w:t>
      </w:r>
      <w:r>
        <w:t xml:space="preserve">; </w:t>
      </w:r>
      <w:r>
        <w:rPr>
          <w:color w:val="0000FF"/>
        </w:rPr>
        <w:t>Cymbaluk et al. 1989</w:t>
      </w:r>
      <w:r>
        <w:t xml:space="preserve">; </w:t>
      </w:r>
      <w:r>
        <w:rPr>
          <w:color w:val="0000FF"/>
        </w:rPr>
        <w:t>Lawton 1970</w:t>
      </w:r>
      <w:r>
        <w:t xml:space="preserve">). </w:t>
      </w:r>
      <w:commentRangeEnd w:id="58"/>
      <w:r w:rsidR="00B35156">
        <w:rPr>
          <w:rStyle w:val="Marquedecommentaire"/>
        </w:rPr>
        <w:commentReference w:id="58"/>
      </w:r>
      <w:r>
        <w:t>The inconclusive nature of these investigations might be due to the limited range of food availability</w:t>
      </w:r>
      <w:r w:rsidR="00B35156">
        <w:t xml:space="preserve"> in the studies </w:t>
      </w:r>
      <w:r>
        <w:t xml:space="preserve">and the </w:t>
      </w:r>
      <w:r w:rsidR="00FB4B0F">
        <w:t xml:space="preserve">different </w:t>
      </w:r>
      <w:r>
        <w:t>way</w:t>
      </w:r>
      <w:r w:rsidR="00FB4B0F">
        <w:t>s</w:t>
      </w:r>
      <w:r>
        <w:t xml:space="preserve"> </w:t>
      </w:r>
      <w:commentRangeStart w:id="67"/>
      <w:r>
        <w:t>it</w:t>
      </w:r>
      <w:commentRangeEnd w:id="67"/>
      <w:r w:rsidR="00B35156">
        <w:rPr>
          <w:rStyle w:val="Marquedecommentaire"/>
        </w:rPr>
        <w:commentReference w:id="67"/>
      </w:r>
      <w:r>
        <w:t xml:space="preserve"> </w:t>
      </w:r>
      <w:r w:rsidR="00B35156">
        <w:t>wa</w:t>
      </w:r>
      <w:r>
        <w:t xml:space="preserve">s </w:t>
      </w:r>
      <w:commentRangeStart w:id="68"/>
      <w:r>
        <w:t>reported (food concentration, intake rate, predator-prey ratio)</w:t>
      </w:r>
      <w:commentRangeEnd w:id="68"/>
      <w:r w:rsidR="00B35156">
        <w:rPr>
          <w:rStyle w:val="Marquedecommentaire"/>
        </w:rPr>
        <w:commentReference w:id="68"/>
      </w:r>
      <w:r>
        <w:t xml:space="preserve"> </w:t>
      </w:r>
      <w:r w:rsidR="00FB4B0F">
        <w:t xml:space="preserve">impairing comparability, </w:t>
      </w:r>
      <w:r>
        <w:t>so that general conclusions are not easily drawn from this ensemble of studies</w:t>
      </w:r>
      <w:r w:rsidR="00B35156">
        <w:t xml:space="preserve"> in terrestrial ecosystems</w:t>
      </w:r>
      <w:r>
        <w:t>.</w:t>
      </w:r>
    </w:p>
    <w:p w14:paraId="00A67FD9" w14:textId="2CBFF4AB" w:rsidR="00E2142F" w:rsidRPr="009E6AD1" w:rsidRDefault="00E2142F">
      <w:pPr>
        <w:ind w:left="-5"/>
      </w:pPr>
      <w:r w:rsidRPr="009E6AD1">
        <w:rPr>
          <w:highlight w:val="yellow"/>
          <w:rPrChange w:id="69" w:author="Laser2000" w:date="2024-09-10T21:19:00Z">
            <w:rPr/>
          </w:rPrChange>
        </w:rPr>
        <w:t xml:space="preserve">Il faut </w:t>
      </w:r>
      <w:proofErr w:type="spellStart"/>
      <w:r w:rsidRPr="009E6AD1">
        <w:rPr>
          <w:highlight w:val="yellow"/>
          <w:rPrChange w:id="70" w:author="Laser2000" w:date="2024-09-10T21:19:00Z">
            <w:rPr/>
          </w:rPrChange>
        </w:rPr>
        <w:t>une</w:t>
      </w:r>
      <w:proofErr w:type="spellEnd"/>
      <w:r w:rsidRPr="009E6AD1">
        <w:rPr>
          <w:highlight w:val="yellow"/>
          <w:rPrChange w:id="71" w:author="Laser2000" w:date="2024-09-10T21:19:00Z">
            <w:rPr/>
          </w:rPrChange>
        </w:rPr>
        <w:t xml:space="preserve"> transition </w:t>
      </w:r>
      <w:proofErr w:type="spellStart"/>
      <w:r w:rsidRPr="009E6AD1">
        <w:rPr>
          <w:highlight w:val="yellow"/>
          <w:rPrChange w:id="72" w:author="Laser2000" w:date="2024-09-10T21:19:00Z">
            <w:rPr/>
          </w:rPrChange>
        </w:rPr>
        <w:t>ici</w:t>
      </w:r>
      <w:proofErr w:type="spellEnd"/>
    </w:p>
    <w:p w14:paraId="0D1894EC" w14:textId="54785EDA" w:rsidR="00ED46CC" w:rsidRDefault="00E2142F" w:rsidP="0055702E">
      <w:pPr>
        <w:ind w:left="-5"/>
      </w:pPr>
      <w:r>
        <w:t xml:space="preserve">So far, data on </w:t>
      </w:r>
      <w:r w:rsidR="00350D12">
        <w:t xml:space="preserve">assimilation efficiency </w:t>
      </w:r>
      <w:r>
        <w:t>of</w:t>
      </w:r>
      <w:r w:rsidR="00350D12">
        <w:t xml:space="preserve"> nutrients </w:t>
      </w:r>
      <w:r w:rsidR="00BB6633">
        <w:t>are</w:t>
      </w:r>
      <w:r>
        <w:t xml:space="preserve"> still limited </w:t>
      </w:r>
      <w:r w:rsidR="00350D12">
        <w:t xml:space="preserve">in </w:t>
      </w:r>
      <w:commentRangeStart w:id="73"/>
      <w:r w:rsidR="00350D12">
        <w:t>the literatur</w:t>
      </w:r>
      <w:r>
        <w:t>e</w:t>
      </w:r>
      <w:commentRangeEnd w:id="73"/>
      <w:r w:rsidR="00FB4B0F">
        <w:rPr>
          <w:rStyle w:val="Marquedecommentaire"/>
        </w:rPr>
        <w:commentReference w:id="73"/>
      </w:r>
      <w:r>
        <w:t>, which limits our capacity to understand its role in nutrient cycles</w:t>
      </w:r>
      <w:r w:rsidR="00350D12">
        <w:t>. It is known from aquatic studies that phosphorus (</w:t>
      </w:r>
      <w:r w:rsidR="00350D12">
        <w:rPr>
          <w:color w:val="0000FF"/>
        </w:rPr>
        <w:t>He and Wang</w:t>
      </w:r>
      <w:r w:rsidR="00350D12">
        <w:t xml:space="preserve">, </w:t>
      </w:r>
      <w:r w:rsidR="00350D12">
        <w:rPr>
          <w:color w:val="0000FF"/>
        </w:rPr>
        <w:t>2007</w:t>
      </w:r>
      <w:r w:rsidR="00350D12">
        <w:t>) and nitrogen (</w:t>
      </w:r>
      <w:r w:rsidR="00350D12">
        <w:rPr>
          <w:color w:val="0000FF"/>
        </w:rPr>
        <w:t>Kiørboe et al.</w:t>
      </w:r>
      <w:r w:rsidR="00350D12">
        <w:t xml:space="preserve">, </w:t>
      </w:r>
      <w:r w:rsidR="00350D12">
        <w:rPr>
          <w:color w:val="0000FF"/>
        </w:rPr>
        <w:t>1985</w:t>
      </w:r>
      <w:r w:rsidR="00350D12">
        <w:t xml:space="preserve">; </w:t>
      </w:r>
      <w:r w:rsidR="00350D12">
        <w:rPr>
          <w:color w:val="0000FF"/>
        </w:rPr>
        <w:t>Landry et al.</w:t>
      </w:r>
      <w:r w:rsidR="00350D12">
        <w:t xml:space="preserve">, </w:t>
      </w:r>
      <w:r w:rsidR="00350D12">
        <w:rPr>
          <w:color w:val="0000FF"/>
        </w:rPr>
        <w:t>1984</w:t>
      </w:r>
      <w:r w:rsidR="00350D12">
        <w:t xml:space="preserve">; </w:t>
      </w:r>
      <w:r w:rsidR="00350D12">
        <w:rPr>
          <w:color w:val="0000FF"/>
        </w:rPr>
        <w:t>Lombard et al.</w:t>
      </w:r>
      <w:r w:rsidR="00350D12">
        <w:t xml:space="preserve">, </w:t>
      </w:r>
      <w:r w:rsidR="00350D12">
        <w:rPr>
          <w:color w:val="0000FF"/>
        </w:rPr>
        <w:t>2009</w:t>
      </w:r>
      <w:r w:rsidR="00350D12">
        <w:t xml:space="preserve">) </w:t>
      </w:r>
      <w:commentRangeStart w:id="74"/>
      <w:r w:rsidR="00350D12">
        <w:t xml:space="preserve">absorption </w:t>
      </w:r>
      <w:commentRangeEnd w:id="74"/>
      <w:r w:rsidR="00FB4B0F">
        <w:rPr>
          <w:rStyle w:val="Marquedecommentaire"/>
        </w:rPr>
        <w:commentReference w:id="74"/>
      </w:r>
      <w:r w:rsidR="00350D12">
        <w:t xml:space="preserve">efficiencies can decrease at higher food concentrations. </w:t>
      </w:r>
      <w:r w:rsidR="00BB6633">
        <w:t>A</w:t>
      </w:r>
      <w:r>
        <w:t xml:space="preserve"> critical but unresolved question is whether assimilation efficiency of the different nutrients respond in the same manner o</w:t>
      </w:r>
      <w:r w:rsidR="00BB6633">
        <w:t>r</w:t>
      </w:r>
      <w:r>
        <w:t xml:space="preserve"> not to environmental conditions, </w:t>
      </w:r>
      <w:proofErr w:type="gramStart"/>
      <w:r>
        <w:t>in particular to</w:t>
      </w:r>
      <w:proofErr w:type="gramEnd"/>
      <w:r>
        <w:t xml:space="preserve"> food availability. </w:t>
      </w:r>
      <w:r w:rsidR="008E548C">
        <w:t>A difference in assimilation efficiency among nutrients would result in a modification of the ratio of nutrients in the body of the consumers, in their excretion and in their faeces</w:t>
      </w:r>
      <w:r w:rsidR="008E548C" w:rsidRPr="00ED46CC">
        <w:t xml:space="preserve"> </w:t>
      </w:r>
      <w:r w:rsidR="008E548C">
        <w:t>along food availabil</w:t>
      </w:r>
      <w:ins w:id="75" w:author="Isabelle Gounand" w:date="2024-09-24T10:35:00Z" w16du:dateUtc="2024-09-24T08:35:00Z">
        <w:r w:rsidR="008E548C">
          <w:t>i</w:t>
        </w:r>
      </w:ins>
      <w:r w:rsidR="008E548C">
        <w:t xml:space="preserve">ty, potentially cascading on the speed of nutrient recycling through stoichiometric constraints on the decomposers. </w:t>
      </w:r>
      <w:r w:rsidR="00350D12">
        <w:t xml:space="preserve">This </w:t>
      </w:r>
      <w:r w:rsidR="0055702E">
        <w:t xml:space="preserve">suggests </w:t>
      </w:r>
      <w:proofErr w:type="gramStart"/>
      <w:r w:rsidR="0055702E">
        <w:t>The</w:t>
      </w:r>
      <w:proofErr w:type="gramEnd"/>
      <w:r w:rsidR="00BB6633">
        <w:t xml:space="preserve"> </w:t>
      </w:r>
      <w:r w:rsidR="001D1167">
        <w:t xml:space="preserve">potential </w:t>
      </w:r>
      <w:r w:rsidR="00BB6633">
        <w:t xml:space="preserve">differences </w:t>
      </w:r>
      <w:r w:rsidR="006C6352">
        <w:t>in</w:t>
      </w:r>
      <w:r w:rsidR="001D1167">
        <w:t xml:space="preserve"> </w:t>
      </w:r>
      <w:r w:rsidR="00BB6633">
        <w:t>assimilation efficiency among nut</w:t>
      </w:r>
      <w:r w:rsidR="001D1167">
        <w:t>rients along environmental conditions is likely to result in</w:t>
      </w:r>
      <w:r w:rsidR="00350D12">
        <w:t xml:space="preserve"> non-linear effects of intake</w:t>
      </w:r>
      <w:r w:rsidR="001D1167">
        <w:t xml:space="preserve"> level on assimilation efficiency of individual nutrients. Indeed, a specific response of the different nutrients would result in a change of the ratio of the absorbed nutrients along the gradient. </w:t>
      </w:r>
      <w:r w:rsidR="00114D1C">
        <w:t>Th</w:t>
      </w:r>
      <w:r w:rsidR="00D102D3">
        <w:t xml:space="preserve">e process can be </w:t>
      </w:r>
      <w:r w:rsidR="00114D1C">
        <w:t xml:space="preserve">nonlinear </w:t>
      </w:r>
      <w:r w:rsidR="00D102D3">
        <w:t>as</w:t>
      </w:r>
      <w:r w:rsidR="00114D1C">
        <w:t xml:space="preserve"> the </w:t>
      </w:r>
      <w:r w:rsidR="00D102D3">
        <w:t>absorption</w:t>
      </w:r>
      <w:r w:rsidR="00114D1C">
        <w:t xml:space="preserve"> of nutrients are known </w:t>
      </w:r>
      <w:r w:rsidR="00D102D3">
        <w:t xml:space="preserve">to </w:t>
      </w:r>
      <w:r w:rsidR="00114D1C">
        <w:t xml:space="preserve">depend on the </w:t>
      </w:r>
      <w:r w:rsidR="00D102D3">
        <w:t>availability</w:t>
      </w:r>
      <w:r w:rsidR="00114D1C">
        <w:t xml:space="preserve"> of other nutrients. </w:t>
      </w:r>
      <w:r w:rsidR="001D1167">
        <w:t>As the chemical ratio of assimilated food is</w:t>
      </w:r>
      <w:r w:rsidR="00114D1C">
        <w:t xml:space="preserve"> also</w:t>
      </w:r>
      <w:r w:rsidR="001D1167">
        <w:t xml:space="preserve"> known to modulate body growth of both plants and animals, this mechanism may</w:t>
      </w:r>
      <w:r w:rsidR="00114D1C">
        <w:t xml:space="preserve"> also</w:t>
      </w:r>
      <w:r w:rsidR="001D1167">
        <w:t xml:space="preserve"> lead to </w:t>
      </w:r>
      <w:r w:rsidR="00114D1C">
        <w:t>nonlinear</w:t>
      </w:r>
      <w:r w:rsidR="001D1167">
        <w:t xml:space="preserve"> growth efficiency along environmental conditions such as food availability.</w:t>
      </w:r>
      <w:r w:rsidR="00ED46CC">
        <w:t xml:space="preserve"> This scenario is supported by several studies who found that intake reduction indeed altered body composition (</w:t>
      </w:r>
      <w:r w:rsidR="00ED46CC">
        <w:rPr>
          <w:color w:val="0000FF"/>
        </w:rPr>
        <w:t>Chen et al.</w:t>
      </w:r>
      <w:r w:rsidR="00ED46CC">
        <w:t xml:space="preserve">, </w:t>
      </w:r>
      <w:r w:rsidR="00ED46CC">
        <w:rPr>
          <w:color w:val="0000FF"/>
        </w:rPr>
        <w:t>2005</w:t>
      </w:r>
      <w:r w:rsidR="00ED46CC">
        <w:t xml:space="preserve">; </w:t>
      </w:r>
      <w:proofErr w:type="spellStart"/>
      <w:r w:rsidR="00ED46CC">
        <w:rPr>
          <w:color w:val="0000FF"/>
        </w:rPr>
        <w:t>Hirche</w:t>
      </w:r>
      <w:proofErr w:type="spellEnd"/>
      <w:r w:rsidR="00ED46CC">
        <w:rPr>
          <w:color w:val="0000FF"/>
        </w:rPr>
        <w:t xml:space="preserve"> and Kattner</w:t>
      </w:r>
      <w:r w:rsidR="00ED46CC">
        <w:t xml:space="preserve">, </w:t>
      </w:r>
      <w:r w:rsidR="00ED46CC">
        <w:rPr>
          <w:color w:val="0000FF"/>
        </w:rPr>
        <w:t>1993</w:t>
      </w:r>
      <w:r w:rsidR="00ED46CC">
        <w:t xml:space="preserve">; </w:t>
      </w:r>
      <w:r w:rsidR="00ED46CC">
        <w:rPr>
          <w:color w:val="0000FF"/>
        </w:rPr>
        <w:t>Molnar et al.</w:t>
      </w:r>
      <w:r w:rsidR="00ED46CC">
        <w:t xml:space="preserve">, </w:t>
      </w:r>
      <w:r w:rsidR="00ED46CC">
        <w:rPr>
          <w:color w:val="0000FF"/>
        </w:rPr>
        <w:t>2006</w:t>
      </w:r>
      <w:r w:rsidR="00ED46CC">
        <w:t>) and waste (</w:t>
      </w:r>
      <w:r w:rsidR="00ED46CC">
        <w:rPr>
          <w:color w:val="0000FF"/>
        </w:rPr>
        <w:t>Vanni and McIntyre</w:t>
      </w:r>
      <w:r w:rsidR="00ED46CC">
        <w:t xml:space="preserve">, </w:t>
      </w:r>
      <w:r w:rsidR="00ED46CC">
        <w:rPr>
          <w:color w:val="0000FF"/>
        </w:rPr>
        <w:t>2016</w:t>
      </w:r>
      <w:r w:rsidR="00ED46CC">
        <w:t>).</w:t>
      </w:r>
    </w:p>
    <w:p w14:paraId="5D5BF90B" w14:textId="77777777" w:rsidR="00ED46CC" w:rsidRDefault="00ED46CC">
      <w:pPr>
        <w:ind w:left="-5"/>
      </w:pPr>
    </w:p>
    <w:p w14:paraId="6B6DDC15" w14:textId="70A1132D" w:rsidR="0055702E" w:rsidRDefault="0055702E">
      <w:pPr>
        <w:ind w:left="-5"/>
        <w:rPr>
          <w:ins w:id="76" w:author="Laser2000" w:date="2024-09-10T21:48:00Z"/>
        </w:rPr>
      </w:pPr>
      <w:r>
        <w:t>. Moreover, primary producer growth limitation can be triggered by other elements, such as Mg, Ca, K, and S (</w:t>
      </w:r>
      <w:r>
        <w:rPr>
          <w:color w:val="0000FF"/>
        </w:rPr>
        <w:t>Baribault et al.</w:t>
      </w:r>
      <w:r>
        <w:t xml:space="preserve">, </w:t>
      </w:r>
      <w:r>
        <w:rPr>
          <w:color w:val="0000FF"/>
        </w:rPr>
        <w:t>2012</w:t>
      </w:r>
      <w:r>
        <w:t xml:space="preserve">; </w:t>
      </w:r>
      <w:r>
        <w:rPr>
          <w:color w:val="0000FF"/>
        </w:rPr>
        <w:t>Hopper et al.</w:t>
      </w:r>
      <w:r>
        <w:t xml:space="preserve">, </w:t>
      </w:r>
      <w:r>
        <w:rPr>
          <w:color w:val="0000FF"/>
        </w:rPr>
        <w:t>2021</w:t>
      </w:r>
      <w:r>
        <w:t xml:space="preserve">; </w:t>
      </w:r>
      <w:proofErr w:type="spellStart"/>
      <w:r w:rsidRPr="00715C39">
        <w:t>Lapenis</w:t>
      </w:r>
      <w:proofErr w:type="spellEnd"/>
      <w:r>
        <w:rPr>
          <w:color w:val="0000FF"/>
        </w:rPr>
        <w:t xml:space="preserve"> et al.</w:t>
      </w:r>
      <w:r>
        <w:t xml:space="preserve">, </w:t>
      </w:r>
      <w:r>
        <w:rPr>
          <w:color w:val="0000FF"/>
        </w:rPr>
        <w:t>2013</w:t>
      </w:r>
      <w:r>
        <w:t xml:space="preserve">; </w:t>
      </w:r>
      <w:r>
        <w:rPr>
          <w:color w:val="0000FF"/>
        </w:rPr>
        <w:t>Naples and Fisk</w:t>
      </w:r>
      <w:r>
        <w:t xml:space="preserve">, </w:t>
      </w:r>
      <w:r>
        <w:rPr>
          <w:color w:val="0000FF"/>
        </w:rPr>
        <w:t>2009</w:t>
      </w:r>
      <w:r>
        <w:t xml:space="preserve">; </w:t>
      </w:r>
      <w:proofErr w:type="spellStart"/>
      <w:r>
        <w:rPr>
          <w:color w:val="0000FF"/>
        </w:rPr>
        <w:t>Peñuelas</w:t>
      </w:r>
      <w:proofErr w:type="spellEnd"/>
      <w:r>
        <w:rPr>
          <w:color w:val="0000FF"/>
        </w:rPr>
        <w:t xml:space="preserve"> et al.</w:t>
      </w:r>
      <w:r>
        <w:t xml:space="preserve">, </w:t>
      </w:r>
      <w:r>
        <w:rPr>
          <w:color w:val="0000FF"/>
        </w:rPr>
        <w:t>2019</w:t>
      </w:r>
      <w:r>
        <w:t>) and C, N, P assimilation is likely not independent from the intake in other nutrients (</w:t>
      </w:r>
      <w:proofErr w:type="spellStart"/>
      <w:r>
        <w:rPr>
          <w:color w:val="0000FF"/>
        </w:rPr>
        <w:t>Couzy</w:t>
      </w:r>
      <w:proofErr w:type="spellEnd"/>
      <w:r>
        <w:rPr>
          <w:color w:val="0000FF"/>
        </w:rPr>
        <w:t xml:space="preserve"> et al.</w:t>
      </w:r>
      <w:r>
        <w:t xml:space="preserve">, </w:t>
      </w:r>
      <w:r>
        <w:rPr>
          <w:color w:val="0000FF"/>
        </w:rPr>
        <w:t>1993</w:t>
      </w:r>
      <w:r>
        <w:t xml:space="preserve">; </w:t>
      </w:r>
      <w:r>
        <w:rPr>
          <w:color w:val="0000FF"/>
        </w:rPr>
        <w:t>Fairweather-Tait and Hurrell</w:t>
      </w:r>
      <w:r>
        <w:t xml:space="preserve">, </w:t>
      </w:r>
      <w:r>
        <w:rPr>
          <w:color w:val="0000FF"/>
        </w:rPr>
        <w:t>1996</w:t>
      </w:r>
      <w:r>
        <w:t xml:space="preserve">; </w:t>
      </w:r>
      <w:r>
        <w:rPr>
          <w:color w:val="0000FF"/>
        </w:rPr>
        <w:t>Goff</w:t>
      </w:r>
      <w:r>
        <w:t xml:space="preserve">, </w:t>
      </w:r>
      <w:r>
        <w:rPr>
          <w:color w:val="0000FF"/>
        </w:rPr>
        <w:t>2018</w:t>
      </w:r>
      <w:r>
        <w:t xml:space="preserve">; </w:t>
      </w:r>
      <w:r>
        <w:rPr>
          <w:color w:val="0000FF"/>
        </w:rPr>
        <w:t xml:space="preserve">Kiela and </w:t>
      </w:r>
      <w:proofErr w:type="spellStart"/>
      <w:r>
        <w:rPr>
          <w:color w:val="0000FF"/>
        </w:rPr>
        <w:t>Ghishan</w:t>
      </w:r>
      <w:proofErr w:type="spellEnd"/>
      <w:r>
        <w:t xml:space="preserve">, </w:t>
      </w:r>
      <w:r>
        <w:rPr>
          <w:color w:val="0000FF"/>
        </w:rPr>
        <w:t>2016</w:t>
      </w:r>
      <w:r>
        <w:t>). Proteins (containing N), ATP (containing P), but also ionic gradients (K, Ca, Na, Mg, etc.) are essential to the proper functioning of digestion and absorption (</w:t>
      </w:r>
      <w:proofErr w:type="spellStart"/>
      <w:r>
        <w:rPr>
          <w:color w:val="0000FF"/>
        </w:rPr>
        <w:t>Jeyasingh</w:t>
      </w:r>
      <w:proofErr w:type="spellEnd"/>
      <w:r>
        <w:rPr>
          <w:color w:val="0000FF"/>
        </w:rPr>
        <w:t xml:space="preserve"> et al.</w:t>
      </w:r>
      <w:r>
        <w:t xml:space="preserve">, </w:t>
      </w:r>
      <w:r>
        <w:rPr>
          <w:color w:val="0000FF"/>
        </w:rPr>
        <w:t>2023</w:t>
      </w:r>
      <w:r>
        <w:t xml:space="preserve">; </w:t>
      </w:r>
      <w:r>
        <w:rPr>
          <w:color w:val="0000FF"/>
        </w:rPr>
        <w:t>Sans et al.</w:t>
      </w:r>
      <w:r>
        <w:t xml:space="preserve">, </w:t>
      </w:r>
      <w:r>
        <w:rPr>
          <w:color w:val="0000FF"/>
        </w:rPr>
        <w:t>2021</w:t>
      </w:r>
      <w:r>
        <w:t>).</w:t>
      </w:r>
    </w:p>
    <w:p w14:paraId="0D6CF7F7" w14:textId="215D3C8E" w:rsidR="007015D6" w:rsidRDefault="00350D12">
      <w:pPr>
        <w:ind w:left="-5"/>
      </w:pPr>
      <w:r>
        <w:t>To better understand the interplay between intake rate, assimilation, growth, and body-waste chemical composition, we experimentally submitted larvae</w:t>
      </w:r>
      <w:ins w:id="77" w:author="Laser2000" w:date="2024-09-10T22:05:00Z">
        <w:del w:id="78" w:author="Isabelle Gounand" w:date="2024-09-24T10:47:00Z" w16du:dateUtc="2024-09-24T08:47:00Z">
          <w:r w:rsidR="00ED46CC" w:rsidDel="00D102D3">
            <w:delText>s</w:delText>
          </w:r>
        </w:del>
      </w:ins>
      <w:r>
        <w:t xml:space="preserve"> of the moth </w:t>
      </w:r>
      <w:r>
        <w:rPr>
          <w:i/>
        </w:rPr>
        <w:t xml:space="preserve">Spodoptera littoralis </w:t>
      </w:r>
      <w:r>
        <w:t xml:space="preserve">to various food intake levels. We tested the hypothesis that resource scarcity would increase the assimilation efficiency of </w:t>
      </w:r>
      <w:del w:id="79" w:author="Isabelle Gounand" w:date="2024-09-24T10:49:00Z" w16du:dateUtc="2024-09-24T08:49:00Z">
        <w:r w:rsidDel="00D102D3">
          <w:delText xml:space="preserve">8 </w:delText>
        </w:r>
      </w:del>
      <w:ins w:id="80" w:author="Isabelle Gounand" w:date="2024-09-24T10:49:00Z" w16du:dateUtc="2024-09-24T08:49:00Z">
        <w:r w:rsidR="00D102D3">
          <w:t xml:space="preserve">eight essential </w:t>
        </w:r>
      </w:ins>
      <w:r>
        <w:t xml:space="preserve">chemical elements (C, N, P, Na, Mg, S, K, Ca), possibly at different extents, which, in turn, would increase growth efficiency. We assessed whether the chemical composition of wastes and organisms would vary under various intake levels due to the unequal assimilation of individual elements. We also opportunistically investigated the relationship between growth efficiency and growth rate in this resource scarcity context. </w:t>
      </w:r>
      <w:commentRangeStart w:id="81"/>
      <w:commentRangeStart w:id="82"/>
      <w:r>
        <w:t>Our results show that intake rate differently affected nutrient assimilation efficiency resulting in changes in stoichiometry of both body and waste, growth efficiency was shown to be a non-monotonic function of both intake rate and growth rate.</w:t>
      </w:r>
      <w:commentRangeEnd w:id="81"/>
      <w:r w:rsidR="00ED46CC">
        <w:rPr>
          <w:rStyle w:val="Marquedecommentaire"/>
        </w:rPr>
        <w:commentReference w:id="81"/>
      </w:r>
      <w:commentRangeEnd w:id="82"/>
      <w:r w:rsidR="00D102D3">
        <w:rPr>
          <w:rStyle w:val="Marquedecommentaire"/>
        </w:rPr>
        <w:commentReference w:id="82"/>
      </w:r>
    </w:p>
    <w:p w14:paraId="28716B77" w14:textId="77777777" w:rsidR="007015D6" w:rsidRDefault="00350D12">
      <w:pPr>
        <w:tabs>
          <w:tab w:val="center" w:pos="8472"/>
          <w:tab w:val="right" w:pos="9638"/>
        </w:tabs>
        <w:spacing w:after="402" w:line="367" w:lineRule="auto"/>
        <w:ind w:left="0" w:right="-15" w:firstLine="0"/>
        <w:jc w:val="left"/>
      </w:pPr>
      <w:r>
        <w:rPr>
          <w:sz w:val="22"/>
        </w:rPr>
        <w:tab/>
      </w:r>
      <w:r>
        <w:rPr>
          <w:sz w:val="15"/>
        </w:rPr>
        <w:t>0.1</w:t>
      </w:r>
      <w:r>
        <w:rPr>
          <w:sz w:val="15"/>
        </w:rPr>
        <w:tab/>
        <w:t>Study system</w:t>
      </w:r>
    </w:p>
    <w:p w14:paraId="22347891" w14:textId="77777777" w:rsidR="007015D6" w:rsidRDefault="00350D12">
      <w:pPr>
        <w:pStyle w:val="Titre1"/>
        <w:spacing w:after="50"/>
        <w:ind w:left="-5"/>
      </w:pPr>
      <w:r>
        <w:lastRenderedPageBreak/>
        <w:t>Methods</w:t>
      </w:r>
    </w:p>
    <w:p w14:paraId="52021F54" w14:textId="77777777" w:rsidR="007015D6" w:rsidRDefault="00350D12">
      <w:pPr>
        <w:pStyle w:val="Titre2"/>
        <w:spacing w:after="110"/>
        <w:ind w:left="90"/>
      </w:pPr>
      <w:r>
        <w:t>Study system</w:t>
      </w:r>
    </w:p>
    <w:p w14:paraId="3678AC63" w14:textId="55CA1FD0" w:rsidR="007015D6" w:rsidRDefault="00350D12">
      <w:pPr>
        <w:spacing w:after="66"/>
        <w:ind w:left="-5"/>
      </w:pPr>
      <w:r>
        <w:t xml:space="preserve">We used the polyphagous lepidoptera </w:t>
      </w:r>
      <w:r>
        <w:rPr>
          <w:i/>
        </w:rPr>
        <w:t>Spodoptera littoralis</w:t>
      </w:r>
      <w:r w:rsidR="00C13B9F" w:rsidRPr="004C34DB">
        <w:rPr>
          <w:iCs/>
        </w:rPr>
        <w:t>, a common species in temperate areas</w:t>
      </w:r>
      <w:r w:rsidR="00C13B9F">
        <w:rPr>
          <w:i/>
        </w:rPr>
        <w:t>.</w:t>
      </w:r>
      <w:r>
        <w:rPr>
          <w:i/>
        </w:rPr>
        <w:t xml:space="preserve"> </w:t>
      </w:r>
      <w:r w:rsidR="00C13B9F">
        <w:t>I</w:t>
      </w:r>
      <w:r>
        <w:t xml:space="preserve">ts </w:t>
      </w:r>
      <w:r w:rsidR="00C13B9F">
        <w:t xml:space="preserve">large </w:t>
      </w:r>
      <w:r>
        <w:t>size</w:t>
      </w:r>
      <w:r w:rsidR="00C13B9F">
        <w:t xml:space="preserve"> </w:t>
      </w:r>
      <w:r>
        <w:t>enabled</w:t>
      </w:r>
      <w:r w:rsidR="00C13B9F">
        <w:t xml:space="preserve"> us</w:t>
      </w:r>
      <w:r>
        <w:t xml:space="preserve"> </w:t>
      </w:r>
      <w:r w:rsidR="00C13B9F">
        <w:t xml:space="preserve">to </w:t>
      </w:r>
      <w:r>
        <w:t xml:space="preserve">measure intake </w:t>
      </w:r>
      <w:r w:rsidR="00C13B9F">
        <w:t xml:space="preserve">rate </w:t>
      </w:r>
      <w:r>
        <w:t>and frass output at the individual level</w:t>
      </w:r>
      <w:r w:rsidR="00C13B9F">
        <w:t>. The experiment was performed</w:t>
      </w:r>
      <w:r>
        <w:t xml:space="preserve"> during the intense growth period of the seventh and last instar, in which body mass can increase by a factor of </w:t>
      </w:r>
      <w:r w:rsidR="00C13B9F">
        <w:t>four</w:t>
      </w:r>
      <w:r w:rsidR="00CC3FB1">
        <w:t>, to test the effects of food restriction on growth with a high resolution in a logistically feasible timeframe</w:t>
      </w:r>
      <w:r>
        <w:t xml:space="preserve">. Larvae from a laboratory strain were reared at </w:t>
      </w:r>
      <w:r>
        <w:rPr>
          <w:sz w:val="20"/>
        </w:rPr>
        <w:t>25</w:t>
      </w:r>
      <w:r>
        <w:rPr>
          <w:i/>
          <w:sz w:val="20"/>
          <w:vertAlign w:val="superscript"/>
        </w:rPr>
        <w:t>◦</w:t>
      </w:r>
      <w:r>
        <w:rPr>
          <w:sz w:val="20"/>
        </w:rPr>
        <w:t>C</w:t>
      </w:r>
      <w:r>
        <w:t>, 60 - 70% relative humidity, and a 16:8 light/dark cycle (</w:t>
      </w:r>
      <w:r>
        <w:rPr>
          <w:color w:val="0000FF"/>
        </w:rPr>
        <w:t>Hinks and Byers</w:t>
      </w:r>
      <w:r>
        <w:t xml:space="preserve">, </w:t>
      </w:r>
      <w:r>
        <w:rPr>
          <w:color w:val="0000FF"/>
        </w:rPr>
        <w:t>1976</w:t>
      </w:r>
      <w:r>
        <w:t xml:space="preserve">). During the feeding trial, they were provided </w:t>
      </w:r>
      <w:commentRangeStart w:id="83"/>
      <w:r>
        <w:t xml:space="preserve">with a </w:t>
      </w:r>
      <w:commentRangeEnd w:id="83"/>
      <w:r w:rsidR="00CC3FB1">
        <w:rPr>
          <w:rStyle w:val="Marquedecommentaire"/>
        </w:rPr>
        <w:commentReference w:id="83"/>
      </w:r>
      <w:r>
        <w:t xml:space="preserve">semi-artificial diet whose composition is given in table </w:t>
      </w:r>
      <w:r>
        <w:rPr>
          <w:color w:val="0000FF"/>
        </w:rPr>
        <w:t xml:space="preserve">1 </w:t>
      </w:r>
      <w:r>
        <w:t xml:space="preserve">(76 % water and 43 % C, 4.2 % N and 0.5% P in proportion of dry weight, also see fig. </w:t>
      </w:r>
      <w:r>
        <w:rPr>
          <w:color w:val="0000FF"/>
        </w:rPr>
        <w:t>S1</w:t>
      </w:r>
      <w:r>
        <w:t xml:space="preserve">). </w:t>
      </w:r>
      <w:proofErr w:type="gramStart"/>
      <w:r>
        <w:t>For the purpose of</w:t>
      </w:r>
      <w:proofErr w:type="gramEnd"/>
      <w:r>
        <w:t xml:space="preserve"> this experimentation, 400 sixth instar larvae were isolated in individual 30 mL circular polypropylene containers. They were provided </w:t>
      </w:r>
      <w:r>
        <w:rPr>
          <w:i/>
        </w:rPr>
        <w:t xml:space="preserve">ad libitum </w:t>
      </w:r>
      <w:r>
        <w:t xml:space="preserve">food until the completion of the sixth moult (start of the seventh instar). The newly moulted seventh instar larvae, weighing 311 </w:t>
      </w:r>
      <w:r>
        <w:rPr>
          <w:i/>
          <w:sz w:val="20"/>
        </w:rPr>
        <w:t xml:space="preserve">± </w:t>
      </w:r>
      <w:r>
        <w:t xml:space="preserve">66 mg (mean </w:t>
      </w:r>
      <w:r>
        <w:rPr>
          <w:i/>
          <w:sz w:val="20"/>
        </w:rPr>
        <w:t xml:space="preserve">± </w:t>
      </w:r>
      <w:r>
        <w:t xml:space="preserve">standard deviation, see fig. </w:t>
      </w:r>
      <w:r>
        <w:rPr>
          <w:color w:val="0000FF"/>
        </w:rPr>
        <w:t>S3</w:t>
      </w:r>
      <w:r>
        <w:t>), were used for the study.</w:t>
      </w:r>
    </w:p>
    <w:p w14:paraId="4E7A27C2" w14:textId="77777777" w:rsidR="007015D6" w:rsidRDefault="00350D12">
      <w:pPr>
        <w:spacing w:after="922" w:line="255" w:lineRule="auto"/>
        <w:ind w:left="-5"/>
      </w:pPr>
      <w:r>
        <w:rPr>
          <w:b/>
          <w:sz w:val="17"/>
        </w:rPr>
        <w:t xml:space="preserve">Figure 1. </w:t>
      </w:r>
      <w:r>
        <w:rPr>
          <w:sz w:val="15"/>
        </w:rPr>
        <w:t>Methods overview. Yellow cubes represent food; masses are given in fresh weight. Pooled samples of frass from 4 caterpillars were used for chemical analyses. Groups of two caterpillars were used for chemical analyses.</w:t>
      </w:r>
    </w:p>
    <w:p w14:paraId="3F54167E" w14:textId="77777777" w:rsidR="007015D6" w:rsidRDefault="00350D12">
      <w:pPr>
        <w:pStyle w:val="Titre2"/>
        <w:ind w:left="90"/>
      </w:pPr>
      <w:r>
        <w:t xml:space="preserve">Experimental </w:t>
      </w:r>
      <w:commentRangeStart w:id="84"/>
      <w:commentRangeStart w:id="85"/>
      <w:r>
        <w:t>design</w:t>
      </w:r>
      <w:commentRangeEnd w:id="84"/>
      <w:r w:rsidR="003D46AA">
        <w:rPr>
          <w:rStyle w:val="Marquedecommentaire"/>
          <w:b w:val="0"/>
        </w:rPr>
        <w:commentReference w:id="84"/>
      </w:r>
      <w:commentRangeEnd w:id="85"/>
      <w:r w:rsidR="004C34DB">
        <w:rPr>
          <w:rStyle w:val="Marquedecommentaire"/>
          <w:b w:val="0"/>
        </w:rPr>
        <w:commentReference w:id="85"/>
      </w:r>
    </w:p>
    <w:p w14:paraId="17EFB186" w14:textId="77FD2B5C" w:rsidR="007015D6" w:rsidRDefault="00350D12">
      <w:pPr>
        <w:spacing w:after="395"/>
        <w:ind w:left="-5"/>
      </w:pPr>
      <w:r>
        <w:t>We randomly assigned each of the 400 seventh instar larvae to one of five food provision levels</w:t>
      </w:r>
      <w:r w:rsidR="00C13B9F">
        <w:t xml:space="preserve"> (80 individuals per level)</w:t>
      </w:r>
      <w:r>
        <w:t xml:space="preserve">: 120, 240, 360, 480 or 900 mg </w:t>
      </w:r>
      <w:r w:rsidR="00020BCF">
        <w:t xml:space="preserve">(fresh weight) </w:t>
      </w:r>
      <w:r>
        <w:t xml:space="preserve">of food per day </w:t>
      </w:r>
      <w:r w:rsidR="00020BCF">
        <w:t>per individual</w:t>
      </w:r>
      <w:r>
        <w:t xml:space="preserve">. We had beforehand estimated that the maximal individual intake rate was 595 </w:t>
      </w:r>
      <w:r>
        <w:rPr>
          <w:i/>
          <w:sz w:val="20"/>
        </w:rPr>
        <w:t xml:space="preserve">± </w:t>
      </w:r>
      <w:r>
        <w:t>43 mg/day</w:t>
      </w:r>
      <w:r w:rsidR="00C13B9F">
        <w:t>/individual</w:t>
      </w:r>
      <w:r>
        <w:t xml:space="preserve">, meaning that </w:t>
      </w:r>
      <w:r w:rsidR="00020BCF">
        <w:t>individuals</w:t>
      </w:r>
      <w:r>
        <w:t xml:space="preserve"> receiving 900 mg per day were fed </w:t>
      </w:r>
      <w:r>
        <w:rPr>
          <w:i/>
        </w:rPr>
        <w:t>ad libitum</w:t>
      </w:r>
      <w:r>
        <w:t xml:space="preserve">, while the other larvae were not. </w:t>
      </w:r>
      <w:r w:rsidR="00C13B9F">
        <w:t xml:space="preserve">Individuals were placed isolated in separate microcosms during xx days, in ten temporal batches (40 individuals in each batch, 8 </w:t>
      </w:r>
      <w:r w:rsidR="00CC3FB1">
        <w:t>by</w:t>
      </w:r>
      <w:r w:rsidR="00C13B9F">
        <w:t xml:space="preserve"> food intake level). We checked that the</w:t>
      </w:r>
      <w:r>
        <w:t xml:space="preserve"> initial larvae masses were not significantly different </w:t>
      </w:r>
      <w:r w:rsidR="00C13B9F">
        <w:t>among treatments</w:t>
      </w:r>
      <w:r w:rsidR="003D46AA">
        <w:t xml:space="preserve"> </w:t>
      </w:r>
      <w:r w:rsidR="003D46AA" w:rsidRPr="004C34DB">
        <w:rPr>
          <w:highlight w:val="yellow"/>
        </w:rPr>
        <w:t xml:space="preserve">and </w:t>
      </w:r>
      <w:r w:rsidR="00205F95">
        <w:t xml:space="preserve">temporal </w:t>
      </w:r>
      <w:proofErr w:type="gramStart"/>
      <w:r w:rsidR="00205F95">
        <w:t>blocks?</w:t>
      </w:r>
      <w:proofErr w:type="gramEnd"/>
      <w:r w:rsidR="00C13B9F">
        <w:t xml:space="preserve"> (</w:t>
      </w:r>
      <w:r>
        <w:t xml:space="preserve">see </w:t>
      </w:r>
      <w:proofErr w:type="gramStart"/>
      <w:r>
        <w:t>fig.</w:t>
      </w:r>
      <w:r>
        <w:rPr>
          <w:color w:val="0000FF"/>
        </w:rPr>
        <w:t>S</w:t>
      </w:r>
      <w:proofErr w:type="gramEnd"/>
      <w:r>
        <w:rPr>
          <w:color w:val="0000FF"/>
        </w:rPr>
        <w:t>2</w:t>
      </w:r>
      <w:r>
        <w:t>). Larvae were fed for a period of two or three days, depending on the timing of their pre-pupation, which varied due to growth rate differences among the treatments. Body mass measurements, as well as food leftover and frass collections, were carried out daily during this period. The pre-pupation stage, as determined by the sudden and visible water loss, occurred on either the third day of the seventh instar, in which case measures were taken over two days, or later, in which case measures were taken over three days. This way, measurements were not taken when the larvae stopped feeding and growing.</w:t>
      </w:r>
    </w:p>
    <w:p w14:paraId="617A1BAC" w14:textId="77777777" w:rsidR="007015D6" w:rsidRDefault="00350D12">
      <w:pPr>
        <w:pStyle w:val="Titre2"/>
        <w:ind w:left="90"/>
      </w:pPr>
      <w:r>
        <w:t>Experimental workflow</w:t>
      </w:r>
    </w:p>
    <w:p w14:paraId="248485F4" w14:textId="77777777" w:rsidR="007015D6" w:rsidRDefault="00350D12">
      <w:pPr>
        <w:spacing w:after="399"/>
        <w:ind w:left="-5"/>
      </w:pPr>
      <w:r>
        <w:t xml:space="preserve">Throughout the experiment, food was prepared at each temporal block and kept in a fridge. Every day, each larva was weighed and provided with the assigned quantity of freshly prepared food. Food subsamples were taken at every food preparation for subsequent </w:t>
      </w:r>
      <w:commentRangeStart w:id="86"/>
      <w:commentRangeStart w:id="87"/>
      <w:r>
        <w:t xml:space="preserve">chemical analysis (fig. </w:t>
      </w:r>
      <w:r>
        <w:rPr>
          <w:color w:val="0000FF"/>
        </w:rPr>
        <w:t>S1</w:t>
      </w:r>
      <w:r>
        <w:t xml:space="preserve">). </w:t>
      </w:r>
      <w:commentRangeEnd w:id="86"/>
      <w:r w:rsidR="00205F95">
        <w:rPr>
          <w:rStyle w:val="Marquedecommentaire"/>
        </w:rPr>
        <w:commentReference w:id="86"/>
      </w:r>
      <w:commentRangeEnd w:id="87"/>
      <w:r w:rsidR="00B871D0">
        <w:rPr>
          <w:rStyle w:val="Marquedecommentaire"/>
        </w:rPr>
        <w:commentReference w:id="87"/>
      </w:r>
      <w:r>
        <w:t xml:space="preserve">We also collected and weighed frass and food leftovers to determine the actual intake and frass production rates for each larva. Food leftovers and frass were promptly stored at </w:t>
      </w:r>
      <w:r>
        <w:rPr>
          <w:i/>
          <w:sz w:val="20"/>
        </w:rPr>
        <w:t>−</w:t>
      </w:r>
      <w:r>
        <w:rPr>
          <w:sz w:val="20"/>
        </w:rPr>
        <w:t>20</w:t>
      </w:r>
      <w:r>
        <w:rPr>
          <w:i/>
          <w:sz w:val="20"/>
          <w:vertAlign w:val="superscript"/>
        </w:rPr>
        <w:t>◦</w:t>
      </w:r>
      <w:r>
        <w:rPr>
          <w:sz w:val="20"/>
        </w:rPr>
        <w:t>C</w:t>
      </w:r>
      <w:r>
        <w:t xml:space="preserve">, and later dried for 72 hours at </w:t>
      </w:r>
      <w:r>
        <w:rPr>
          <w:sz w:val="20"/>
        </w:rPr>
        <w:t>60</w:t>
      </w:r>
      <w:r>
        <w:rPr>
          <w:i/>
          <w:sz w:val="20"/>
          <w:vertAlign w:val="superscript"/>
        </w:rPr>
        <w:t>◦</w:t>
      </w:r>
      <w:r>
        <w:rPr>
          <w:sz w:val="20"/>
        </w:rPr>
        <w:t xml:space="preserve">C </w:t>
      </w:r>
      <w:r>
        <w:t xml:space="preserve">in an oven to measure their dry mass. On the seventh instar third day, half the larvae were quickly stored at </w:t>
      </w:r>
      <w:r>
        <w:rPr>
          <w:i/>
          <w:sz w:val="20"/>
        </w:rPr>
        <w:t>−</w:t>
      </w:r>
      <w:r>
        <w:rPr>
          <w:sz w:val="20"/>
        </w:rPr>
        <w:t>20</w:t>
      </w:r>
      <w:r>
        <w:rPr>
          <w:i/>
          <w:sz w:val="20"/>
          <w:vertAlign w:val="superscript"/>
        </w:rPr>
        <w:t>◦</w:t>
      </w:r>
      <w:r>
        <w:rPr>
          <w:sz w:val="20"/>
        </w:rPr>
        <w:t>C</w:t>
      </w:r>
      <w:r>
        <w:t xml:space="preserve">, dried for 72 hours at </w:t>
      </w:r>
      <w:r>
        <w:rPr>
          <w:sz w:val="20"/>
        </w:rPr>
        <w:t>60</w:t>
      </w:r>
      <w:r>
        <w:rPr>
          <w:i/>
          <w:sz w:val="20"/>
          <w:vertAlign w:val="superscript"/>
        </w:rPr>
        <w:t>◦</w:t>
      </w:r>
      <w:r>
        <w:rPr>
          <w:sz w:val="20"/>
        </w:rPr>
        <w:t xml:space="preserve">C </w:t>
      </w:r>
      <w:r>
        <w:t xml:space="preserve">in an oven, and prepared for body chemical analyses. The remaining half was left in the rearing chambers until emergence to examine the impact of food scarcity on mortality, emergence success, and adult body masses. Intake variation did not affect emergence success (only two larvae did not emerge; one was fed 120 mg per day, and the other was fed 900 mg per day). Adult body mass increased with larval intake rate (fig. </w:t>
      </w:r>
      <w:r>
        <w:rPr>
          <w:color w:val="0000FF"/>
        </w:rPr>
        <w:t>S6</w:t>
      </w:r>
      <w:r>
        <w:t>).</w:t>
      </w:r>
    </w:p>
    <w:p w14:paraId="0B13ADC5" w14:textId="77777777" w:rsidR="007015D6" w:rsidRDefault="00350D12">
      <w:pPr>
        <w:pStyle w:val="Titre2"/>
        <w:ind w:left="90"/>
      </w:pPr>
      <w:r>
        <w:t xml:space="preserve">Chemical </w:t>
      </w:r>
      <w:commentRangeStart w:id="88"/>
      <w:commentRangeStart w:id="89"/>
      <w:r>
        <w:t>analysis</w:t>
      </w:r>
      <w:commentRangeEnd w:id="88"/>
      <w:r w:rsidR="003D46AA">
        <w:rPr>
          <w:rStyle w:val="Marquedecommentaire"/>
          <w:b w:val="0"/>
        </w:rPr>
        <w:commentReference w:id="88"/>
      </w:r>
      <w:commentRangeEnd w:id="89"/>
      <w:r w:rsidR="004C34DB">
        <w:rPr>
          <w:rStyle w:val="Marquedecommentaire"/>
          <w:b w:val="0"/>
        </w:rPr>
        <w:commentReference w:id="89"/>
      </w:r>
    </w:p>
    <w:p w14:paraId="0CFE2707" w14:textId="77777777" w:rsidR="007015D6" w:rsidRDefault="00350D12">
      <w:pPr>
        <w:ind w:left="-5"/>
      </w:pPr>
      <w:r>
        <w:t xml:space="preserve">To obtain the requisite quantities of samples for chemical analysis, it was necessary to pool the samples from several individuals together. Hence, groups of four caterpillars reared over the same temporal block and on the same food provision level were formed. </w:t>
      </w:r>
      <w:commentRangeStart w:id="90"/>
      <w:r>
        <w:t>Two individuals were randomly picked for chemical analysis</w:t>
      </w:r>
      <w:commentRangeEnd w:id="90"/>
      <w:r w:rsidR="005E67A7">
        <w:rPr>
          <w:rStyle w:val="Marquedecommentaire"/>
        </w:rPr>
        <w:commentReference w:id="90"/>
      </w:r>
      <w:r>
        <w:t>, while the remaining two were left alive until for emergence rate estimation. The frass chemical analysis was performed on a composite sample sourced from all four individuals.</w:t>
      </w:r>
    </w:p>
    <w:p w14:paraId="0D2BDD76" w14:textId="77777777" w:rsidR="007015D6" w:rsidRDefault="00350D12">
      <w:pPr>
        <w:ind w:left="-5"/>
      </w:pPr>
      <w:r>
        <w:t>The dried samples of food, larvae, and frass were ground to a fine powder using a mixer mill (</w:t>
      </w:r>
      <w:proofErr w:type="spellStart"/>
      <w:r>
        <w:t>Retsch</w:t>
      </w:r>
      <w:proofErr w:type="spellEnd"/>
      <w:r>
        <w:t xml:space="preserve"> MM 200). To enable appropriate grinding, larvae were enclosed in the grinding jar, and the jar plunged into liquid nitrogen before being ground. The total carbon and total nitrogen content were determined using an elemental </w:t>
      </w:r>
      <w:proofErr w:type="spellStart"/>
      <w:r>
        <w:t>analyzer</w:t>
      </w:r>
      <w:proofErr w:type="spellEnd"/>
      <w:r>
        <w:t xml:space="preserve"> (Flash HT - Delta V Advantage, </w:t>
      </w:r>
      <w:proofErr w:type="spellStart"/>
      <w:r>
        <w:t>ThermoFisher</w:t>
      </w:r>
      <w:proofErr w:type="spellEnd"/>
      <w:r>
        <w:t xml:space="preserve">) using aromatic polyimide (EMA-P2) as a standard. The contents of P, Na, Mg, S, K, and Ca were </w:t>
      </w:r>
      <w:proofErr w:type="spellStart"/>
      <w:r>
        <w:t>analyzed</w:t>
      </w:r>
      <w:proofErr w:type="spellEnd"/>
      <w:r>
        <w:t xml:space="preserve"> using ICP-MS after undergoing liquid microwave acid digestion (Milestone 1200 Mega, Milestone Inc., USA) in Teflon bombs with a 3:1 mixture of HNO</w:t>
      </w:r>
      <w:r>
        <w:rPr>
          <w:vertAlign w:val="subscript"/>
        </w:rPr>
        <w:t xml:space="preserve">3 </w:t>
      </w:r>
      <w:r>
        <w:t>and HCl.</w:t>
      </w:r>
    </w:p>
    <w:p w14:paraId="66DBA7E5" w14:textId="77777777" w:rsidR="007015D6" w:rsidRDefault="00350D12">
      <w:pPr>
        <w:tabs>
          <w:tab w:val="center" w:pos="7695"/>
          <w:tab w:val="right" w:pos="9638"/>
        </w:tabs>
        <w:spacing w:after="350" w:line="367" w:lineRule="auto"/>
        <w:ind w:left="0" w:right="-15" w:firstLine="0"/>
        <w:jc w:val="left"/>
      </w:pPr>
      <w:r>
        <w:rPr>
          <w:sz w:val="22"/>
        </w:rPr>
        <w:lastRenderedPageBreak/>
        <w:tab/>
      </w:r>
      <w:r>
        <w:rPr>
          <w:sz w:val="15"/>
        </w:rPr>
        <w:t>0.5</w:t>
      </w:r>
      <w:r>
        <w:rPr>
          <w:sz w:val="15"/>
        </w:rPr>
        <w:tab/>
        <w:t>Growth and mass budget</w:t>
      </w:r>
    </w:p>
    <w:p w14:paraId="13C4E698" w14:textId="77777777" w:rsidR="007015D6" w:rsidRDefault="00350D12">
      <w:pPr>
        <w:pStyle w:val="Titre2"/>
        <w:ind w:left="90"/>
      </w:pPr>
      <w:r>
        <w:t>Growth and mass budget</w:t>
      </w:r>
    </w:p>
    <w:p w14:paraId="03CF0600" w14:textId="32E1B3E4" w:rsidR="007015D6" w:rsidRDefault="00350D12">
      <w:pPr>
        <w:spacing w:after="208"/>
        <w:ind w:left="-5"/>
      </w:pPr>
      <w:r>
        <w:t xml:space="preserve">Food limitation depends on the balance between intake and requirements, the latter largely depending on body mass. To account for this dependency on body mass we used the Mass-Specific Intake Rate (MSIR). This metric, calculated as the ratio of food intake to body mass, serves as an indicator of food limitation. </w:t>
      </w:r>
      <w:commentRangeStart w:id="91"/>
      <w:r>
        <w:t xml:space="preserve">Specifically, </w:t>
      </w:r>
      <w:del w:id="92" w:author="Isabelle Gounand" w:date="2024-09-24T11:22:00Z" w16du:dateUtc="2024-09-24T09:22:00Z">
        <w:r w:rsidDel="00AC7707">
          <w:delText xml:space="preserve">low </w:delText>
        </w:r>
      </w:del>
      <w:ins w:id="93" w:author="Isabelle Gounand" w:date="2024-09-24T11:22:00Z" w16du:dateUtc="2024-09-24T09:22:00Z">
        <w:r w:rsidR="00AC7707">
          <w:t xml:space="preserve">the </w:t>
        </w:r>
      </w:ins>
      <w:r>
        <w:t xml:space="preserve">MSIR values </w:t>
      </w:r>
      <w:del w:id="94" w:author="Isabelle Gounand" w:date="2024-09-24T11:22:00Z" w16du:dateUtc="2024-09-24T09:22:00Z">
        <w:r w:rsidDel="00AC7707">
          <w:delText xml:space="preserve">suggest </w:delText>
        </w:r>
      </w:del>
      <w:ins w:id="95" w:author="Isabelle Gounand" w:date="2024-09-24T11:22:00Z" w16du:dateUtc="2024-09-24T09:22:00Z">
        <w:r w:rsidR="00AC7707">
          <w:t xml:space="preserve">decreases with </w:t>
        </w:r>
      </w:ins>
      <w:r>
        <w:t>food restriction</w:t>
      </w:r>
      <w:ins w:id="96" w:author="Isabelle Gounand" w:date="2024-09-24T11:23:00Z" w16du:dateUtc="2024-09-24T09:23:00Z">
        <w:r w:rsidR="00AC7707">
          <w:t xml:space="preserve"> since it indicates that an individual of the same mass</w:t>
        </w:r>
        <w:r w:rsidR="00393F04">
          <w:t>, wi</w:t>
        </w:r>
      </w:ins>
      <w:ins w:id="97" w:author="Isabelle Gounand" w:date="2024-09-24T11:24:00Z" w16du:dateUtc="2024-09-24T09:24:00Z">
        <w:r w:rsidR="00393F04">
          <w:t>th hypothetical identical needs,</w:t>
        </w:r>
      </w:ins>
      <w:ins w:id="98" w:author="Isabelle Gounand" w:date="2024-09-24T11:23:00Z" w16du:dateUtc="2024-09-24T09:23:00Z">
        <w:r w:rsidR="00AC7707">
          <w:t xml:space="preserve"> eats less</w:t>
        </w:r>
      </w:ins>
      <w:del w:id="99" w:author="Isabelle Gounand" w:date="2024-09-24T11:22:00Z" w16du:dateUtc="2024-09-24T09:22:00Z">
        <w:r w:rsidDel="00AC7707">
          <w:delText>, whereas high MSIR values indicate adequate nutrition</w:delText>
        </w:r>
      </w:del>
      <w:r>
        <w:t>.</w:t>
      </w:r>
      <w:commentRangeEnd w:id="91"/>
      <w:r w:rsidR="00AC7707">
        <w:rPr>
          <w:rStyle w:val="Marquedecommentaire"/>
        </w:rPr>
        <w:commentReference w:id="91"/>
      </w:r>
    </w:p>
    <w:p w14:paraId="3825EAFE" w14:textId="77777777" w:rsidR="007015D6" w:rsidRDefault="00350D12">
      <w:pPr>
        <w:pStyle w:val="Titre2"/>
        <w:spacing w:after="0" w:line="259" w:lineRule="auto"/>
        <w:ind w:left="786"/>
        <w:jc w:val="center"/>
      </w:pPr>
      <w:proofErr w:type="spellStart"/>
      <w:r>
        <w:rPr>
          <w:b w:val="0"/>
          <w:i/>
          <w:sz w:val="20"/>
        </w:rPr>
        <w:t>I</w:t>
      </w:r>
      <w:r>
        <w:rPr>
          <w:b w:val="0"/>
          <w:i/>
          <w:sz w:val="20"/>
          <w:vertAlign w:val="subscript"/>
        </w:rPr>
        <w:t>i</w:t>
      </w:r>
      <w:proofErr w:type="spellEnd"/>
    </w:p>
    <w:p w14:paraId="21B4E692" w14:textId="77777777" w:rsidR="007015D6" w:rsidRDefault="00350D12">
      <w:pPr>
        <w:spacing w:after="0" w:line="259" w:lineRule="auto"/>
        <w:ind w:right="24"/>
        <w:jc w:val="center"/>
      </w:pPr>
      <w:proofErr w:type="spellStart"/>
      <w:r>
        <w:t>MSIR</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7BB5A26F" wp14:editId="022567B3">
                <wp:extent cx="188328" cy="5055"/>
                <wp:effectExtent l="0" t="0" r="0" b="0"/>
                <wp:docPr id="104202" name="Group 104202"/>
                <wp:cNvGraphicFramePr/>
                <a:graphic xmlns:a="http://schemas.openxmlformats.org/drawingml/2006/main">
                  <a:graphicData uri="http://schemas.microsoft.com/office/word/2010/wordprocessingGroup">
                    <wpg:wgp>
                      <wpg:cNvGrpSpPr/>
                      <wpg:grpSpPr>
                        <a:xfrm>
                          <a:off x="0" y="0"/>
                          <a:ext cx="188328" cy="5055"/>
                          <a:chOff x="0" y="0"/>
                          <a:chExt cx="188328" cy="5055"/>
                        </a:xfrm>
                      </wpg:grpSpPr>
                      <wps:wsp>
                        <wps:cNvPr id="938" name="Shape 938"/>
                        <wps:cNvSpPr/>
                        <wps:spPr>
                          <a:xfrm>
                            <a:off x="0" y="0"/>
                            <a:ext cx="188328" cy="0"/>
                          </a:xfrm>
                          <a:custGeom>
                            <a:avLst/>
                            <a:gdLst/>
                            <a:ahLst/>
                            <a:cxnLst/>
                            <a:rect l="0" t="0" r="0" b="0"/>
                            <a:pathLst>
                              <a:path w="188328">
                                <a:moveTo>
                                  <a:pt x="0" y="0"/>
                                </a:moveTo>
                                <a:lnTo>
                                  <a:pt x="18832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2" style="width:14.829pt;height:0.398pt;mso-position-horizontal-relative:char;mso-position-vertical-relative:line" coordsize="1883,50">
                <v:shape id="Shape 938" style="position:absolute;width:1883;height:0;left:0;top:0;" coordsize="188328,0" path="m0,0l188328,0">
                  <v:stroke weight="0.398pt" endcap="flat" joinstyle="miter" miterlimit="10" on="true" color="#000000"/>
                  <v:fill on="false" color="#000000" opacity="0"/>
                </v:shape>
              </v:group>
            </w:pict>
          </mc:Fallback>
        </mc:AlternateContent>
      </w:r>
    </w:p>
    <w:p w14:paraId="33FE2FC7" w14:textId="77777777" w:rsidR="007015D6" w:rsidRDefault="00350D12">
      <w:pPr>
        <w:spacing w:after="98" w:line="259" w:lineRule="auto"/>
        <w:ind w:left="786"/>
        <w:jc w:val="center"/>
      </w:pPr>
      <w:proofErr w:type="spellStart"/>
      <w:r>
        <w:rPr>
          <w:i/>
          <w:sz w:val="20"/>
        </w:rPr>
        <w:t>t</w:t>
      </w:r>
      <w:r>
        <w:rPr>
          <w:i/>
          <w:sz w:val="15"/>
        </w:rPr>
        <w:t>i</w:t>
      </w:r>
      <w:r>
        <w:rPr>
          <w:i/>
          <w:sz w:val="20"/>
        </w:rPr>
        <w:t>b</w:t>
      </w:r>
      <w:r>
        <w:rPr>
          <w:i/>
          <w:sz w:val="15"/>
        </w:rPr>
        <w:t>i</w:t>
      </w:r>
      <w:proofErr w:type="spellEnd"/>
    </w:p>
    <w:p w14:paraId="397BBCBC" w14:textId="77777777" w:rsidR="007015D6" w:rsidRDefault="00350D12">
      <w:pPr>
        <w:spacing w:after="281"/>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mass of food ingested by the individual </w:t>
      </w:r>
      <w:proofErr w:type="spellStart"/>
      <w:r>
        <w:rPr>
          <w:i/>
          <w:sz w:val="20"/>
        </w:rPr>
        <w:t>i</w:t>
      </w:r>
      <w:proofErr w:type="spellEnd"/>
      <w:r>
        <w:rPr>
          <w:i/>
          <w:sz w:val="20"/>
        </w:rPr>
        <w:t xml:space="preserve"> </w:t>
      </w:r>
      <w:r>
        <w:t xml:space="preserve">throughout the seventh instar, in dry weight. </w:t>
      </w:r>
      <w:proofErr w:type="spellStart"/>
      <w:r>
        <w:rPr>
          <w:i/>
          <w:sz w:val="20"/>
        </w:rPr>
        <w:t>I</w:t>
      </w:r>
      <w:r>
        <w:rPr>
          <w:i/>
          <w:sz w:val="20"/>
          <w:vertAlign w:val="subscript"/>
        </w:rPr>
        <w:t>i</w:t>
      </w:r>
      <w:proofErr w:type="spellEnd"/>
      <w:r>
        <w:rPr>
          <w:i/>
          <w:sz w:val="20"/>
          <w:vertAlign w:val="subscript"/>
        </w:rPr>
        <w:t xml:space="preserve"> </w:t>
      </w:r>
      <w:r>
        <w:t xml:space="preserve">was computed using fresh weight and food water content estimated for each food preparation.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before pre-pupation by individual </w:t>
      </w:r>
      <w:proofErr w:type="spellStart"/>
      <w:r>
        <w:rPr>
          <w:i/>
          <w:sz w:val="20"/>
        </w:rPr>
        <w:t>i</w:t>
      </w:r>
      <w:proofErr w:type="spellEnd"/>
      <w:r>
        <w:t xml:space="preserve">, and </w:t>
      </w:r>
      <w:r>
        <w:rPr>
          <w:i/>
          <w:sz w:val="20"/>
        </w:rPr>
        <w:t>b</w:t>
      </w:r>
      <w:r>
        <w:rPr>
          <w:i/>
          <w:sz w:val="20"/>
          <w:vertAlign w:val="subscript"/>
        </w:rPr>
        <w:t xml:space="preserve">i </w:t>
      </w:r>
      <w:r>
        <w:t>the average body mass during the same period, in dry weight, calculated as:</w:t>
      </w:r>
    </w:p>
    <w:p w14:paraId="5B045129" w14:textId="77777777" w:rsidR="007015D6" w:rsidRPr="00020BCF" w:rsidRDefault="00350D12">
      <w:pPr>
        <w:spacing w:after="169" w:line="216" w:lineRule="auto"/>
        <w:ind w:left="3815" w:right="3815" w:firstLine="598"/>
        <w:rPr>
          <w:lang w:val="fr-FR"/>
          <w:rPrChange w:id="100" w:author="mathieu" w:date="2024-09-11T11:12:00Z">
            <w:rPr/>
          </w:rPrChange>
        </w:rPr>
      </w:pPr>
      <w:r w:rsidRPr="00020BCF">
        <w:rPr>
          <w:sz w:val="20"/>
          <w:lang w:val="fr-FR"/>
          <w:rPrChange w:id="101" w:author="mathieu" w:date="2024-09-11T11:12:00Z">
            <w:rPr>
              <w:sz w:val="20"/>
            </w:rPr>
          </w:rPrChange>
        </w:rPr>
        <w:t xml:space="preserve">1 Z </w:t>
      </w:r>
      <w:r w:rsidRPr="00020BCF">
        <w:rPr>
          <w:i/>
          <w:sz w:val="15"/>
          <w:lang w:val="fr-FR"/>
          <w:rPrChange w:id="102" w:author="mathieu" w:date="2024-09-11T11:12:00Z">
            <w:rPr>
              <w:i/>
              <w:sz w:val="15"/>
            </w:rPr>
          </w:rPrChange>
        </w:rPr>
        <w:t>t</w:t>
      </w:r>
      <w:r w:rsidRPr="00020BCF">
        <w:rPr>
          <w:i/>
          <w:sz w:val="18"/>
          <w:vertAlign w:val="subscript"/>
          <w:lang w:val="fr-FR"/>
          <w:rPrChange w:id="103" w:author="mathieu" w:date="2024-09-11T11:12:00Z">
            <w:rPr>
              <w:i/>
              <w:sz w:val="18"/>
              <w:vertAlign w:val="subscript"/>
            </w:rPr>
          </w:rPrChange>
        </w:rPr>
        <w:t xml:space="preserve">i </w:t>
      </w:r>
      <w:r w:rsidRPr="00020BCF">
        <w:rPr>
          <w:i/>
          <w:sz w:val="20"/>
          <w:lang w:val="fr-FR"/>
          <w:rPrChange w:id="104" w:author="mathieu" w:date="2024-09-11T11:12:00Z">
            <w:rPr>
              <w:i/>
              <w:sz w:val="20"/>
            </w:rPr>
          </w:rPrChange>
        </w:rPr>
        <w:t>b</w:t>
      </w:r>
      <w:r w:rsidRPr="00020BCF">
        <w:rPr>
          <w:i/>
          <w:sz w:val="20"/>
          <w:vertAlign w:val="subscript"/>
          <w:lang w:val="fr-FR"/>
          <w:rPrChange w:id="105" w:author="mathieu" w:date="2024-09-11T11:12:00Z">
            <w:rPr>
              <w:i/>
              <w:sz w:val="20"/>
              <w:vertAlign w:val="subscript"/>
            </w:rPr>
          </w:rPrChange>
        </w:rPr>
        <w:t xml:space="preserve">i </w:t>
      </w:r>
      <w:r w:rsidRPr="00020BCF">
        <w:rPr>
          <w:sz w:val="20"/>
          <w:lang w:val="fr-FR"/>
          <w:rPrChange w:id="106" w:author="mathieu" w:date="2024-09-11T11:12:00Z">
            <w:rPr>
              <w:sz w:val="20"/>
            </w:rPr>
          </w:rPrChange>
        </w:rPr>
        <w:t xml:space="preserve">= </w:t>
      </w:r>
      <w:r>
        <w:rPr>
          <w:noProof/>
          <w:sz w:val="22"/>
          <w:lang w:val="en-US" w:eastAsia="en-US"/>
        </w:rPr>
        <mc:AlternateContent>
          <mc:Choice Requires="wpg">
            <w:drawing>
              <wp:inline distT="0" distB="0" distL="0" distR="0" wp14:anchorId="7007FCBD" wp14:editId="7D77E023">
                <wp:extent cx="286677" cy="5055"/>
                <wp:effectExtent l="0" t="0" r="0" b="0"/>
                <wp:docPr id="104203" name="Group 104203"/>
                <wp:cNvGraphicFramePr/>
                <a:graphic xmlns:a="http://schemas.openxmlformats.org/drawingml/2006/main">
                  <a:graphicData uri="http://schemas.microsoft.com/office/word/2010/wordprocessingGroup">
                    <wpg:wgp>
                      <wpg:cNvGrpSpPr/>
                      <wpg:grpSpPr>
                        <a:xfrm>
                          <a:off x="0" y="0"/>
                          <a:ext cx="286677" cy="5055"/>
                          <a:chOff x="0" y="0"/>
                          <a:chExt cx="286677" cy="5055"/>
                        </a:xfrm>
                      </wpg:grpSpPr>
                      <wps:wsp>
                        <wps:cNvPr id="967" name="Shape 967"/>
                        <wps:cNvSpPr/>
                        <wps:spPr>
                          <a:xfrm>
                            <a:off x="0" y="0"/>
                            <a:ext cx="286677" cy="0"/>
                          </a:xfrm>
                          <a:custGeom>
                            <a:avLst/>
                            <a:gdLst/>
                            <a:ahLst/>
                            <a:cxnLst/>
                            <a:rect l="0" t="0" r="0" b="0"/>
                            <a:pathLst>
                              <a:path w="286677">
                                <a:moveTo>
                                  <a:pt x="0" y="0"/>
                                </a:moveTo>
                                <a:lnTo>
                                  <a:pt x="28667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3" style="width:22.573pt;height:0.398pt;mso-position-horizontal-relative:char;mso-position-vertical-relative:line" coordsize="2866,50">
                <v:shape id="Shape 967" style="position:absolute;width:2866;height:0;left:0;top:0;" coordsize="286677,0" path="m0,0l286677,0">
                  <v:stroke weight="0.398pt" endcap="flat" joinstyle="miter" miterlimit="10" on="true" color="#000000"/>
                  <v:fill on="false" color="#000000" opacity="0"/>
                </v:shape>
              </v:group>
            </w:pict>
          </mc:Fallback>
        </mc:AlternateContent>
      </w:r>
      <w:r w:rsidRPr="00020BCF">
        <w:rPr>
          <w:i/>
          <w:sz w:val="20"/>
          <w:lang w:val="fr-FR"/>
          <w:rPrChange w:id="107" w:author="mathieu" w:date="2024-09-11T11:12:00Z">
            <w:rPr>
              <w:i/>
              <w:sz w:val="20"/>
            </w:rPr>
          </w:rPrChange>
        </w:rPr>
        <w:t xml:space="preserve"> S</w:t>
      </w:r>
      <w:r w:rsidRPr="00020BCF">
        <w:rPr>
          <w:i/>
          <w:sz w:val="20"/>
          <w:vertAlign w:val="subscript"/>
          <w:lang w:val="fr-FR"/>
          <w:rPrChange w:id="108" w:author="mathieu" w:date="2024-09-11T11:12:00Z">
            <w:rPr>
              <w:i/>
              <w:sz w:val="20"/>
              <w:vertAlign w:val="subscript"/>
            </w:rPr>
          </w:rPrChange>
        </w:rPr>
        <w:t>i</w:t>
      </w:r>
      <w:r w:rsidRPr="00020BCF">
        <w:rPr>
          <w:sz w:val="20"/>
          <w:lang w:val="fr-FR"/>
          <w:rPrChange w:id="109" w:author="mathieu" w:date="2024-09-11T11:12:00Z">
            <w:rPr>
              <w:sz w:val="20"/>
            </w:rPr>
          </w:rPrChange>
        </w:rPr>
        <w:t>(</w:t>
      </w:r>
      <w:r w:rsidRPr="00020BCF">
        <w:rPr>
          <w:i/>
          <w:sz w:val="20"/>
          <w:lang w:val="fr-FR"/>
          <w:rPrChange w:id="110" w:author="mathieu" w:date="2024-09-11T11:12:00Z">
            <w:rPr>
              <w:i/>
              <w:sz w:val="20"/>
            </w:rPr>
          </w:rPrChange>
        </w:rPr>
        <w:t>x</w:t>
      </w:r>
      <w:r w:rsidRPr="00020BCF">
        <w:rPr>
          <w:sz w:val="20"/>
          <w:lang w:val="fr-FR"/>
          <w:rPrChange w:id="111" w:author="mathieu" w:date="2024-09-11T11:12:00Z">
            <w:rPr>
              <w:sz w:val="20"/>
            </w:rPr>
          </w:rPrChange>
        </w:rPr>
        <w:t>)</w:t>
      </w:r>
      <w:r w:rsidRPr="00020BCF">
        <w:rPr>
          <w:i/>
          <w:sz w:val="20"/>
          <w:lang w:val="fr-FR"/>
          <w:rPrChange w:id="112" w:author="mathieu" w:date="2024-09-11T11:12:00Z">
            <w:rPr>
              <w:i/>
              <w:sz w:val="20"/>
            </w:rPr>
          </w:rPrChange>
        </w:rPr>
        <w:t>dx t</w:t>
      </w:r>
      <w:r w:rsidRPr="00020BCF">
        <w:rPr>
          <w:i/>
          <w:sz w:val="15"/>
          <w:lang w:val="fr-FR"/>
          <w:rPrChange w:id="113" w:author="mathieu" w:date="2024-09-11T11:12:00Z">
            <w:rPr>
              <w:i/>
              <w:sz w:val="15"/>
            </w:rPr>
          </w:rPrChange>
        </w:rPr>
        <w:t xml:space="preserve">i </w:t>
      </w:r>
      <w:r w:rsidRPr="00020BCF">
        <w:rPr>
          <w:i/>
          <w:sz w:val="20"/>
          <w:lang w:val="fr-FR"/>
          <w:rPrChange w:id="114" w:author="mathieu" w:date="2024-09-11T11:12:00Z">
            <w:rPr>
              <w:i/>
              <w:sz w:val="20"/>
            </w:rPr>
          </w:rPrChange>
        </w:rPr>
        <w:t>−</w:t>
      </w:r>
      <w:r w:rsidRPr="00020BCF">
        <w:rPr>
          <w:sz w:val="20"/>
          <w:lang w:val="fr-FR"/>
          <w:rPrChange w:id="115" w:author="mathieu" w:date="2024-09-11T11:12:00Z">
            <w:rPr>
              <w:sz w:val="20"/>
            </w:rPr>
          </w:rPrChange>
        </w:rPr>
        <w:t xml:space="preserve">1 </w:t>
      </w:r>
      <w:r w:rsidRPr="00020BCF">
        <w:rPr>
          <w:sz w:val="15"/>
          <w:lang w:val="fr-FR"/>
          <w:rPrChange w:id="116" w:author="mathieu" w:date="2024-09-11T11:12:00Z">
            <w:rPr>
              <w:sz w:val="15"/>
            </w:rPr>
          </w:rPrChange>
        </w:rPr>
        <w:t>1</w:t>
      </w:r>
    </w:p>
    <w:p w14:paraId="4FAA7C11" w14:textId="77777777" w:rsidR="007015D6" w:rsidRDefault="00350D12">
      <w:pPr>
        <w:spacing w:after="323"/>
        <w:ind w:left="-5"/>
      </w:pPr>
      <w:r>
        <w:t xml:space="preserve">where </w:t>
      </w:r>
      <w:r>
        <w:rPr>
          <w:i/>
          <w:sz w:val="20"/>
        </w:rPr>
        <w:t>S</w:t>
      </w:r>
      <w:r>
        <w:rPr>
          <w:i/>
          <w:sz w:val="20"/>
          <w:vertAlign w:val="subscript"/>
        </w:rPr>
        <w:t>i</w:t>
      </w:r>
      <w:r>
        <w:rPr>
          <w:sz w:val="20"/>
        </w:rPr>
        <w:t>(</w:t>
      </w:r>
      <w:r>
        <w:rPr>
          <w:i/>
          <w:sz w:val="20"/>
        </w:rPr>
        <w:t>x</w:t>
      </w:r>
      <w:r>
        <w:rPr>
          <w:sz w:val="20"/>
        </w:rPr>
        <w:t xml:space="preserve">) </w:t>
      </w:r>
      <w:r>
        <w:t xml:space="preserve">is a natural cubic spline constructed on the dry </w:t>
      </w:r>
      <w:proofErr w:type="spellStart"/>
      <w:r>
        <w:t>bodymass</w:t>
      </w:r>
      <w:proofErr w:type="spellEnd"/>
      <w:r>
        <w:t xml:space="preserve"> of individual </w:t>
      </w:r>
      <w:proofErr w:type="spellStart"/>
      <w:r>
        <w:rPr>
          <w:i/>
          <w:sz w:val="20"/>
        </w:rPr>
        <w:t>i</w:t>
      </w:r>
      <w:proofErr w:type="spellEnd"/>
      <w:r>
        <w:rPr>
          <w:i/>
          <w:sz w:val="20"/>
        </w:rPr>
        <w:t xml:space="preserve"> </w:t>
      </w:r>
      <w:r>
        <w:t xml:space="preserve">according to time. Dry </w:t>
      </w:r>
      <w:proofErr w:type="spellStart"/>
      <w:r>
        <w:t>bodymass</w:t>
      </w:r>
      <w:proofErr w:type="spellEnd"/>
      <w:r>
        <w:t xml:space="preserve"> was </w:t>
      </w:r>
      <w:proofErr w:type="gramStart"/>
      <w:r>
        <w:t>back-calculated</w:t>
      </w:r>
      <w:proofErr w:type="gramEnd"/>
      <w:r>
        <w:t xml:space="preserve"> using the larva fresh weight and the larvae water content. As there was a small difference of 1.1% between initial and final water content (see fig. </w:t>
      </w:r>
      <w:r>
        <w:rPr>
          <w:color w:val="0000FF"/>
        </w:rPr>
        <w:t>S4</w:t>
      </w:r>
      <w:r>
        <w:t xml:space="preserve">), we chose to take the average of these two values to back-calculate individual dry </w:t>
      </w:r>
      <w:proofErr w:type="spellStart"/>
      <w:r>
        <w:t>bodymass</w:t>
      </w:r>
      <w:proofErr w:type="spellEnd"/>
      <w:r>
        <w:t xml:space="preserve">. The approach involving the average value function above takes advantage of the fact that </w:t>
      </w:r>
      <w:proofErr w:type="spellStart"/>
      <w:r>
        <w:t>bodymass</w:t>
      </w:r>
      <w:proofErr w:type="spellEnd"/>
      <w:r>
        <w:t xml:space="preserve"> varies smoothly through </w:t>
      </w:r>
      <w:proofErr w:type="gramStart"/>
      <w:r>
        <w:t>time, and</w:t>
      </w:r>
      <w:proofErr w:type="gramEnd"/>
      <w:r>
        <w:t xml:space="preserve"> is a better estimator of the temporal mean than the arithmetic mean, especially with low </w:t>
      </w:r>
      <w:proofErr w:type="spellStart"/>
      <w:r>
        <w:rPr>
          <w:i/>
          <w:sz w:val="20"/>
        </w:rPr>
        <w:t>t</w:t>
      </w:r>
      <w:r>
        <w:rPr>
          <w:i/>
          <w:sz w:val="20"/>
          <w:vertAlign w:val="subscript"/>
        </w:rPr>
        <w:t>i</w:t>
      </w:r>
      <w:proofErr w:type="spellEnd"/>
      <w:r>
        <w:t>. MSIR has</w:t>
      </w:r>
      <w:del w:id="117" w:author="Isabelle Gounand" w:date="2024-09-24T11:36:00Z" w16du:dateUtc="2024-09-24T09:36:00Z">
        <w:r w:rsidDel="00393F04">
          <w:delText xml:space="preserve"> a</w:delText>
        </w:r>
      </w:del>
      <w:r>
        <w:t xml:space="preserve"> the dimension of a rate T</w:t>
      </w:r>
      <w:r>
        <w:rPr>
          <w:i/>
          <w:vertAlign w:val="superscript"/>
        </w:rPr>
        <w:t>−</w:t>
      </w:r>
      <w:r>
        <w:rPr>
          <w:vertAlign w:val="superscript"/>
        </w:rPr>
        <w:t xml:space="preserve">1 </w:t>
      </w:r>
      <w:r>
        <w:t xml:space="preserve">(or </w:t>
      </w:r>
      <w:commentRangeStart w:id="118"/>
      <w:r>
        <w:t>a mass-specific flow rate MM</w:t>
      </w:r>
      <w:r>
        <w:rPr>
          <w:i/>
          <w:vertAlign w:val="superscript"/>
        </w:rPr>
        <w:t>−</w:t>
      </w:r>
      <w:r>
        <w:rPr>
          <w:vertAlign w:val="superscript"/>
        </w:rPr>
        <w:t>1</w:t>
      </w:r>
      <w:r>
        <w:t>T</w:t>
      </w:r>
      <w:r>
        <w:rPr>
          <w:i/>
          <w:vertAlign w:val="superscript"/>
        </w:rPr>
        <w:t>−</w:t>
      </w:r>
      <w:r>
        <w:rPr>
          <w:vertAlign w:val="superscript"/>
        </w:rPr>
        <w:t>1</w:t>
      </w:r>
      <w:commentRangeEnd w:id="118"/>
      <w:r w:rsidR="00473BB0">
        <w:rPr>
          <w:rStyle w:val="Marquedecommentaire"/>
        </w:rPr>
        <w:commentReference w:id="118"/>
      </w:r>
      <w:r>
        <w:t>).</w:t>
      </w:r>
    </w:p>
    <w:p w14:paraId="5A6680C6" w14:textId="77777777" w:rsidR="007015D6" w:rsidRDefault="00350D12">
      <w:pPr>
        <w:spacing w:after="104"/>
        <w:ind w:left="-5"/>
      </w:pPr>
      <w:r>
        <w:t>Growth rate (GR</w:t>
      </w:r>
      <w:r>
        <w:rPr>
          <w:i/>
          <w:vertAlign w:val="subscript"/>
        </w:rPr>
        <w:t>i</w:t>
      </w:r>
      <w:r>
        <w:t xml:space="preserve">) is computed over </w:t>
      </w:r>
      <w:proofErr w:type="spellStart"/>
      <w:r>
        <w:rPr>
          <w:i/>
          <w:sz w:val="20"/>
        </w:rPr>
        <w:t>t</w:t>
      </w:r>
      <w:r>
        <w:rPr>
          <w:i/>
          <w:sz w:val="20"/>
          <w:vertAlign w:val="subscript"/>
        </w:rPr>
        <w:t>i</w:t>
      </w:r>
      <w:proofErr w:type="spellEnd"/>
      <w:r>
        <w:rPr>
          <w:i/>
          <w:sz w:val="20"/>
          <w:vertAlign w:val="subscript"/>
        </w:rPr>
        <w:t xml:space="preserve"> </w:t>
      </w:r>
      <w:r>
        <w:t>as the geometric mean of daily growth rates. Masses are given in dry weight.</w:t>
      </w:r>
    </w:p>
    <w:p w14:paraId="29671BA6" w14:textId="77777777" w:rsidR="007015D6" w:rsidRDefault="00350D12">
      <w:pPr>
        <w:spacing w:after="119" w:line="259" w:lineRule="auto"/>
        <w:ind w:left="1542" w:firstLine="0"/>
        <w:jc w:val="center"/>
      </w:pPr>
      <w:r>
        <w:rPr>
          <w:sz w:val="12"/>
          <w:u w:val="single" w:color="000000"/>
        </w:rPr>
        <w:t>1</w:t>
      </w:r>
    </w:p>
    <w:p w14:paraId="739C8279" w14:textId="77777777" w:rsidR="007015D6" w:rsidRDefault="00350D12">
      <w:pPr>
        <w:tabs>
          <w:tab w:val="center" w:pos="4738"/>
          <w:tab w:val="center" w:pos="5486"/>
        </w:tabs>
        <w:spacing w:after="175" w:line="259" w:lineRule="auto"/>
        <w:ind w:left="0" w:firstLine="0"/>
        <w:jc w:val="left"/>
      </w:pPr>
      <w:r>
        <w:rPr>
          <w:sz w:val="22"/>
        </w:rPr>
        <w:tab/>
      </w:r>
      <w:r>
        <w:rPr>
          <w:sz w:val="20"/>
        </w:rPr>
        <w:t xml:space="preserve"> </w:t>
      </w:r>
      <w:proofErr w:type="spellStart"/>
      <w:r>
        <w:rPr>
          <w:i/>
          <w:sz w:val="15"/>
        </w:rPr>
        <w:t>t</w:t>
      </w:r>
      <w:r>
        <w:rPr>
          <w:i/>
          <w:sz w:val="18"/>
          <w:vertAlign w:val="subscript"/>
        </w:rPr>
        <w:t>i</w:t>
      </w:r>
      <w:proofErr w:type="spellEnd"/>
      <w:r>
        <w:rPr>
          <w:i/>
          <w:sz w:val="18"/>
          <w:vertAlign w:val="subscript"/>
        </w:rPr>
        <w:tab/>
      </w:r>
      <w:r>
        <w:rPr>
          <w:sz w:val="20"/>
        </w:rPr>
        <w:t></w:t>
      </w:r>
      <w:proofErr w:type="spellStart"/>
      <w:r>
        <w:rPr>
          <w:i/>
          <w:sz w:val="12"/>
        </w:rPr>
        <w:t>ti</w:t>
      </w:r>
      <w:proofErr w:type="spellEnd"/>
    </w:p>
    <w:p w14:paraId="56464D9F" w14:textId="77777777" w:rsidR="007015D6" w:rsidRDefault="00350D12">
      <w:pPr>
        <w:spacing w:after="44" w:line="259" w:lineRule="auto"/>
        <w:ind w:left="786" w:right="954"/>
        <w:jc w:val="center"/>
      </w:pPr>
      <w:r>
        <w:t>GR</w:t>
      </w:r>
      <w:r>
        <w:rPr>
          <w:i/>
          <w:sz w:val="15"/>
        </w:rPr>
        <w:t xml:space="preserve">i </w:t>
      </w:r>
      <w:r>
        <w:rPr>
          <w:sz w:val="20"/>
        </w:rPr>
        <w:t>=</w:t>
      </w:r>
      <w:proofErr w:type="spellStart"/>
      <w:proofErr w:type="gramStart"/>
      <w:r>
        <w:rPr>
          <w:sz w:val="20"/>
        </w:rPr>
        <w:t>Y</w:t>
      </w:r>
      <w:r>
        <w:rPr>
          <w:i/>
          <w:sz w:val="20"/>
        </w:rPr>
        <w:t>g</w:t>
      </w:r>
      <w:r>
        <w:rPr>
          <w:i/>
          <w:sz w:val="15"/>
        </w:rPr>
        <w:t>i,j</w:t>
      </w:r>
      <w:proofErr w:type="spellEnd"/>
      <w:proofErr w:type="gramEnd"/>
      <w:r>
        <w:rPr>
          <w:sz w:val="20"/>
        </w:rPr>
        <w:t></w:t>
      </w:r>
    </w:p>
    <w:p w14:paraId="621CBBBB" w14:textId="77777777" w:rsidR="007015D6" w:rsidRDefault="00350D12">
      <w:pPr>
        <w:spacing w:after="203" w:line="259" w:lineRule="auto"/>
        <w:ind w:left="104" w:firstLine="0"/>
        <w:jc w:val="center"/>
      </w:pPr>
      <w:r>
        <w:rPr>
          <w:i/>
          <w:sz w:val="15"/>
        </w:rPr>
        <w:t>j</w:t>
      </w:r>
      <w:r>
        <w:rPr>
          <w:sz w:val="15"/>
        </w:rPr>
        <w:t>=1</w:t>
      </w:r>
    </w:p>
    <w:p w14:paraId="035ACF27" w14:textId="77777777" w:rsidR="007015D6" w:rsidRDefault="00350D12">
      <w:pPr>
        <w:ind w:left="-5"/>
      </w:pPr>
      <w:r>
        <w:t xml:space="preserve">with </w:t>
      </w:r>
      <w:proofErr w:type="spellStart"/>
      <w:r>
        <w:rPr>
          <w:i/>
          <w:sz w:val="20"/>
        </w:rPr>
        <w:t>i</w:t>
      </w:r>
      <w:proofErr w:type="spellEnd"/>
      <w:r>
        <w:rPr>
          <w:i/>
          <w:sz w:val="20"/>
        </w:rPr>
        <w:t xml:space="preserve"> </w:t>
      </w:r>
      <w:r>
        <w:t xml:space="preserve">the individual index, </w:t>
      </w:r>
      <w:r>
        <w:rPr>
          <w:i/>
          <w:sz w:val="20"/>
        </w:rPr>
        <w:t xml:space="preserve">j </w:t>
      </w:r>
      <w:r>
        <w:t xml:space="preserve">the day index, </w:t>
      </w:r>
      <w:proofErr w:type="spellStart"/>
      <w:r>
        <w:rPr>
          <w:i/>
          <w:sz w:val="20"/>
        </w:rPr>
        <w:t>t</w:t>
      </w:r>
      <w:r>
        <w:rPr>
          <w:i/>
          <w:sz w:val="20"/>
          <w:vertAlign w:val="subscript"/>
        </w:rPr>
        <w:t>i</w:t>
      </w:r>
      <w:proofErr w:type="spellEnd"/>
      <w:r>
        <w:rPr>
          <w:i/>
          <w:sz w:val="20"/>
          <w:vertAlign w:val="subscript"/>
        </w:rPr>
        <w:t xml:space="preserve"> </w:t>
      </w:r>
      <w:r>
        <w:t xml:space="preserve">the number of days spent in the seventh instar by the individual </w:t>
      </w:r>
      <w:proofErr w:type="spellStart"/>
      <w:r>
        <w:rPr>
          <w:i/>
          <w:sz w:val="20"/>
        </w:rPr>
        <w:t>i</w:t>
      </w:r>
      <w:proofErr w:type="spellEnd"/>
      <w:r>
        <w:t xml:space="preserve">, and </w:t>
      </w:r>
      <w:proofErr w:type="spellStart"/>
      <w:proofErr w:type="gramStart"/>
      <w:r>
        <w:rPr>
          <w:i/>
          <w:sz w:val="20"/>
        </w:rPr>
        <w:t>g</w:t>
      </w:r>
      <w:r>
        <w:rPr>
          <w:i/>
          <w:sz w:val="20"/>
          <w:vertAlign w:val="subscript"/>
        </w:rPr>
        <w:t>i,j</w:t>
      </w:r>
      <w:proofErr w:type="spellEnd"/>
      <w:proofErr w:type="gramEnd"/>
      <w:r>
        <w:rPr>
          <w:i/>
          <w:sz w:val="20"/>
          <w:vertAlign w:val="subscript"/>
        </w:rPr>
        <w:t xml:space="preserve"> </w:t>
      </w:r>
      <w:r>
        <w:t xml:space="preserve">the growth rate of the individual </w:t>
      </w:r>
      <w:proofErr w:type="spellStart"/>
      <w:r>
        <w:rPr>
          <w:i/>
          <w:sz w:val="20"/>
        </w:rPr>
        <w:t>i</w:t>
      </w:r>
      <w:proofErr w:type="spellEnd"/>
      <w:r>
        <w:rPr>
          <w:i/>
          <w:sz w:val="20"/>
        </w:rPr>
        <w:t xml:space="preserve"> </w:t>
      </w:r>
      <w:r>
        <w:t xml:space="preserve">on day </w:t>
      </w:r>
      <w:r>
        <w:rPr>
          <w:i/>
          <w:sz w:val="20"/>
        </w:rPr>
        <w:t xml:space="preserve">j </w:t>
      </w:r>
      <w:r>
        <w:t>computed as:</w:t>
      </w:r>
    </w:p>
    <w:p w14:paraId="4DC9B2F4" w14:textId="77777777" w:rsidR="007015D6" w:rsidRDefault="00350D12">
      <w:pPr>
        <w:spacing w:after="0" w:line="259" w:lineRule="auto"/>
        <w:ind w:left="786" w:right="250"/>
        <w:jc w:val="center"/>
      </w:pPr>
      <w:proofErr w:type="spellStart"/>
      <w:r>
        <w:rPr>
          <w:i/>
          <w:sz w:val="20"/>
        </w:rPr>
        <w:t>b</w:t>
      </w:r>
      <w:r>
        <w:rPr>
          <w:i/>
          <w:sz w:val="15"/>
        </w:rPr>
        <w:t>j</w:t>
      </w:r>
      <w:proofErr w:type="spellEnd"/>
      <w:r>
        <w:rPr>
          <w:i/>
          <w:sz w:val="15"/>
        </w:rPr>
        <w:t xml:space="preserve"> </w:t>
      </w:r>
      <w:r>
        <w:rPr>
          <w:i/>
          <w:sz w:val="20"/>
        </w:rPr>
        <w:t>−b</w:t>
      </w:r>
      <w:r>
        <w:rPr>
          <w:i/>
          <w:sz w:val="15"/>
        </w:rPr>
        <w:t>j</w:t>
      </w:r>
      <w:r>
        <w:rPr>
          <w:sz w:val="15"/>
        </w:rPr>
        <w:t>+1</w:t>
      </w:r>
    </w:p>
    <w:p w14:paraId="4DE325CA" w14:textId="77777777" w:rsidR="007015D6" w:rsidRDefault="00350D12">
      <w:pPr>
        <w:pStyle w:val="Titre2"/>
        <w:spacing w:after="0" w:line="259" w:lineRule="auto"/>
        <w:ind w:left="786" w:right="800"/>
        <w:jc w:val="center"/>
      </w:pPr>
      <w:proofErr w:type="spellStart"/>
      <w:proofErr w:type="gramStart"/>
      <w:r>
        <w:rPr>
          <w:b w:val="0"/>
          <w:i/>
          <w:sz w:val="20"/>
        </w:rPr>
        <w:t>g</w:t>
      </w:r>
      <w:r>
        <w:rPr>
          <w:b w:val="0"/>
          <w:i/>
          <w:sz w:val="20"/>
          <w:vertAlign w:val="subscript"/>
        </w:rPr>
        <w:t>i,j</w:t>
      </w:r>
      <w:proofErr w:type="spellEnd"/>
      <w:proofErr w:type="gramEnd"/>
      <w:r>
        <w:rPr>
          <w:b w:val="0"/>
          <w:i/>
          <w:sz w:val="20"/>
          <w:vertAlign w:val="subscript"/>
        </w:rPr>
        <w:t xml:space="preserve"> </w:t>
      </w:r>
      <w:r>
        <w:rPr>
          <w:b w:val="0"/>
          <w:sz w:val="20"/>
        </w:rPr>
        <w:t xml:space="preserve">= </w:t>
      </w:r>
      <w:r>
        <w:rPr>
          <w:noProof/>
          <w:sz w:val="22"/>
          <w:lang w:val="en-US" w:eastAsia="en-US"/>
        </w:rPr>
        <mc:AlternateContent>
          <mc:Choice Requires="wpg">
            <w:drawing>
              <wp:inline distT="0" distB="0" distL="0" distR="0" wp14:anchorId="7ADE8AD5" wp14:editId="468111C7">
                <wp:extent cx="489572" cy="5055"/>
                <wp:effectExtent l="0" t="0" r="0" b="0"/>
                <wp:docPr id="104204" name="Group 104204"/>
                <wp:cNvGraphicFramePr/>
                <a:graphic xmlns:a="http://schemas.openxmlformats.org/drawingml/2006/main">
                  <a:graphicData uri="http://schemas.microsoft.com/office/word/2010/wordprocessingGroup">
                    <wpg:wgp>
                      <wpg:cNvGrpSpPr/>
                      <wpg:grpSpPr>
                        <a:xfrm>
                          <a:off x="0" y="0"/>
                          <a:ext cx="489572" cy="5055"/>
                          <a:chOff x="0" y="0"/>
                          <a:chExt cx="489572" cy="5055"/>
                        </a:xfrm>
                      </wpg:grpSpPr>
                      <wps:wsp>
                        <wps:cNvPr id="1062" name="Shape 1062"/>
                        <wps:cNvSpPr/>
                        <wps:spPr>
                          <a:xfrm>
                            <a:off x="0" y="0"/>
                            <a:ext cx="489572" cy="0"/>
                          </a:xfrm>
                          <a:custGeom>
                            <a:avLst/>
                            <a:gdLst/>
                            <a:ahLst/>
                            <a:cxnLst/>
                            <a:rect l="0" t="0" r="0" b="0"/>
                            <a:pathLst>
                              <a:path w="489572">
                                <a:moveTo>
                                  <a:pt x="0" y="0"/>
                                </a:moveTo>
                                <a:lnTo>
                                  <a:pt x="4895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4" style="width:38.549pt;height:0.398pt;mso-position-horizontal-relative:char;mso-position-vertical-relative:line" coordsize="4895,50">
                <v:shape id="Shape 1062" style="position:absolute;width:4895;height:0;left:0;top:0;" coordsize="489572,0" path="m0,0l489572,0">
                  <v:stroke weight="0.398pt" endcap="flat" joinstyle="miter" miterlimit="10" on="true" color="#000000"/>
                  <v:fill on="false" color="#000000" opacity="0"/>
                </v:shape>
              </v:group>
            </w:pict>
          </mc:Fallback>
        </mc:AlternateContent>
      </w:r>
    </w:p>
    <w:p w14:paraId="1E2D867C" w14:textId="77777777" w:rsidR="007015D6" w:rsidRDefault="00350D12">
      <w:pPr>
        <w:spacing w:after="134" w:line="259" w:lineRule="auto"/>
        <w:ind w:left="786" w:right="258"/>
        <w:jc w:val="center"/>
      </w:pPr>
      <w:proofErr w:type="spellStart"/>
      <w:r>
        <w:rPr>
          <w:i/>
          <w:sz w:val="20"/>
        </w:rPr>
        <w:t>b</w:t>
      </w:r>
      <w:r>
        <w:rPr>
          <w:i/>
          <w:sz w:val="15"/>
        </w:rPr>
        <w:t>j</w:t>
      </w:r>
      <w:proofErr w:type="spellEnd"/>
    </w:p>
    <w:p w14:paraId="538CFD31" w14:textId="77777777" w:rsidR="007015D6" w:rsidRDefault="00350D12">
      <w:pPr>
        <w:ind w:left="-5"/>
      </w:pPr>
      <w:r>
        <w:t xml:space="preserve">with </w:t>
      </w:r>
      <w:proofErr w:type="spellStart"/>
      <w:r>
        <w:rPr>
          <w:i/>
          <w:sz w:val="20"/>
        </w:rPr>
        <w:t>b</w:t>
      </w:r>
      <w:r>
        <w:rPr>
          <w:i/>
          <w:sz w:val="20"/>
          <w:vertAlign w:val="subscript"/>
        </w:rPr>
        <w:t>j</w:t>
      </w:r>
      <w:proofErr w:type="spellEnd"/>
      <w:r>
        <w:rPr>
          <w:i/>
          <w:sz w:val="20"/>
          <w:vertAlign w:val="subscript"/>
        </w:rPr>
        <w:t xml:space="preserve"> </w:t>
      </w:r>
      <w:r>
        <w:t xml:space="preserve">the dry body mass on day </w:t>
      </w:r>
      <w:r>
        <w:rPr>
          <w:i/>
          <w:sz w:val="20"/>
        </w:rPr>
        <w:t>j</w:t>
      </w:r>
      <w:r>
        <w:t xml:space="preserve">. </w:t>
      </w:r>
      <w:commentRangeStart w:id="119"/>
      <w:commentRangeStart w:id="120"/>
      <w:r>
        <w:t>GR is, therefore, a dimensionless quantity.</w:t>
      </w:r>
      <w:commentRangeEnd w:id="119"/>
      <w:r w:rsidR="00514A86">
        <w:rPr>
          <w:rStyle w:val="Marquedecommentaire"/>
        </w:rPr>
        <w:commentReference w:id="119"/>
      </w:r>
      <w:commentRangeEnd w:id="120"/>
      <w:r w:rsidR="003F72AB">
        <w:rPr>
          <w:rStyle w:val="Marquedecommentaire"/>
        </w:rPr>
        <w:commentReference w:id="120"/>
      </w:r>
    </w:p>
    <w:p w14:paraId="62DA18D7" w14:textId="77777777" w:rsidR="007015D6" w:rsidRDefault="00350D12">
      <w:pPr>
        <w:spacing w:after="203"/>
        <w:ind w:left="-5"/>
      </w:pPr>
      <w:r>
        <w:t xml:space="preserve">The assimilation efficiency (AE) is the proportion of ingested </w:t>
      </w:r>
      <w:proofErr w:type="gramStart"/>
      <w:r>
        <w:t>mass</w:t>
      </w:r>
      <w:proofErr w:type="gramEnd"/>
      <w:r>
        <w:t xml:space="preserve"> which is subsequently not egested nor excreted, over the seventh instar, given here in % dry weight. </w:t>
      </w:r>
      <w:commentRangeStart w:id="121"/>
      <w:r>
        <w:t>If intake and frass production rates are equal, the assimilation efficiency is 0. If intake is greater than frass production, AE is positive; in the opposite case, it is negative.</w:t>
      </w:r>
      <w:commentRangeEnd w:id="121"/>
      <w:r w:rsidR="00514A86">
        <w:rPr>
          <w:rStyle w:val="Marquedecommentaire"/>
        </w:rPr>
        <w:commentReference w:id="121"/>
      </w:r>
    </w:p>
    <w:p w14:paraId="63F7DA5A" w14:textId="77777777" w:rsidR="007015D6" w:rsidRDefault="00350D12">
      <w:pPr>
        <w:spacing w:after="0" w:line="216" w:lineRule="auto"/>
        <w:ind w:left="4171" w:right="3942" w:firstLine="580"/>
        <w:jc w:val="left"/>
      </w:pPr>
      <w:proofErr w:type="spellStart"/>
      <w:r>
        <w:rPr>
          <w:i/>
          <w:sz w:val="20"/>
        </w:rPr>
        <w:t>I</w:t>
      </w:r>
      <w:r>
        <w:rPr>
          <w:i/>
          <w:sz w:val="15"/>
        </w:rPr>
        <w:t>i</w:t>
      </w:r>
      <w:proofErr w:type="spellEnd"/>
      <w:r>
        <w:rPr>
          <w:i/>
          <w:sz w:val="15"/>
        </w:rPr>
        <w:t xml:space="preserve"> </w:t>
      </w:r>
      <w:r>
        <w:rPr>
          <w:i/>
          <w:sz w:val="20"/>
        </w:rPr>
        <w:t>−E</w:t>
      </w:r>
      <w:r>
        <w:rPr>
          <w:i/>
          <w:sz w:val="15"/>
        </w:rPr>
        <w:t xml:space="preserve">i </w:t>
      </w:r>
      <w:proofErr w:type="spellStart"/>
      <w:r>
        <w:t>AE</w:t>
      </w:r>
      <w:r>
        <w:rPr>
          <w:i/>
          <w:vertAlign w:val="subscript"/>
        </w:rPr>
        <w:t>i</w:t>
      </w:r>
      <w:proofErr w:type="spellEnd"/>
      <w:r>
        <w:rPr>
          <w:i/>
          <w:vertAlign w:val="subscript"/>
        </w:rPr>
        <w:t xml:space="preserve"> </w:t>
      </w:r>
      <w:r>
        <w:rPr>
          <w:sz w:val="20"/>
        </w:rPr>
        <w:t xml:space="preserve">= </w:t>
      </w:r>
      <w:r>
        <w:rPr>
          <w:noProof/>
          <w:sz w:val="22"/>
          <w:lang w:val="en-US" w:eastAsia="en-US"/>
        </w:rPr>
        <mc:AlternateContent>
          <mc:Choice Requires="wpg">
            <w:drawing>
              <wp:inline distT="0" distB="0" distL="0" distR="0" wp14:anchorId="6093D7A2" wp14:editId="22C4419D">
                <wp:extent cx="370916" cy="5055"/>
                <wp:effectExtent l="0" t="0" r="0" b="0"/>
                <wp:docPr id="104205" name="Group 104205"/>
                <wp:cNvGraphicFramePr/>
                <a:graphic xmlns:a="http://schemas.openxmlformats.org/drawingml/2006/main">
                  <a:graphicData uri="http://schemas.microsoft.com/office/word/2010/wordprocessingGroup">
                    <wpg:wgp>
                      <wpg:cNvGrpSpPr/>
                      <wpg:grpSpPr>
                        <a:xfrm>
                          <a:off x="0" y="0"/>
                          <a:ext cx="370916" cy="5055"/>
                          <a:chOff x="0" y="0"/>
                          <a:chExt cx="370916" cy="5055"/>
                        </a:xfrm>
                      </wpg:grpSpPr>
                      <wps:wsp>
                        <wps:cNvPr id="1083" name="Shape 1083"/>
                        <wps:cNvSpPr/>
                        <wps:spPr>
                          <a:xfrm>
                            <a:off x="0" y="0"/>
                            <a:ext cx="370916" cy="0"/>
                          </a:xfrm>
                          <a:custGeom>
                            <a:avLst/>
                            <a:gdLst/>
                            <a:ahLst/>
                            <a:cxnLst/>
                            <a:rect l="0" t="0" r="0" b="0"/>
                            <a:pathLst>
                              <a:path w="370916">
                                <a:moveTo>
                                  <a:pt x="0" y="0"/>
                                </a:moveTo>
                                <a:lnTo>
                                  <a:pt x="37091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5" style="width:29.206pt;height:0.398pt;mso-position-horizontal-relative:char;mso-position-vertical-relative:line" coordsize="3709,50">
                <v:shape id="Shape 1083" style="position:absolute;width:3709;height:0;left:0;top:0;" coordsize="370916,0" path="m0,0l370916,0">
                  <v:stroke weight="0.398pt" endcap="flat" joinstyle="miter" miterlimit="10" on="true" color="#000000"/>
                  <v:fill on="false" color="#000000" opacity="0"/>
                </v:shape>
              </v:group>
            </w:pict>
          </mc:Fallback>
        </mc:AlternateContent>
      </w:r>
    </w:p>
    <w:p w14:paraId="36809E44" w14:textId="77777777" w:rsidR="007015D6" w:rsidRDefault="00350D12">
      <w:pPr>
        <w:pStyle w:val="Titre2"/>
        <w:spacing w:after="91" w:line="259" w:lineRule="auto"/>
        <w:ind w:left="786" w:right="221"/>
        <w:jc w:val="center"/>
      </w:pPr>
      <w:proofErr w:type="spellStart"/>
      <w:r>
        <w:rPr>
          <w:b w:val="0"/>
          <w:i/>
          <w:sz w:val="20"/>
        </w:rPr>
        <w:t>I</w:t>
      </w:r>
      <w:r>
        <w:rPr>
          <w:b w:val="0"/>
          <w:i/>
          <w:sz w:val="20"/>
          <w:vertAlign w:val="subscript"/>
        </w:rPr>
        <w:t>i</w:t>
      </w:r>
      <w:proofErr w:type="spellEnd"/>
    </w:p>
    <w:p w14:paraId="7F445BEF" w14:textId="77777777" w:rsidR="007015D6" w:rsidRDefault="00350D12">
      <w:pPr>
        <w:ind w:left="-5"/>
      </w:pPr>
      <w:r>
        <w:t xml:space="preserve">with </w:t>
      </w:r>
      <w:proofErr w:type="spellStart"/>
      <w:r>
        <w:rPr>
          <w:i/>
          <w:sz w:val="20"/>
        </w:rPr>
        <w:t>I</w:t>
      </w:r>
      <w:r>
        <w:rPr>
          <w:i/>
          <w:sz w:val="20"/>
          <w:vertAlign w:val="subscript"/>
        </w:rPr>
        <w:t>i</w:t>
      </w:r>
      <w:proofErr w:type="spellEnd"/>
      <w:r>
        <w:rPr>
          <w:i/>
          <w:sz w:val="20"/>
          <w:vertAlign w:val="subscript"/>
        </w:rPr>
        <w:t xml:space="preserve"> </w:t>
      </w:r>
      <w:r>
        <w:t xml:space="preserve">the total dry mass of food consumed by the individual </w:t>
      </w:r>
      <w:proofErr w:type="spellStart"/>
      <w:r>
        <w:rPr>
          <w:i/>
          <w:sz w:val="20"/>
        </w:rPr>
        <w:t>i</w:t>
      </w:r>
      <w:proofErr w:type="spellEnd"/>
      <w:r>
        <w:t xml:space="preserve">, </w:t>
      </w:r>
      <w:r>
        <w:rPr>
          <w:i/>
          <w:sz w:val="20"/>
        </w:rPr>
        <w:t>E</w:t>
      </w:r>
      <w:r>
        <w:rPr>
          <w:i/>
          <w:sz w:val="20"/>
          <w:vertAlign w:val="subscript"/>
        </w:rPr>
        <w:t xml:space="preserve">i </w:t>
      </w:r>
      <w:r>
        <w:t xml:space="preserve">the total dry mass of frass produced by the individual </w:t>
      </w:r>
      <w:proofErr w:type="spellStart"/>
      <w:r>
        <w:rPr>
          <w:i/>
          <w:sz w:val="20"/>
        </w:rPr>
        <w:t>i</w:t>
      </w:r>
      <w:proofErr w:type="spellEnd"/>
      <w:r>
        <w:rPr>
          <w:i/>
          <w:sz w:val="20"/>
        </w:rPr>
        <w:t xml:space="preserve"> </w:t>
      </w:r>
      <w:r>
        <w:t xml:space="preserve">throughout </w:t>
      </w:r>
      <w:proofErr w:type="spellStart"/>
      <w:r>
        <w:rPr>
          <w:i/>
          <w:sz w:val="20"/>
        </w:rPr>
        <w:t>t</w:t>
      </w:r>
      <w:r>
        <w:rPr>
          <w:i/>
          <w:sz w:val="20"/>
          <w:vertAlign w:val="subscript"/>
        </w:rPr>
        <w:t>i</w:t>
      </w:r>
      <w:proofErr w:type="spellEnd"/>
      <w:r>
        <w:t>. AE is a dimensionless quantity.</w:t>
      </w:r>
    </w:p>
    <w:p w14:paraId="7C87D9BB" w14:textId="77777777" w:rsidR="007015D6" w:rsidRDefault="00350D12">
      <w:pPr>
        <w:spacing w:after="194"/>
        <w:ind w:left="-5"/>
      </w:pPr>
      <w:r>
        <w:t>Growth efficiency (GE) is the proportion of ingested mass resulting in growth (expressed as % dry weight):</w:t>
      </w:r>
    </w:p>
    <w:p w14:paraId="02B8C928" w14:textId="77777777" w:rsidR="007015D6" w:rsidRDefault="00350D12">
      <w:pPr>
        <w:spacing w:after="0"/>
        <w:ind w:left="4341" w:right="4042" w:firstLine="611"/>
      </w:pPr>
      <w:r>
        <w:rPr>
          <w:sz w:val="20"/>
        </w:rPr>
        <w:t>∆</w:t>
      </w:r>
      <w:r>
        <w:rPr>
          <w:i/>
          <w:sz w:val="20"/>
        </w:rPr>
        <w:t>b</w:t>
      </w:r>
      <w:r>
        <w:rPr>
          <w:i/>
          <w:sz w:val="20"/>
          <w:vertAlign w:val="subscript"/>
        </w:rPr>
        <w:t xml:space="preserve">i </w:t>
      </w:r>
      <w:r>
        <w:t>GE</w:t>
      </w:r>
      <w:r>
        <w:rPr>
          <w:i/>
          <w:vertAlign w:val="subscript"/>
        </w:rPr>
        <w:t xml:space="preserve">i </w:t>
      </w:r>
      <w:r>
        <w:rPr>
          <w:sz w:val="20"/>
        </w:rPr>
        <w:t xml:space="preserve">= </w:t>
      </w:r>
      <w:r>
        <w:rPr>
          <w:noProof/>
          <w:sz w:val="22"/>
          <w:lang w:val="en-US" w:eastAsia="en-US"/>
        </w:rPr>
        <mc:AlternateContent>
          <mc:Choice Requires="wpg">
            <w:drawing>
              <wp:inline distT="0" distB="0" distL="0" distR="0" wp14:anchorId="5E15DCC1" wp14:editId="07C2C536">
                <wp:extent cx="203898" cy="5055"/>
                <wp:effectExtent l="0" t="0" r="0" b="0"/>
                <wp:docPr id="104206" name="Group 104206"/>
                <wp:cNvGraphicFramePr/>
                <a:graphic xmlns:a="http://schemas.openxmlformats.org/drawingml/2006/main">
                  <a:graphicData uri="http://schemas.microsoft.com/office/word/2010/wordprocessingGroup">
                    <wpg:wgp>
                      <wpg:cNvGrpSpPr/>
                      <wpg:grpSpPr>
                        <a:xfrm>
                          <a:off x="0" y="0"/>
                          <a:ext cx="203898" cy="5055"/>
                          <a:chOff x="0" y="0"/>
                          <a:chExt cx="203898" cy="5055"/>
                        </a:xfrm>
                      </wpg:grpSpPr>
                      <wps:wsp>
                        <wps:cNvPr id="1108" name="Shape 1108"/>
                        <wps:cNvSpPr/>
                        <wps:spPr>
                          <a:xfrm>
                            <a:off x="0" y="0"/>
                            <a:ext cx="203898" cy="0"/>
                          </a:xfrm>
                          <a:custGeom>
                            <a:avLst/>
                            <a:gdLst/>
                            <a:ahLst/>
                            <a:cxnLst/>
                            <a:rect l="0" t="0" r="0" b="0"/>
                            <a:pathLst>
                              <a:path w="203898">
                                <a:moveTo>
                                  <a:pt x="0" y="0"/>
                                </a:moveTo>
                                <a:lnTo>
                                  <a:pt x="2038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206" style="width:16.055pt;height:0.398pt;mso-position-horizontal-relative:char;mso-position-vertical-relative:line" coordsize="2038,50">
                <v:shape id="Shape 1108" style="position:absolute;width:2038;height:0;left:0;top:0;" coordsize="203898,0" path="m0,0l203898,0">
                  <v:stroke weight="0.398pt" endcap="flat" joinstyle="miter" miterlimit="10" on="true" color="#000000"/>
                  <v:fill on="false" color="#000000" opacity="0"/>
                </v:shape>
              </v:group>
            </w:pict>
          </mc:Fallback>
        </mc:AlternateContent>
      </w:r>
    </w:p>
    <w:p w14:paraId="0609BE81" w14:textId="77777777" w:rsidR="007015D6" w:rsidRDefault="00350D12">
      <w:pPr>
        <w:pStyle w:val="Titre2"/>
        <w:spacing w:after="94" w:line="259" w:lineRule="auto"/>
        <w:ind w:left="786" w:right="200"/>
        <w:jc w:val="center"/>
      </w:pPr>
      <w:proofErr w:type="spellStart"/>
      <w:r>
        <w:rPr>
          <w:b w:val="0"/>
          <w:i/>
          <w:sz w:val="20"/>
        </w:rPr>
        <w:lastRenderedPageBreak/>
        <w:t>I</w:t>
      </w:r>
      <w:r>
        <w:rPr>
          <w:b w:val="0"/>
          <w:i/>
          <w:sz w:val="20"/>
          <w:vertAlign w:val="subscript"/>
        </w:rPr>
        <w:t>i</w:t>
      </w:r>
      <w:proofErr w:type="spellEnd"/>
    </w:p>
    <w:p w14:paraId="3EDE0C78" w14:textId="6B0E68B8" w:rsidR="007015D6" w:rsidRDefault="00350D12">
      <w:pPr>
        <w:ind w:left="-5"/>
      </w:pPr>
      <w:r>
        <w:t xml:space="preserve">with </w:t>
      </w:r>
      <w:r>
        <w:rPr>
          <w:sz w:val="20"/>
        </w:rPr>
        <w:t>∆</w:t>
      </w:r>
      <w:r>
        <w:rPr>
          <w:i/>
          <w:sz w:val="20"/>
        </w:rPr>
        <w:t>b</w:t>
      </w:r>
      <w:r>
        <w:rPr>
          <w:i/>
          <w:sz w:val="20"/>
          <w:vertAlign w:val="subscript"/>
        </w:rPr>
        <w:t xml:space="preserve">i </w:t>
      </w:r>
      <w:r>
        <w:t xml:space="preserve">the change in dry body mass over </w:t>
      </w:r>
      <w:proofErr w:type="spellStart"/>
      <w:r>
        <w:rPr>
          <w:i/>
          <w:sz w:val="20"/>
        </w:rPr>
        <w:t>t</w:t>
      </w:r>
      <w:r>
        <w:rPr>
          <w:i/>
          <w:sz w:val="20"/>
          <w:vertAlign w:val="subscript"/>
        </w:rPr>
        <w:t>i</w:t>
      </w:r>
      <w:proofErr w:type="spellEnd"/>
      <w:r>
        <w:t xml:space="preserve">. GE is </w:t>
      </w:r>
      <w:del w:id="122" w:author="Isabelle Gounand" w:date="2024-09-24T13:09:00Z" w16du:dateUtc="2024-09-24T11:09:00Z">
        <w:r w:rsidDel="00473BB0">
          <w:delText xml:space="preserve">also </w:delText>
        </w:r>
      </w:del>
      <w:r>
        <w:t>a dimensionless quantity.</w:t>
      </w:r>
    </w:p>
    <w:p w14:paraId="67912B81" w14:textId="42861891" w:rsidR="007015D6" w:rsidRDefault="00350D12">
      <w:pPr>
        <w:spacing w:after="182"/>
        <w:ind w:left="-5"/>
      </w:pPr>
      <w:r>
        <w:t>In the case of a group of caterpillars used for chemical analysis</w:t>
      </w:r>
      <w:ins w:id="123" w:author="Isabelle Gounand" w:date="2024-09-24T13:12:00Z" w16du:dateUtc="2024-09-24T11:12:00Z">
        <w:r w:rsidR="00473BB0">
          <w:t>, the corresponding</w:t>
        </w:r>
      </w:ins>
      <w:r>
        <w:t xml:space="preserve"> mass-specific intake rate is computed as</w:t>
      </w:r>
      <w:ins w:id="124" w:author="Isabelle Gounand" w:date="2024-09-24T13:12:00Z" w16du:dateUtc="2024-09-24T11:12:00Z">
        <w:r w:rsidR="00473BB0">
          <w:t xml:space="preserve"> </w:t>
        </w:r>
        <w:commentRangeStart w:id="125"/>
        <w:r w:rsidR="00473BB0">
          <w:t>the mean of indivi</w:t>
        </w:r>
      </w:ins>
      <w:ins w:id="126" w:author="Isabelle Gounand" w:date="2024-09-24T13:13:00Z" w16du:dateUtc="2024-09-24T11:13:00Z">
        <w:r w:rsidR="00473BB0">
          <w:t xml:space="preserve">dual MSIR. </w:t>
        </w:r>
      </w:ins>
      <w:del w:id="127" w:author="Isabelle Gounand" w:date="2024-09-24T13:13:00Z" w16du:dateUtc="2024-09-24T11:13:00Z">
        <w:r w:rsidDel="00473BB0">
          <w:delText>:</w:delText>
        </w:r>
      </w:del>
      <w:commentRangeEnd w:id="125"/>
      <w:r w:rsidR="00473BB0">
        <w:rPr>
          <w:rStyle w:val="Marquedecommentaire"/>
        </w:rPr>
        <w:commentReference w:id="125"/>
      </w:r>
    </w:p>
    <w:p w14:paraId="473ECF33" w14:textId="3FF1C3C1" w:rsidR="007015D6" w:rsidDel="00473BB0" w:rsidRDefault="00350D12">
      <w:pPr>
        <w:pStyle w:val="Titre2"/>
        <w:spacing w:after="0" w:line="259" w:lineRule="auto"/>
        <w:ind w:left="279" w:firstLine="0"/>
        <w:jc w:val="center"/>
        <w:rPr>
          <w:del w:id="128" w:author="Isabelle Gounand" w:date="2024-09-24T13:13:00Z" w16du:dateUtc="2024-09-24T11:13:00Z"/>
        </w:rPr>
      </w:pPr>
      <w:del w:id="129" w:author="Isabelle Gounand" w:date="2024-09-24T13:13:00Z" w16du:dateUtc="2024-09-24T11:13:00Z">
        <w:r w:rsidDel="00473BB0">
          <w:rPr>
            <w:b w:val="0"/>
            <w:sz w:val="20"/>
          </w:rPr>
          <w:delText>1X</w:delText>
        </w:r>
      </w:del>
    </w:p>
    <w:p w14:paraId="4F9FC17A" w14:textId="18DE4DCA" w:rsidR="007015D6" w:rsidDel="00473BB0" w:rsidRDefault="00350D12">
      <w:pPr>
        <w:tabs>
          <w:tab w:val="center" w:pos="4415"/>
          <w:tab w:val="center" w:pos="5464"/>
        </w:tabs>
        <w:spacing w:after="0" w:line="259" w:lineRule="auto"/>
        <w:ind w:left="0" w:firstLine="0"/>
        <w:jc w:val="left"/>
        <w:rPr>
          <w:del w:id="130" w:author="Isabelle Gounand" w:date="2024-09-24T13:13:00Z" w16du:dateUtc="2024-09-24T11:13:00Z"/>
        </w:rPr>
      </w:pPr>
      <w:del w:id="131" w:author="Isabelle Gounand" w:date="2024-09-24T13:13:00Z" w16du:dateUtc="2024-09-24T11:13:00Z">
        <w:r w:rsidDel="00473BB0">
          <w:rPr>
            <w:sz w:val="22"/>
          </w:rPr>
          <w:tab/>
        </w:r>
        <w:r w:rsidDel="00473BB0">
          <w:delText>MSIR</w:delText>
        </w:r>
        <w:r w:rsidDel="00473BB0">
          <w:rPr>
            <w:i/>
            <w:vertAlign w:val="subscript"/>
          </w:rPr>
          <w:delText xml:space="preserve">k </w:delText>
        </w:r>
        <w:r w:rsidDel="00473BB0">
          <w:rPr>
            <w:noProof/>
            <w:lang w:val="en-US" w:eastAsia="en-US"/>
          </w:rPr>
          <w:drawing>
            <wp:inline distT="0" distB="0" distL="0" distR="0" wp14:anchorId="56146E13" wp14:editId="68CFB75A">
              <wp:extent cx="204216" cy="137160"/>
              <wp:effectExtent l="0" t="0" r="0" b="0"/>
              <wp:docPr id="132473" name="Picture 132473"/>
              <wp:cNvGraphicFramePr/>
              <a:graphic xmlns:a="http://schemas.openxmlformats.org/drawingml/2006/main">
                <a:graphicData uri="http://schemas.openxmlformats.org/drawingml/2006/picture">
                  <pic:pic xmlns:pic="http://schemas.openxmlformats.org/drawingml/2006/picture">
                    <pic:nvPicPr>
                      <pic:cNvPr id="132473" name="Picture 132473"/>
                      <pic:cNvPicPr/>
                    </pic:nvPicPr>
                    <pic:blipFill>
                      <a:blip r:embed="rId16"/>
                      <a:stretch>
                        <a:fillRect/>
                      </a:stretch>
                    </pic:blipFill>
                    <pic:spPr>
                      <a:xfrm>
                        <a:off x="0" y="0"/>
                        <a:ext cx="204216" cy="137160"/>
                      </a:xfrm>
                      <a:prstGeom prst="rect">
                        <a:avLst/>
                      </a:prstGeom>
                    </pic:spPr>
                  </pic:pic>
                </a:graphicData>
              </a:graphic>
            </wp:inline>
          </w:drawing>
        </w:r>
        <w:r w:rsidDel="00473BB0">
          <w:tab/>
          <w:delText>MSIR</w:delText>
        </w:r>
        <w:r w:rsidDel="00473BB0">
          <w:rPr>
            <w:i/>
            <w:vertAlign w:val="subscript"/>
          </w:rPr>
          <w:delText>i</w:delText>
        </w:r>
      </w:del>
    </w:p>
    <w:p w14:paraId="3ECE3904" w14:textId="75983896" w:rsidR="007015D6" w:rsidDel="00473BB0" w:rsidRDefault="00350D12">
      <w:pPr>
        <w:spacing w:after="134" w:line="259" w:lineRule="auto"/>
        <w:ind w:left="4528"/>
        <w:jc w:val="center"/>
        <w:rPr>
          <w:del w:id="132" w:author="Isabelle Gounand" w:date="2024-09-24T13:13:00Z" w16du:dateUtc="2024-09-24T11:13:00Z"/>
        </w:rPr>
      </w:pPr>
      <w:del w:id="133" w:author="Isabelle Gounand" w:date="2024-09-24T13:13:00Z" w16du:dateUtc="2024-09-24T11:13:00Z">
        <w:r w:rsidDel="00473BB0">
          <w:rPr>
            <w:i/>
            <w:sz w:val="15"/>
          </w:rPr>
          <w:delText>i∈k</w:delText>
        </w:r>
      </w:del>
    </w:p>
    <w:p w14:paraId="086E242D" w14:textId="77777777" w:rsidR="007015D6" w:rsidRDefault="00350D12">
      <w:pPr>
        <w:tabs>
          <w:tab w:val="center" w:pos="8094"/>
          <w:tab w:val="right" w:pos="9638"/>
        </w:tabs>
        <w:spacing w:after="350" w:line="367" w:lineRule="auto"/>
        <w:ind w:left="0" w:right="-15" w:firstLine="0"/>
        <w:jc w:val="left"/>
      </w:pPr>
      <w:r>
        <w:rPr>
          <w:sz w:val="22"/>
        </w:rPr>
        <w:tab/>
      </w:r>
      <w:r>
        <w:rPr>
          <w:sz w:val="15"/>
        </w:rPr>
        <w:t>0.6</w:t>
      </w:r>
      <w:r>
        <w:rPr>
          <w:sz w:val="15"/>
        </w:rPr>
        <w:tab/>
        <w:t>Statistical analyses</w:t>
      </w:r>
    </w:p>
    <w:p w14:paraId="046E7E09" w14:textId="77777777" w:rsidR="007015D6" w:rsidRDefault="00350D12">
      <w:pPr>
        <w:spacing w:after="353"/>
        <w:ind w:left="-5"/>
      </w:pPr>
      <w:r>
        <w:t xml:space="preserve">For each element (C, N, P, Na, Mg, S, K and Ca) we can compute the assimilation efficiency as follows. For the element </w:t>
      </w:r>
      <w:r>
        <w:rPr>
          <w:i/>
          <w:sz w:val="20"/>
        </w:rPr>
        <w:t xml:space="preserve">x </w:t>
      </w:r>
      <w:r>
        <w:t xml:space="preserve">and group </w:t>
      </w:r>
      <w:r>
        <w:rPr>
          <w:i/>
          <w:sz w:val="20"/>
        </w:rPr>
        <w:t xml:space="preserve">k </w:t>
      </w:r>
      <w:r>
        <w:t xml:space="preserve">the assimilation efficiency </w:t>
      </w:r>
      <w:proofErr w:type="spellStart"/>
      <w:r>
        <w:rPr>
          <w:i/>
          <w:sz w:val="20"/>
        </w:rPr>
        <w:t>AE</w:t>
      </w:r>
      <w:r>
        <w:rPr>
          <w:i/>
          <w:sz w:val="20"/>
          <w:vertAlign w:val="subscript"/>
        </w:rPr>
        <w:t>xk</w:t>
      </w:r>
      <w:proofErr w:type="spellEnd"/>
      <w:r>
        <w:rPr>
          <w:i/>
          <w:sz w:val="20"/>
          <w:vertAlign w:val="subscript"/>
        </w:rPr>
        <w:t xml:space="preserve"> </w:t>
      </w:r>
      <w:r>
        <w:t>is given by:</w:t>
      </w:r>
    </w:p>
    <w:p w14:paraId="1DE5CEC7" w14:textId="77777777" w:rsidR="007015D6" w:rsidRDefault="00350D12">
      <w:pPr>
        <w:spacing w:after="134" w:line="259" w:lineRule="auto"/>
        <w:ind w:left="786" w:right="318"/>
        <w:jc w:val="center"/>
      </w:pPr>
      <w:r>
        <w:rPr>
          <w:noProof/>
          <w:sz w:val="22"/>
          <w:lang w:val="en-US" w:eastAsia="en-US"/>
        </w:rPr>
        <mc:AlternateContent>
          <mc:Choice Requires="wpg">
            <w:drawing>
              <wp:anchor distT="0" distB="0" distL="114300" distR="114300" simplePos="0" relativeHeight="251658240" behindDoc="0" locked="0" layoutInCell="1" allowOverlap="1" wp14:anchorId="03B9D97B" wp14:editId="0BD8F8BD">
                <wp:simplePos x="0" y="0"/>
                <wp:positionH relativeFrom="column">
                  <wp:posOffset>3195981</wp:posOffset>
                </wp:positionH>
                <wp:positionV relativeFrom="paragraph">
                  <wp:posOffset>99483</wp:posOffset>
                </wp:positionV>
                <wp:extent cx="365925" cy="5055"/>
                <wp:effectExtent l="0" t="0" r="0" b="0"/>
                <wp:wrapNone/>
                <wp:docPr id="107032" name="Group 107032"/>
                <wp:cNvGraphicFramePr/>
                <a:graphic xmlns:a="http://schemas.openxmlformats.org/drawingml/2006/main">
                  <a:graphicData uri="http://schemas.microsoft.com/office/word/2010/wordprocessingGroup">
                    <wpg:wgp>
                      <wpg:cNvGrpSpPr/>
                      <wpg:grpSpPr>
                        <a:xfrm>
                          <a:off x="0" y="0"/>
                          <a:ext cx="365925" cy="5055"/>
                          <a:chOff x="0" y="0"/>
                          <a:chExt cx="365925" cy="5055"/>
                        </a:xfrm>
                      </wpg:grpSpPr>
                      <wps:wsp>
                        <wps:cNvPr id="1165" name="Shape 1165"/>
                        <wps:cNvSpPr/>
                        <wps:spPr>
                          <a:xfrm>
                            <a:off x="0" y="0"/>
                            <a:ext cx="365925" cy="0"/>
                          </a:xfrm>
                          <a:custGeom>
                            <a:avLst/>
                            <a:gdLst/>
                            <a:ahLst/>
                            <a:cxnLst/>
                            <a:rect l="0" t="0" r="0" b="0"/>
                            <a:pathLst>
                              <a:path w="365925">
                                <a:moveTo>
                                  <a:pt x="0" y="0"/>
                                </a:moveTo>
                                <a:lnTo>
                                  <a:pt x="36592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2" style="width:28.813pt;height:0.398pt;position:absolute;z-index:20;mso-position-horizontal-relative:text;mso-position-horizontal:absolute;margin-left:251.652pt;mso-position-vertical-relative:text;margin-top:7.83327pt;" coordsize="3659,50">
                <v:shape id="Shape 1165" style="position:absolute;width:3659;height:0;left:0;top:0;" coordsize="365925,0" path="m0,0l365925,0">
                  <v:stroke weight="0.398pt" endcap="flat" joinstyle="miter" miterlimit="10" on="true" color="#000000"/>
                  <v:fill on="false" color="#000000" opacity="0"/>
                </v:shape>
              </v:group>
            </w:pict>
          </mc:Fallback>
        </mc:AlternateContent>
      </w:r>
      <w:r>
        <w:rPr>
          <w:sz w:val="20"/>
        </w:rPr>
        <w:t>=1</w:t>
      </w:r>
      <w:r>
        <w:rPr>
          <w:i/>
          <w:sz w:val="20"/>
        </w:rPr>
        <w:t xml:space="preserve">− </w:t>
      </w:r>
      <w:proofErr w:type="spellStart"/>
      <w:r>
        <w:rPr>
          <w:i/>
          <w:sz w:val="20"/>
        </w:rPr>
        <w:t>E</w:t>
      </w:r>
      <w:r>
        <w:rPr>
          <w:i/>
          <w:sz w:val="15"/>
        </w:rPr>
        <w:t>j</w:t>
      </w:r>
      <w:r>
        <w:rPr>
          <w:i/>
          <w:sz w:val="20"/>
        </w:rPr>
        <w:t>C</w:t>
      </w:r>
      <w:r>
        <w:rPr>
          <w:i/>
          <w:sz w:val="15"/>
        </w:rPr>
        <w:t>xkE</w:t>
      </w:r>
      <w:proofErr w:type="spellEnd"/>
    </w:p>
    <w:p w14:paraId="143A61EA" w14:textId="77777777" w:rsidR="007015D6" w:rsidRDefault="00350D12">
      <w:pPr>
        <w:tabs>
          <w:tab w:val="center" w:pos="4223"/>
          <w:tab w:val="center" w:pos="5314"/>
        </w:tabs>
        <w:spacing w:after="186" w:line="259" w:lineRule="auto"/>
        <w:ind w:left="0" w:firstLine="0"/>
        <w:jc w:val="left"/>
      </w:pPr>
      <w:r>
        <w:rPr>
          <w:sz w:val="22"/>
        </w:rPr>
        <w:tab/>
      </w:r>
      <w:proofErr w:type="spellStart"/>
      <w:r>
        <w:t>AE</w:t>
      </w:r>
      <w:r>
        <w:rPr>
          <w:i/>
          <w:sz w:val="15"/>
        </w:rPr>
        <w:t>xk</w:t>
      </w:r>
      <w:proofErr w:type="spellEnd"/>
      <w:r>
        <w:rPr>
          <w:i/>
          <w:sz w:val="15"/>
        </w:rPr>
        <w:tab/>
      </w:r>
      <w:proofErr w:type="spellStart"/>
      <w:r>
        <w:rPr>
          <w:i/>
          <w:sz w:val="20"/>
        </w:rPr>
        <w:t>I</w:t>
      </w:r>
      <w:r>
        <w:rPr>
          <w:i/>
          <w:sz w:val="15"/>
        </w:rPr>
        <w:t>j</w:t>
      </w:r>
      <w:r>
        <w:rPr>
          <w:i/>
          <w:sz w:val="31"/>
          <w:vertAlign w:val="superscript"/>
        </w:rPr>
        <w:t>C</w:t>
      </w:r>
      <w:r>
        <w:rPr>
          <w:i/>
          <w:sz w:val="15"/>
        </w:rPr>
        <w:t>xkI</w:t>
      </w:r>
      <w:proofErr w:type="spellEnd"/>
    </w:p>
    <w:p w14:paraId="1ECB1BA3" w14:textId="77777777" w:rsidR="007015D6" w:rsidRDefault="00350D12">
      <w:pPr>
        <w:spacing w:after="155" w:line="325" w:lineRule="auto"/>
        <w:ind w:left="-5"/>
      </w:pPr>
      <w:r>
        <w:t xml:space="preserve">with </w:t>
      </w:r>
      <w:proofErr w:type="spellStart"/>
      <w:r>
        <w:rPr>
          <w:i/>
          <w:sz w:val="20"/>
        </w:rPr>
        <w:t>C</w:t>
      </w:r>
      <w:r>
        <w:rPr>
          <w:i/>
          <w:sz w:val="20"/>
          <w:vertAlign w:val="subscript"/>
        </w:rPr>
        <w:t>xk</w:t>
      </w:r>
      <w:r>
        <w:rPr>
          <w:i/>
          <w:sz w:val="20"/>
          <w:vertAlign w:val="superscript"/>
        </w:rPr>
        <w:t>E</w:t>
      </w:r>
      <w:proofErr w:type="spellEnd"/>
      <w:r>
        <w:rPr>
          <w:i/>
          <w:sz w:val="20"/>
          <w:vertAlign w:val="superscript"/>
        </w:rPr>
        <w:t xml:space="preserve"> </w:t>
      </w:r>
      <w:r>
        <w:t xml:space="preserve">the proportion of element </w:t>
      </w:r>
      <w:r>
        <w:rPr>
          <w:i/>
          <w:sz w:val="20"/>
        </w:rPr>
        <w:t xml:space="preserve">x </w:t>
      </w:r>
      <w:r>
        <w:t xml:space="preserve">in the frass of the group </w:t>
      </w:r>
      <w:r>
        <w:rPr>
          <w:i/>
          <w:sz w:val="20"/>
        </w:rPr>
        <w:t>k</w:t>
      </w:r>
      <w:r>
        <w:t xml:space="preserve">, </w:t>
      </w:r>
      <w:commentRangeStart w:id="134"/>
      <w:r>
        <w:rPr>
          <w:i/>
          <w:sz w:val="20"/>
        </w:rPr>
        <w:t>E</w:t>
      </w:r>
      <w:r>
        <w:rPr>
          <w:i/>
          <w:sz w:val="20"/>
          <w:vertAlign w:val="subscript"/>
        </w:rPr>
        <w:t xml:space="preserve">k </w:t>
      </w:r>
      <w:commentRangeEnd w:id="134"/>
      <w:r w:rsidR="00473BB0">
        <w:rPr>
          <w:rStyle w:val="Marquedecommentaire"/>
        </w:rPr>
        <w:commentReference w:id="134"/>
      </w:r>
      <w:r>
        <w:t xml:space="preserve">the combined mass of frass produced by the four larvae of the group </w:t>
      </w:r>
      <w:r>
        <w:rPr>
          <w:i/>
          <w:sz w:val="20"/>
        </w:rPr>
        <w:t>k</w:t>
      </w:r>
      <w:r>
        <w:t xml:space="preserve">, </w:t>
      </w:r>
      <w:proofErr w:type="spellStart"/>
      <w:r>
        <w:rPr>
          <w:i/>
          <w:sz w:val="20"/>
        </w:rPr>
        <w:t>C</w:t>
      </w:r>
      <w:r>
        <w:rPr>
          <w:i/>
          <w:sz w:val="20"/>
          <w:vertAlign w:val="subscript"/>
        </w:rPr>
        <w:t>xk</w:t>
      </w:r>
      <w:r>
        <w:rPr>
          <w:i/>
          <w:sz w:val="20"/>
          <w:vertAlign w:val="superscript"/>
        </w:rPr>
        <w:t>I</w:t>
      </w:r>
      <w:proofErr w:type="spellEnd"/>
      <w:r>
        <w:rPr>
          <w:i/>
          <w:sz w:val="20"/>
          <w:vertAlign w:val="superscript"/>
        </w:rPr>
        <w:t xml:space="preserve"> </w:t>
      </w:r>
      <w:r>
        <w:t xml:space="preserve">the proportion of element </w:t>
      </w:r>
      <w:r>
        <w:rPr>
          <w:i/>
          <w:sz w:val="20"/>
        </w:rPr>
        <w:t xml:space="preserve">x </w:t>
      </w:r>
      <w:r>
        <w:t xml:space="preserve">in the food of the group </w:t>
      </w:r>
      <w:r>
        <w:rPr>
          <w:i/>
          <w:sz w:val="20"/>
        </w:rPr>
        <w:t>k</w:t>
      </w:r>
      <w:r>
        <w:t xml:space="preserve">, </w:t>
      </w:r>
      <w:proofErr w:type="spellStart"/>
      <w:r>
        <w:rPr>
          <w:i/>
          <w:sz w:val="20"/>
        </w:rPr>
        <w:t>I</w:t>
      </w:r>
      <w:r>
        <w:rPr>
          <w:i/>
          <w:sz w:val="20"/>
          <w:vertAlign w:val="subscript"/>
        </w:rPr>
        <w:t>k</w:t>
      </w:r>
      <w:proofErr w:type="spellEnd"/>
      <w:r>
        <w:rPr>
          <w:i/>
          <w:sz w:val="20"/>
          <w:vertAlign w:val="subscript"/>
        </w:rPr>
        <w:t xml:space="preserve"> </w:t>
      </w:r>
      <w:r>
        <w:t xml:space="preserve">the mass of food consumed by the four larvae of the group </w:t>
      </w:r>
      <w:r>
        <w:rPr>
          <w:i/>
          <w:sz w:val="20"/>
        </w:rPr>
        <w:t>k</w:t>
      </w:r>
      <w:r>
        <w:t>.</w:t>
      </w:r>
    </w:p>
    <w:p w14:paraId="70EFF695" w14:textId="77777777" w:rsidR="007015D6" w:rsidRDefault="00350D12">
      <w:pPr>
        <w:spacing w:after="190"/>
        <w:ind w:left="-5"/>
      </w:pPr>
      <w:r>
        <w:t xml:space="preserve">Retention time (RT) represents the average time an element spends in the body pool in the group of larvae and is computed by dividing the mass of the element in the </w:t>
      </w:r>
      <w:proofErr w:type="spellStart"/>
      <w:r>
        <w:t>bodymass</w:t>
      </w:r>
      <w:proofErr w:type="spellEnd"/>
      <w:r>
        <w:t xml:space="preserve"> by the output rate of the element:</w:t>
      </w:r>
    </w:p>
    <w:p w14:paraId="40D39F13" w14:textId="77777777" w:rsidR="007015D6" w:rsidRDefault="00350D12">
      <w:pPr>
        <w:spacing w:after="42" w:line="216" w:lineRule="auto"/>
        <w:ind w:left="4171" w:right="3942" w:firstLine="713"/>
        <w:jc w:val="left"/>
      </w:pPr>
      <w:r>
        <w:rPr>
          <w:noProof/>
          <w:sz w:val="22"/>
          <w:lang w:val="en-US" w:eastAsia="en-US"/>
        </w:rPr>
        <mc:AlternateContent>
          <mc:Choice Requires="wpg">
            <w:drawing>
              <wp:anchor distT="0" distB="0" distL="114300" distR="114300" simplePos="0" relativeHeight="251659264" behindDoc="0" locked="0" layoutInCell="1" allowOverlap="1" wp14:anchorId="1DCB0EDA" wp14:editId="120590C6">
                <wp:simplePos x="0" y="0"/>
                <wp:positionH relativeFrom="column">
                  <wp:posOffset>3110535</wp:posOffset>
                </wp:positionH>
                <wp:positionV relativeFrom="paragraph">
                  <wp:posOffset>152639</wp:posOffset>
                </wp:positionV>
                <wp:extent cx="336283" cy="5055"/>
                <wp:effectExtent l="0" t="0" r="0" b="0"/>
                <wp:wrapNone/>
                <wp:docPr id="107033" name="Group 107033"/>
                <wp:cNvGraphicFramePr/>
                <a:graphic xmlns:a="http://schemas.openxmlformats.org/drawingml/2006/main">
                  <a:graphicData uri="http://schemas.microsoft.com/office/word/2010/wordprocessingGroup">
                    <wpg:wgp>
                      <wpg:cNvGrpSpPr/>
                      <wpg:grpSpPr>
                        <a:xfrm>
                          <a:off x="0" y="0"/>
                          <a:ext cx="336283" cy="5055"/>
                          <a:chOff x="0" y="0"/>
                          <a:chExt cx="336283" cy="5055"/>
                        </a:xfrm>
                      </wpg:grpSpPr>
                      <wps:wsp>
                        <wps:cNvPr id="1210" name="Shape 1210"/>
                        <wps:cNvSpPr/>
                        <wps:spPr>
                          <a:xfrm>
                            <a:off x="0" y="0"/>
                            <a:ext cx="336283" cy="0"/>
                          </a:xfrm>
                          <a:custGeom>
                            <a:avLst/>
                            <a:gdLst/>
                            <a:ahLst/>
                            <a:cxnLst/>
                            <a:rect l="0" t="0" r="0" b="0"/>
                            <a:pathLst>
                              <a:path w="336283">
                                <a:moveTo>
                                  <a:pt x="0" y="0"/>
                                </a:moveTo>
                                <a:lnTo>
                                  <a:pt x="33628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7033" style="width:26.479pt;height:0.398pt;position:absolute;z-index:65;mso-position-horizontal-relative:text;mso-position-horizontal:absolute;margin-left:244.924pt;mso-position-vertical-relative:text;margin-top:12.0188pt;" coordsize="3362,50">
                <v:shape id="Shape 1210" style="position:absolute;width:3362;height:0;left:0;top:0;" coordsize="336283,0" path="m0,0l336283,0">
                  <v:stroke weight="0.398pt" endcap="flat" joinstyle="miter" miterlimit="10" on="true" color="#000000"/>
                  <v:fill on="false" color="#000000" opacity="0"/>
                </v:shape>
              </v:group>
            </w:pict>
          </mc:Fallback>
        </mc:AlternateContent>
      </w:r>
      <w:r>
        <w:rPr>
          <w:i/>
          <w:sz w:val="20"/>
        </w:rPr>
        <w:t>C</w:t>
      </w:r>
      <w:r>
        <w:rPr>
          <w:i/>
          <w:sz w:val="15"/>
        </w:rPr>
        <w:t xml:space="preserve">L </w:t>
      </w:r>
      <w:r>
        <w:rPr>
          <w:i/>
          <w:sz w:val="20"/>
        </w:rPr>
        <w:t xml:space="preserve">b </w:t>
      </w:r>
      <w:proofErr w:type="spellStart"/>
      <w:r>
        <w:t>RT</w:t>
      </w:r>
      <w:r>
        <w:rPr>
          <w:i/>
          <w:sz w:val="15"/>
        </w:rPr>
        <w:t>xk</w:t>
      </w:r>
      <w:proofErr w:type="spellEnd"/>
      <w:r>
        <w:rPr>
          <w:i/>
          <w:sz w:val="15"/>
        </w:rPr>
        <w:t xml:space="preserve"> </w:t>
      </w:r>
      <w:r>
        <w:rPr>
          <w:sz w:val="20"/>
        </w:rPr>
        <w:t xml:space="preserve">= </w:t>
      </w:r>
      <w:proofErr w:type="spellStart"/>
      <w:r>
        <w:rPr>
          <w:i/>
          <w:sz w:val="15"/>
        </w:rPr>
        <w:t>xk</w:t>
      </w:r>
      <w:proofErr w:type="spellEnd"/>
      <w:r>
        <w:rPr>
          <w:i/>
          <w:sz w:val="15"/>
        </w:rPr>
        <w:t xml:space="preserve"> k</w:t>
      </w:r>
    </w:p>
    <w:p w14:paraId="118A79F1" w14:textId="77777777" w:rsidR="007015D6" w:rsidRDefault="00350D12">
      <w:pPr>
        <w:spacing w:after="134" w:line="259" w:lineRule="auto"/>
        <w:ind w:left="786" w:right="101"/>
        <w:jc w:val="center"/>
      </w:pPr>
      <w:proofErr w:type="spellStart"/>
      <w:r>
        <w:rPr>
          <w:i/>
          <w:sz w:val="20"/>
        </w:rPr>
        <w:t>E</w:t>
      </w:r>
      <w:r>
        <w:rPr>
          <w:i/>
          <w:sz w:val="15"/>
        </w:rPr>
        <w:t>xk</w:t>
      </w:r>
      <w:proofErr w:type="spellEnd"/>
    </w:p>
    <w:p w14:paraId="0874C475" w14:textId="05A97D33" w:rsidR="007015D6" w:rsidRDefault="00350D12">
      <w:pPr>
        <w:spacing w:after="175" w:line="316" w:lineRule="auto"/>
        <w:ind w:left="-5"/>
      </w:pPr>
      <w:r>
        <w:t xml:space="preserve">with </w:t>
      </w:r>
      <w:proofErr w:type="spellStart"/>
      <w:r>
        <w:rPr>
          <w:i/>
          <w:sz w:val="20"/>
        </w:rPr>
        <w:t>C</w:t>
      </w:r>
      <w:r>
        <w:rPr>
          <w:i/>
          <w:sz w:val="20"/>
          <w:vertAlign w:val="subscript"/>
        </w:rPr>
        <w:t>xk</w:t>
      </w:r>
      <w:r>
        <w:rPr>
          <w:i/>
          <w:sz w:val="20"/>
          <w:vertAlign w:val="superscript"/>
        </w:rPr>
        <w:t>L</w:t>
      </w:r>
      <w:proofErr w:type="spellEnd"/>
      <w:r>
        <w:rPr>
          <w:i/>
          <w:sz w:val="20"/>
          <w:vertAlign w:val="superscript"/>
        </w:rPr>
        <w:t xml:space="preserve"> </w:t>
      </w:r>
      <w:r>
        <w:t xml:space="preserve">the proportion (in </w:t>
      </w:r>
      <w:del w:id="135" w:author="Isabelle Gounand" w:date="2024-09-24T13:17:00Z" w16du:dateUtc="2024-09-24T11:17:00Z">
        <w:r w:rsidDel="00EC527E">
          <w:delText>dw</w:delText>
        </w:r>
      </w:del>
      <w:ins w:id="136" w:author="Isabelle Gounand" w:date="2024-09-24T13:17:00Z" w16du:dateUtc="2024-09-24T11:17:00Z">
        <w:r w:rsidR="00EC527E">
          <w:t>DW</w:t>
        </w:r>
      </w:ins>
      <w:r>
        <w:t xml:space="preserve">) of element </w:t>
      </w:r>
      <w:r>
        <w:rPr>
          <w:i/>
          <w:sz w:val="20"/>
        </w:rPr>
        <w:t xml:space="preserve">x </w:t>
      </w:r>
      <w:r>
        <w:t xml:space="preserve">in the larvae of the group </w:t>
      </w:r>
      <w:r>
        <w:rPr>
          <w:i/>
          <w:sz w:val="20"/>
        </w:rPr>
        <w:t>k</w:t>
      </w:r>
      <w:r>
        <w:t xml:space="preserve">, </w:t>
      </w:r>
      <w:r>
        <w:rPr>
          <w:i/>
          <w:sz w:val="20"/>
        </w:rPr>
        <w:t>b</w:t>
      </w:r>
      <w:r>
        <w:rPr>
          <w:i/>
          <w:sz w:val="20"/>
          <w:vertAlign w:val="subscript"/>
        </w:rPr>
        <w:t xml:space="preserve">k </w:t>
      </w:r>
      <w:r>
        <w:t xml:space="preserve">the average dry body mass of individuals in group </w:t>
      </w:r>
      <w:r>
        <w:rPr>
          <w:i/>
          <w:sz w:val="20"/>
        </w:rPr>
        <w:t>k</w:t>
      </w:r>
      <w:r>
        <w:t xml:space="preserve">, and </w:t>
      </w:r>
      <w:proofErr w:type="spellStart"/>
      <w:r>
        <w:rPr>
          <w:i/>
          <w:sz w:val="20"/>
        </w:rPr>
        <w:t>E</w:t>
      </w:r>
      <w:r>
        <w:rPr>
          <w:i/>
          <w:sz w:val="20"/>
          <w:vertAlign w:val="subscript"/>
        </w:rPr>
        <w:t>x</w:t>
      </w:r>
      <w:r>
        <w:rPr>
          <w:i/>
          <w:sz w:val="20"/>
        </w:rPr>
        <w:t>k</w:t>
      </w:r>
      <w:proofErr w:type="spellEnd"/>
      <w:r>
        <w:rPr>
          <w:i/>
          <w:sz w:val="20"/>
        </w:rPr>
        <w:t xml:space="preserve"> </w:t>
      </w:r>
      <w:r>
        <w:t xml:space="preserve">the average mass of element </w:t>
      </w:r>
      <w:r>
        <w:rPr>
          <w:i/>
          <w:sz w:val="20"/>
        </w:rPr>
        <w:t xml:space="preserve">x </w:t>
      </w:r>
      <w:r>
        <w:t xml:space="preserve">egested by larvae of the group </w:t>
      </w:r>
      <w:r>
        <w:rPr>
          <w:i/>
          <w:sz w:val="20"/>
        </w:rPr>
        <w:t xml:space="preserve">k </w:t>
      </w:r>
      <w:r>
        <w:t xml:space="preserve">throughout the </w:t>
      </w:r>
      <w:ins w:id="137" w:author="Isabelle Gounand" w:date="2024-09-24T13:17:00Z" w16du:dateUtc="2024-09-24T11:17:00Z">
        <w:r w:rsidR="00EC527E">
          <w:t>duration of the</w:t>
        </w:r>
      </w:ins>
      <w:ins w:id="138" w:author="Isabelle Gounand" w:date="2024-09-24T13:18:00Z" w16du:dateUtc="2024-09-24T11:18:00Z">
        <w:r w:rsidR="00EC527E">
          <w:t xml:space="preserve"> </w:t>
        </w:r>
      </w:ins>
      <w:r>
        <w:t>seventh instar.</w:t>
      </w:r>
    </w:p>
    <w:p w14:paraId="02A16EEF" w14:textId="433F0054" w:rsidR="007015D6" w:rsidRDefault="00350D12">
      <w:pPr>
        <w:spacing w:after="288"/>
        <w:ind w:left="-5"/>
      </w:pPr>
      <w:proofErr w:type="gramStart"/>
      <w:r>
        <w:t>As a whole, we</w:t>
      </w:r>
      <w:proofErr w:type="gramEnd"/>
      <w:r>
        <w:t xml:space="preserve"> were able to </w:t>
      </w:r>
      <w:r w:rsidR="00EC527E">
        <w:t xml:space="preserve">measure body mass, growth rate, </w:t>
      </w:r>
      <w:r>
        <w:t>growth efficiency, total assimilation efficiency,</w:t>
      </w:r>
      <w:r w:rsidR="00EC527E">
        <w:t xml:space="preserve"> and body chemical composition at the individual level (n=40 per treatment; n=200 in total), as well as</w:t>
      </w:r>
      <w:r>
        <w:t xml:space="preserve"> </w:t>
      </w:r>
      <w:r w:rsidR="00EC527E">
        <w:t xml:space="preserve">frass chemical composition and </w:t>
      </w:r>
      <w:r>
        <w:t>elemental assimilation efficiency</w:t>
      </w:r>
      <w:r w:rsidR="00EC527E">
        <w:t xml:space="preserve"> at the level of groups of four </w:t>
      </w:r>
      <w:commentRangeStart w:id="139"/>
      <w:r w:rsidR="00EC527E">
        <w:t>caterpillars (n=10 per treatment; n=50 in total)</w:t>
      </w:r>
      <w:r>
        <w:t>.</w:t>
      </w:r>
      <w:commentRangeEnd w:id="139"/>
      <w:r w:rsidR="00E8368D">
        <w:rPr>
          <w:rStyle w:val="Marquedecommentaire"/>
        </w:rPr>
        <w:commentReference w:id="139"/>
      </w:r>
    </w:p>
    <w:p w14:paraId="062983AB" w14:textId="77777777" w:rsidR="007015D6" w:rsidRDefault="00350D12">
      <w:pPr>
        <w:pStyle w:val="Titre3"/>
        <w:ind w:left="90"/>
      </w:pPr>
      <w:r>
        <w:t>Statistical analyses</w:t>
      </w:r>
    </w:p>
    <w:p w14:paraId="01ACFD7C" w14:textId="5F6637D7" w:rsidR="007015D6" w:rsidRDefault="00350D12">
      <w:pPr>
        <w:ind w:left="-5"/>
      </w:pPr>
      <w:r>
        <w:t>Due to non-linearity, we used generalized additive models to describe the relationships between mass-specific intake rate and growth rate, absorption efficiencies (including at the nutrient level), growth efficiency and nutrient retention times. Except for the two models (GE ~MSIR) and (GE ~GR) for which we use</w:t>
      </w:r>
      <w:ins w:id="140" w:author="Isabelle Gounand" w:date="2024-09-24T13:29:00Z" w16du:dateUtc="2024-09-24T11:29:00Z">
        <w:r w:rsidR="00E8368D">
          <w:t>d</w:t>
        </w:r>
      </w:ins>
      <w:r>
        <w:t xml:space="preserve"> adaptive splines, all models operated under thin plate regression splines (</w:t>
      </w:r>
      <w:r>
        <w:rPr>
          <w:color w:val="0000FF"/>
        </w:rPr>
        <w:t>Wood</w:t>
      </w:r>
      <w:r>
        <w:t xml:space="preserve">, </w:t>
      </w:r>
      <w:r>
        <w:rPr>
          <w:color w:val="0000FF"/>
        </w:rPr>
        <w:t>2003</w:t>
      </w:r>
      <w:r>
        <w:t>). Model</w:t>
      </w:r>
      <w:del w:id="141" w:author="Isabelle Gounand" w:date="2024-09-24T13:11:00Z" w16du:dateUtc="2024-09-24T11:11:00Z">
        <w:r w:rsidDel="00473BB0">
          <w:delText>s</w:delText>
        </w:r>
      </w:del>
      <w:r>
        <w:t xml:space="preserve"> diagnostics suggested the use of </w:t>
      </w:r>
      <w:commentRangeStart w:id="142"/>
      <w:commentRangeStart w:id="143"/>
      <w:del w:id="144" w:author="Isabelle Gounand" w:date="2024-09-24T14:09:00Z" w16du:dateUtc="2024-09-24T12:09:00Z">
        <w:r w:rsidDel="006E1FED">
          <w:delText xml:space="preserve">various </w:delText>
        </w:r>
      </w:del>
      <w:ins w:id="145" w:author="Isabelle Gounand" w:date="2024-09-24T14:09:00Z" w16du:dateUtc="2024-09-24T12:09:00Z">
        <w:r w:rsidR="006E1FED">
          <w:t xml:space="preserve">different </w:t>
        </w:r>
      </w:ins>
      <w:r>
        <w:t xml:space="preserve">families </w:t>
      </w:r>
      <w:commentRangeEnd w:id="142"/>
      <w:r w:rsidR="003D46AA">
        <w:rPr>
          <w:rStyle w:val="Marquedecommentaire"/>
        </w:rPr>
        <w:commentReference w:id="142"/>
      </w:r>
      <w:commentRangeEnd w:id="143"/>
      <w:r w:rsidR="003F72AB">
        <w:rPr>
          <w:rStyle w:val="Marquedecommentaire"/>
        </w:rPr>
        <w:commentReference w:id="143"/>
      </w:r>
      <w:r>
        <w:t>for conditional distributions of the response variables</w:t>
      </w:r>
      <w:del w:id="146" w:author="Isabelle Gounand" w:date="2024-09-24T14:09:00Z" w16du:dateUtc="2024-09-24T12:09:00Z">
        <w:r w:rsidDel="006E1FED">
          <w:delText xml:space="preserve">. </w:delText>
        </w:r>
      </w:del>
      <w:ins w:id="147" w:author="Isabelle Gounand" w:date="2024-09-24T14:09:00Z" w16du:dateUtc="2024-09-24T12:09:00Z">
        <w:r w:rsidR="006E1FED">
          <w:t xml:space="preserve">: </w:t>
        </w:r>
      </w:ins>
      <w:r>
        <w:t xml:space="preserve">Scaled Student’s t distributions were used for GR and GE. We used the gamma distribution and the log link function for retention times, the classic Gaussian family for larvae and frass nutrient content, and beta distribution with logit link function for absorption efficiencies. Models were fitted using the </w:t>
      </w:r>
      <w:proofErr w:type="spellStart"/>
      <w:r>
        <w:t>mgcv</w:t>
      </w:r>
      <w:proofErr w:type="spellEnd"/>
      <w:r>
        <w:t xml:space="preserve"> package in R (</w:t>
      </w:r>
      <w:r>
        <w:rPr>
          <w:color w:val="0000FF"/>
        </w:rPr>
        <w:t>Wood</w:t>
      </w:r>
      <w:r>
        <w:t xml:space="preserve">, </w:t>
      </w:r>
      <w:r>
        <w:rPr>
          <w:color w:val="0000FF"/>
        </w:rPr>
        <w:t>2017</w:t>
      </w:r>
      <w:r>
        <w:t>).</w:t>
      </w:r>
    </w:p>
    <w:p w14:paraId="648537A8" w14:textId="77777777" w:rsidR="007015D6" w:rsidRDefault="00350D12">
      <w:pPr>
        <w:spacing w:after="0"/>
        <w:ind w:left="-5"/>
      </w:pPr>
      <w:r>
        <w:t xml:space="preserve">Before fitting the models mentioned above, we removed </w:t>
      </w:r>
      <w:commentRangeStart w:id="148"/>
      <w:commentRangeStart w:id="149"/>
      <w:r>
        <w:t>outliers</w:t>
      </w:r>
      <w:commentRangeEnd w:id="148"/>
      <w:r w:rsidR="003D46AA">
        <w:rPr>
          <w:rStyle w:val="Marquedecommentaire"/>
        </w:rPr>
        <w:commentReference w:id="148"/>
      </w:r>
      <w:commentRangeEnd w:id="149"/>
      <w:r w:rsidR="003F72AB">
        <w:rPr>
          <w:rStyle w:val="Marquedecommentaire"/>
        </w:rPr>
        <w:commentReference w:id="149"/>
      </w:r>
      <w:r>
        <w:t xml:space="preserve"> by using a very conservative threshold of</w:t>
      </w:r>
    </w:p>
    <w:p w14:paraId="65B50CC3" w14:textId="77777777" w:rsidR="007015D6" w:rsidRDefault="00350D12">
      <w:pPr>
        <w:spacing w:after="0"/>
        <w:ind w:left="-5"/>
      </w:pPr>
      <w:r>
        <w:t>leverage given by:</w:t>
      </w:r>
    </w:p>
    <w:p w14:paraId="6DB791E5" w14:textId="77777777" w:rsidR="007015D6" w:rsidRDefault="00350D12">
      <w:pPr>
        <w:spacing w:after="0" w:line="259" w:lineRule="auto"/>
        <w:ind w:left="687" w:firstLine="0"/>
        <w:jc w:val="center"/>
      </w:pPr>
      <w:r>
        <w:rPr>
          <w:i/>
          <w:sz w:val="20"/>
        </w:rPr>
        <w:t>p</w:t>
      </w:r>
    </w:p>
    <w:p w14:paraId="3664DE1A" w14:textId="77777777" w:rsidR="007015D6" w:rsidRDefault="00350D12">
      <w:pPr>
        <w:spacing w:after="92" w:line="216" w:lineRule="auto"/>
        <w:ind w:left="5113" w:right="4296" w:hanging="721"/>
      </w:pPr>
      <w:proofErr w:type="spellStart"/>
      <w:r>
        <w:rPr>
          <w:i/>
          <w:sz w:val="20"/>
        </w:rPr>
        <w:t>h</w:t>
      </w:r>
      <w:r>
        <w:rPr>
          <w:i/>
          <w:sz w:val="20"/>
          <w:vertAlign w:val="subscript"/>
        </w:rPr>
        <w:t>ii</w:t>
      </w:r>
      <w:proofErr w:type="spellEnd"/>
      <w:r>
        <w:rPr>
          <w:i/>
          <w:sz w:val="20"/>
          <w:vertAlign w:val="subscript"/>
        </w:rPr>
        <w:t xml:space="preserve"> </w:t>
      </w:r>
      <w:r>
        <w:rPr>
          <w:i/>
          <w:sz w:val="20"/>
        </w:rPr>
        <w:t>&lt;</w:t>
      </w:r>
      <w:r>
        <w:rPr>
          <w:sz w:val="20"/>
        </w:rPr>
        <w:t xml:space="preserve">10 </w:t>
      </w:r>
      <w:r>
        <w:rPr>
          <w:noProof/>
          <w:sz w:val="22"/>
          <w:lang w:val="en-US" w:eastAsia="en-US"/>
        </w:rPr>
        <mc:AlternateContent>
          <mc:Choice Requires="wpg">
            <w:drawing>
              <wp:inline distT="0" distB="0" distL="0" distR="0" wp14:anchorId="7A8FABA8" wp14:editId="74B940EB">
                <wp:extent cx="75946" cy="5055"/>
                <wp:effectExtent l="0" t="0" r="0" b="0"/>
                <wp:docPr id="107034" name="Group 107034"/>
                <wp:cNvGraphicFramePr/>
                <a:graphic xmlns:a="http://schemas.openxmlformats.org/drawingml/2006/main">
                  <a:graphicData uri="http://schemas.microsoft.com/office/word/2010/wordprocessingGroup">
                    <wpg:wgp>
                      <wpg:cNvGrpSpPr/>
                      <wpg:grpSpPr>
                        <a:xfrm>
                          <a:off x="0" y="0"/>
                          <a:ext cx="75946" cy="5055"/>
                          <a:chOff x="0" y="0"/>
                          <a:chExt cx="75946" cy="5055"/>
                        </a:xfrm>
                      </wpg:grpSpPr>
                      <wps:wsp>
                        <wps:cNvPr id="1262" name="Shape 1262"/>
                        <wps:cNvSpPr/>
                        <wps:spPr>
                          <a:xfrm>
                            <a:off x="0" y="0"/>
                            <a:ext cx="75946" cy="0"/>
                          </a:xfrm>
                          <a:custGeom>
                            <a:avLst/>
                            <a:gdLst/>
                            <a:ahLst/>
                            <a:cxnLst/>
                            <a:rect l="0" t="0" r="0" b="0"/>
                            <a:pathLst>
                              <a:path w="75946">
                                <a:moveTo>
                                  <a:pt x="0" y="0"/>
                                </a:moveTo>
                                <a:lnTo>
                                  <a:pt x="7594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034" style="width:5.98001pt;height:0.398pt;mso-position-horizontal-relative:char;mso-position-vertical-relative:line" coordsize="759,50">
                <v:shape id="Shape 1262" style="position:absolute;width:759;height:0;left:0;top:0;" coordsize="75946,0" path="m0,0l75946,0">
                  <v:stroke weight="0.398pt" endcap="flat" joinstyle="miter" miterlimit="10" on="true" color="#000000"/>
                  <v:fill on="false" color="#000000" opacity="0"/>
                </v:shape>
              </v:group>
            </w:pict>
          </mc:Fallback>
        </mc:AlternateContent>
      </w:r>
      <w:r>
        <w:rPr>
          <w:i/>
          <w:sz w:val="20"/>
        </w:rPr>
        <w:t>n</w:t>
      </w:r>
    </w:p>
    <w:p w14:paraId="56A9521A" w14:textId="77777777" w:rsidR="007015D6" w:rsidRDefault="00350D12">
      <w:pPr>
        <w:spacing w:after="169" w:line="321" w:lineRule="auto"/>
        <w:ind w:left="-5"/>
      </w:pPr>
      <w:r>
        <w:t xml:space="preserve">where </w:t>
      </w:r>
      <w:proofErr w:type="spellStart"/>
      <w:r>
        <w:rPr>
          <w:i/>
          <w:sz w:val="20"/>
        </w:rPr>
        <w:t>h</w:t>
      </w:r>
      <w:r>
        <w:rPr>
          <w:i/>
          <w:sz w:val="20"/>
          <w:vertAlign w:val="subscript"/>
        </w:rPr>
        <w:t>ii</w:t>
      </w:r>
      <w:proofErr w:type="spellEnd"/>
      <w:r>
        <w:rPr>
          <w:i/>
          <w:sz w:val="20"/>
          <w:vertAlign w:val="subscript"/>
        </w:rPr>
        <w:t xml:space="preserve"> </w:t>
      </w:r>
      <w:r>
        <w:t xml:space="preserve">is the leverage value of the observation </w:t>
      </w:r>
      <w:proofErr w:type="spellStart"/>
      <w:r>
        <w:rPr>
          <w:i/>
          <w:sz w:val="20"/>
        </w:rPr>
        <w:t>i</w:t>
      </w:r>
      <w:proofErr w:type="spellEnd"/>
      <w:r>
        <w:t xml:space="preserve">, </w:t>
      </w:r>
      <w:r>
        <w:rPr>
          <w:i/>
          <w:sz w:val="20"/>
        </w:rPr>
        <w:t xml:space="preserve">p </w:t>
      </w:r>
      <w:r>
        <w:t xml:space="preserve">the number of parameters, and </w:t>
      </w:r>
      <w:proofErr w:type="spellStart"/>
      <w:r>
        <w:rPr>
          <w:i/>
          <w:sz w:val="20"/>
        </w:rPr>
        <w:t>n</w:t>
      </w:r>
      <w:proofErr w:type="spellEnd"/>
      <w:r>
        <w:rPr>
          <w:i/>
          <w:sz w:val="20"/>
        </w:rPr>
        <w:t xml:space="preserve"> </w:t>
      </w:r>
      <w:r>
        <w:t xml:space="preserve">the number of observations. A much lower threshold of </w:t>
      </w:r>
      <w:r>
        <w:rPr>
          <w:sz w:val="20"/>
        </w:rPr>
        <w:t>2</w:t>
      </w:r>
      <w:r>
        <w:rPr>
          <w:i/>
          <w:sz w:val="20"/>
          <w:vertAlign w:val="subscript"/>
        </w:rPr>
        <w:t>n</w:t>
      </w:r>
      <w:r>
        <w:rPr>
          <w:i/>
          <w:sz w:val="20"/>
          <w:u w:val="single" w:color="000000"/>
          <w:vertAlign w:val="superscript"/>
        </w:rPr>
        <w:t xml:space="preserve">p </w:t>
      </w:r>
      <w:r>
        <w:t>is sometimes used. We did not use Cook’s distance because it does not have the same properties in the generalized linear model case as in the linear model case.</w:t>
      </w:r>
    </w:p>
    <w:p w14:paraId="38BF944D" w14:textId="77777777" w:rsidR="007015D6" w:rsidRDefault="00350D12">
      <w:pPr>
        <w:ind w:left="-5"/>
      </w:pPr>
      <w:r>
        <w:t>For some of the models, we also computed the first derivative as well as the associated simultaneous confidence interval using the gratia package in R (</w:t>
      </w:r>
      <w:r>
        <w:rPr>
          <w:color w:val="0000FF"/>
        </w:rPr>
        <w:t>Simpson</w:t>
      </w:r>
      <w:r>
        <w:t xml:space="preserve">, </w:t>
      </w:r>
      <w:r>
        <w:rPr>
          <w:color w:val="0000FF"/>
        </w:rPr>
        <w:t>2024</w:t>
      </w:r>
      <w:r>
        <w:t xml:space="preserve">). This allows to determine whether the slope of the smooth at any </w:t>
      </w:r>
      <w:proofErr w:type="gramStart"/>
      <w:r>
        <w:t>particular predictor</w:t>
      </w:r>
      <w:proofErr w:type="gramEnd"/>
      <w:r>
        <w:t xml:space="preserve"> value is significantly positive or negative.</w:t>
      </w:r>
    </w:p>
    <w:p w14:paraId="28A9142F" w14:textId="6BA99B8D" w:rsidR="007015D6" w:rsidRDefault="00350D12">
      <w:pPr>
        <w:ind w:left="-5"/>
      </w:pPr>
      <w:r>
        <w:lastRenderedPageBreak/>
        <w:t xml:space="preserve">We performed contrasts on marginal means and marginal trends to investigate whether the overall elemental </w:t>
      </w:r>
      <w:commentRangeStart w:id="150"/>
      <w:r>
        <w:t xml:space="preserve">AE and RT, </w:t>
      </w:r>
      <w:commentRangeEnd w:id="150"/>
      <w:r w:rsidR="00E8368D">
        <w:rPr>
          <w:rStyle w:val="Marquedecommentaire"/>
        </w:rPr>
        <w:commentReference w:id="150"/>
      </w:r>
      <w:r>
        <w:t xml:space="preserve">as well as the effect of MSIR on elemental AE and RT differed between pairs of elements. </w:t>
      </w:r>
      <w:commentRangeStart w:id="151"/>
      <w:r>
        <w:t xml:space="preserve">For this, we fitted one general </w:t>
      </w:r>
      <w:commentRangeStart w:id="152"/>
      <w:r>
        <w:t xml:space="preserve">GAM </w:t>
      </w:r>
      <w:commentRangeEnd w:id="152"/>
      <w:r w:rsidR="00377233">
        <w:rPr>
          <w:rStyle w:val="Marquedecommentaire"/>
        </w:rPr>
        <w:commentReference w:id="152"/>
      </w:r>
      <w:r>
        <w:t>wi</w:t>
      </w:r>
      <w:ins w:id="153" w:author="Isabelle Gounand" w:date="2024-09-24T14:10:00Z" w16du:dateUtc="2024-09-24T12:10:00Z">
        <w:r w:rsidR="006E1FED">
          <w:t>t</w:t>
        </w:r>
      </w:ins>
      <w:r>
        <w:t xml:space="preserve">h the appropriate family </w:t>
      </w:r>
      <w:commentRangeEnd w:id="151"/>
      <w:r w:rsidR="006E1FED">
        <w:rPr>
          <w:rStyle w:val="Marquedecommentaire"/>
        </w:rPr>
        <w:commentReference w:id="151"/>
      </w:r>
      <w:r>
        <w:t xml:space="preserve">and link function (see above) involving the </w:t>
      </w:r>
      <w:proofErr w:type="spellStart"/>
      <w:r>
        <w:t>elementS</w:t>
      </w:r>
      <w:proofErr w:type="spellEnd"/>
      <w:r>
        <w:t xml:space="preserve"> as a factorial predictor for both AE and </w:t>
      </w:r>
      <w:proofErr w:type="gramStart"/>
      <w:r>
        <w:t>RT, and</w:t>
      </w:r>
      <w:proofErr w:type="gramEnd"/>
      <w:r>
        <w:t xml:space="preserve"> used the </w:t>
      </w:r>
      <w:proofErr w:type="spellStart"/>
      <w:r>
        <w:t>marginaleffect</w:t>
      </w:r>
      <w:proofErr w:type="spellEnd"/>
      <w:r>
        <w:t xml:space="preserve"> package in R (</w:t>
      </w:r>
      <w:r>
        <w:rPr>
          <w:color w:val="0000FF"/>
        </w:rPr>
        <w:t>Arel-Bundock et al.</w:t>
      </w:r>
      <w:r>
        <w:t xml:space="preserve">, </w:t>
      </w:r>
      <w:r>
        <w:rPr>
          <w:color w:val="0000FF"/>
        </w:rPr>
        <w:t>Forthcoming</w:t>
      </w:r>
      <w:r>
        <w:t>).</w:t>
      </w:r>
    </w:p>
    <w:p w14:paraId="79780A1D" w14:textId="4169CBC4" w:rsidR="007015D6" w:rsidRDefault="00A471EB">
      <w:pPr>
        <w:tabs>
          <w:tab w:val="center" w:pos="5689"/>
          <w:tab w:val="right" w:pos="9638"/>
        </w:tabs>
        <w:spacing w:after="402" w:line="367" w:lineRule="auto"/>
        <w:ind w:left="0" w:right="-15" w:firstLine="0"/>
        <w:jc w:val="left"/>
      </w:pPr>
      <w:commentRangeStart w:id="154"/>
      <w:proofErr w:type="spellStart"/>
      <w:ins w:id="155" w:author="Laser2000" w:date="2024-09-10T22:36:00Z">
        <w:r>
          <w:rPr>
            <w:sz w:val="22"/>
          </w:rPr>
          <w:t>Rajouter</w:t>
        </w:r>
        <w:proofErr w:type="spellEnd"/>
        <w:r>
          <w:rPr>
            <w:sz w:val="22"/>
          </w:rPr>
          <w:t xml:space="preserve"> </w:t>
        </w:r>
        <w:proofErr w:type="spellStart"/>
        <w:r>
          <w:rPr>
            <w:sz w:val="22"/>
          </w:rPr>
          <w:t>une</w:t>
        </w:r>
        <w:proofErr w:type="spellEnd"/>
        <w:r>
          <w:rPr>
            <w:sz w:val="22"/>
          </w:rPr>
          <w:t xml:space="preserve"> </w:t>
        </w:r>
      </w:ins>
      <w:ins w:id="156" w:author="Laser2000" w:date="2024-09-10T22:37:00Z">
        <w:r>
          <w:rPr>
            <w:sz w:val="22"/>
          </w:rPr>
          <w:t xml:space="preserve">section data et code </w:t>
        </w:r>
        <w:proofErr w:type="spellStart"/>
        <w:r>
          <w:rPr>
            <w:sz w:val="22"/>
          </w:rPr>
          <w:t>availabilty</w:t>
        </w:r>
      </w:ins>
      <w:commentRangeEnd w:id="154"/>
      <w:proofErr w:type="spellEnd"/>
      <w:r w:rsidR="00581F89">
        <w:rPr>
          <w:rStyle w:val="Marquedecommentaire"/>
        </w:rPr>
        <w:commentReference w:id="154"/>
      </w:r>
      <w:r w:rsidR="00350D12">
        <w:rPr>
          <w:sz w:val="22"/>
        </w:rPr>
        <w:tab/>
      </w:r>
      <w:r w:rsidR="00350D12">
        <w:rPr>
          <w:sz w:val="15"/>
        </w:rPr>
        <w:t>0.7</w:t>
      </w:r>
      <w:r w:rsidR="00350D12">
        <w:rPr>
          <w:sz w:val="15"/>
        </w:rPr>
        <w:tab/>
        <w:t>Effects of intake on assimilation and growth efficiencies</w:t>
      </w:r>
    </w:p>
    <w:p w14:paraId="0D28FFD6" w14:textId="77777777" w:rsidR="007015D6" w:rsidRDefault="00350D12">
      <w:pPr>
        <w:pStyle w:val="Titre1"/>
        <w:spacing w:after="28"/>
        <w:ind w:left="-5"/>
      </w:pPr>
      <w:commentRangeStart w:id="157"/>
      <w:commentRangeStart w:id="158"/>
      <w:r>
        <w:t>Results</w:t>
      </w:r>
      <w:commentRangeEnd w:id="157"/>
      <w:r w:rsidR="00E8368D">
        <w:rPr>
          <w:rStyle w:val="Marquedecommentaire"/>
          <w:b w:val="0"/>
        </w:rPr>
        <w:commentReference w:id="157"/>
      </w:r>
      <w:commentRangeEnd w:id="158"/>
      <w:r w:rsidR="00581F89">
        <w:rPr>
          <w:rStyle w:val="Marquedecommentaire"/>
          <w:b w:val="0"/>
        </w:rPr>
        <w:commentReference w:id="158"/>
      </w:r>
    </w:p>
    <w:p w14:paraId="78EB6D9C" w14:textId="77777777" w:rsidR="007015D6" w:rsidRDefault="00350D12">
      <w:pPr>
        <w:spacing w:after="579"/>
        <w:ind w:left="90"/>
      </w:pPr>
      <w:r>
        <w:rPr>
          <w:b/>
        </w:rPr>
        <w:t>Effects of intake on assimilation and growth efficiencies</w:t>
      </w:r>
    </w:p>
    <w:p w14:paraId="7AD8F4B3" w14:textId="77777777" w:rsidR="007015D6" w:rsidRDefault="00350D12">
      <w:pPr>
        <w:pStyle w:val="Titre2"/>
        <w:tabs>
          <w:tab w:val="center" w:pos="279"/>
          <w:tab w:val="center" w:pos="5041"/>
        </w:tabs>
        <w:spacing w:after="3" w:line="259" w:lineRule="auto"/>
        <w:ind w:left="0" w:firstLine="0"/>
        <w:jc w:val="left"/>
      </w:pPr>
      <w:r>
        <w:rPr>
          <w:b w:val="0"/>
          <w:sz w:val="22"/>
        </w:rPr>
        <w:tab/>
      </w:r>
      <w:r>
        <w:rPr>
          <w:rFonts w:ascii="Arial" w:eastAsia="Arial" w:hAnsi="Arial" w:cs="Arial"/>
          <w:b w:val="0"/>
          <w:sz w:val="25"/>
        </w:rPr>
        <w:t>a</w:t>
      </w:r>
      <w:r>
        <w:rPr>
          <w:rFonts w:ascii="Arial" w:eastAsia="Arial" w:hAnsi="Arial" w:cs="Arial"/>
          <w:b w:val="0"/>
          <w:sz w:val="25"/>
        </w:rPr>
        <w:tab/>
        <w:t>b</w:t>
      </w:r>
    </w:p>
    <w:p w14:paraId="7030811E" w14:textId="77777777" w:rsidR="007015D6" w:rsidRDefault="00350D12">
      <w:pPr>
        <w:spacing w:after="101" w:line="259" w:lineRule="auto"/>
        <w:ind w:left="340" w:firstLine="0"/>
        <w:jc w:val="left"/>
      </w:pPr>
      <w:r>
        <w:rPr>
          <w:noProof/>
          <w:lang w:val="en-US" w:eastAsia="en-US"/>
        </w:rPr>
        <w:drawing>
          <wp:inline distT="0" distB="0" distL="0" distR="0" wp14:anchorId="01FC5F00" wp14:editId="49D53E91">
            <wp:extent cx="5797297" cy="2289048"/>
            <wp:effectExtent l="0" t="0" r="0" b="0"/>
            <wp:docPr id="132474" name="Picture 132474"/>
            <wp:cNvGraphicFramePr/>
            <a:graphic xmlns:a="http://schemas.openxmlformats.org/drawingml/2006/main">
              <a:graphicData uri="http://schemas.openxmlformats.org/drawingml/2006/picture">
                <pic:pic xmlns:pic="http://schemas.openxmlformats.org/drawingml/2006/picture">
                  <pic:nvPicPr>
                    <pic:cNvPr id="132474" name="Picture 132474"/>
                    <pic:cNvPicPr/>
                  </pic:nvPicPr>
                  <pic:blipFill>
                    <a:blip r:embed="rId17"/>
                    <a:stretch>
                      <a:fillRect/>
                    </a:stretch>
                  </pic:blipFill>
                  <pic:spPr>
                    <a:xfrm>
                      <a:off x="0" y="0"/>
                      <a:ext cx="5797297" cy="2289048"/>
                    </a:xfrm>
                    <a:prstGeom prst="rect">
                      <a:avLst/>
                    </a:prstGeom>
                  </pic:spPr>
                </pic:pic>
              </a:graphicData>
            </a:graphic>
          </wp:inline>
        </w:drawing>
      </w:r>
    </w:p>
    <w:p w14:paraId="0FD6531D" w14:textId="77777777" w:rsidR="007015D6" w:rsidRDefault="00350D12">
      <w:pPr>
        <w:tabs>
          <w:tab w:val="center" w:pos="2894"/>
          <w:tab w:val="center" w:pos="756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2C3F32B6"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F894C48" w14:textId="77777777" w:rsidR="007015D6" w:rsidRDefault="00350D12">
      <w:pPr>
        <w:spacing w:after="100" w:line="259" w:lineRule="auto"/>
        <w:ind w:left="340" w:firstLine="0"/>
        <w:jc w:val="left"/>
      </w:pPr>
      <w:r>
        <w:rPr>
          <w:noProof/>
          <w:lang w:val="en-US" w:eastAsia="en-US"/>
        </w:rPr>
        <w:drawing>
          <wp:inline distT="0" distB="0" distL="0" distR="0" wp14:anchorId="14CE2A08" wp14:editId="442F27DC">
            <wp:extent cx="5772912" cy="2289048"/>
            <wp:effectExtent l="0" t="0" r="0" b="0"/>
            <wp:docPr id="132476" name="Picture 132476"/>
            <wp:cNvGraphicFramePr/>
            <a:graphic xmlns:a="http://schemas.openxmlformats.org/drawingml/2006/main">
              <a:graphicData uri="http://schemas.openxmlformats.org/drawingml/2006/picture">
                <pic:pic xmlns:pic="http://schemas.openxmlformats.org/drawingml/2006/picture">
                  <pic:nvPicPr>
                    <pic:cNvPr id="132476" name="Picture 132476"/>
                    <pic:cNvPicPr/>
                  </pic:nvPicPr>
                  <pic:blipFill>
                    <a:blip r:embed="rId18"/>
                    <a:stretch>
                      <a:fillRect/>
                    </a:stretch>
                  </pic:blipFill>
                  <pic:spPr>
                    <a:xfrm>
                      <a:off x="0" y="0"/>
                      <a:ext cx="5772912" cy="2289048"/>
                    </a:xfrm>
                    <a:prstGeom prst="rect">
                      <a:avLst/>
                    </a:prstGeom>
                  </pic:spPr>
                </pic:pic>
              </a:graphicData>
            </a:graphic>
          </wp:inline>
        </w:drawing>
      </w:r>
    </w:p>
    <w:p w14:paraId="214029AB" w14:textId="77777777" w:rsidR="007015D6" w:rsidRDefault="00350D12">
      <w:pPr>
        <w:spacing w:after="496" w:line="265" w:lineRule="auto"/>
        <w:ind w:left="1755"/>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358B51D9" w14:textId="0EBF7583" w:rsidR="007015D6" w:rsidRDefault="00350D12">
      <w:pPr>
        <w:spacing w:after="139" w:line="255" w:lineRule="auto"/>
        <w:ind w:left="-5"/>
      </w:pPr>
      <w:r>
        <w:rPr>
          <w:b/>
          <w:sz w:val="17"/>
        </w:rPr>
        <w:t xml:space="preserve">Figure </w:t>
      </w:r>
      <w:commentRangeStart w:id="159"/>
      <w:commentRangeStart w:id="160"/>
      <w:r>
        <w:rPr>
          <w:b/>
          <w:sz w:val="17"/>
        </w:rPr>
        <w:t>2</w:t>
      </w:r>
      <w:commentRangeEnd w:id="159"/>
      <w:r w:rsidR="003D46AA">
        <w:rPr>
          <w:rStyle w:val="Marquedecommentaire"/>
        </w:rPr>
        <w:commentReference w:id="159"/>
      </w:r>
      <w:commentRangeEnd w:id="160"/>
      <w:r w:rsidR="00A95320">
        <w:rPr>
          <w:rStyle w:val="Marquedecommentaire"/>
        </w:rPr>
        <w:commentReference w:id="160"/>
      </w:r>
      <w:r>
        <w:rPr>
          <w:b/>
          <w:sz w:val="17"/>
        </w:rPr>
        <w:t xml:space="preserve">. </w:t>
      </w:r>
      <w:r>
        <w:rPr>
          <w:sz w:val="15"/>
        </w:rPr>
        <w:t xml:space="preserve">Relationships between intake, growth and </w:t>
      </w:r>
      <w:del w:id="161" w:author="Isabelle Gounand" w:date="2024-09-24T13:38:00Z" w16du:dateUtc="2024-09-24T11:38:00Z">
        <w:r w:rsidDel="000C7576">
          <w:rPr>
            <w:sz w:val="15"/>
          </w:rPr>
          <w:delText xml:space="preserve">total </w:delText>
        </w:r>
      </w:del>
      <w:r>
        <w:rPr>
          <w:sz w:val="15"/>
        </w:rPr>
        <w:t xml:space="preserve">assimilation. One point represents a measurement taken at the level of one individual. The lines represent GAMs, and shaded areas are 95% confidence intervals of the mean. </w:t>
      </w:r>
      <w:commentRangeStart w:id="162"/>
      <w:commentRangeStart w:id="163"/>
      <w:r>
        <w:rPr>
          <w:sz w:val="15"/>
        </w:rPr>
        <w:t xml:space="preserve">Growth rate, assimilation efficiency, and growth efficiency are dimensionless </w:t>
      </w:r>
      <w:commentRangeEnd w:id="162"/>
      <w:r w:rsidR="000C7576">
        <w:rPr>
          <w:rStyle w:val="Marquedecommentaire"/>
        </w:rPr>
        <w:commentReference w:id="162"/>
      </w:r>
      <w:commentRangeEnd w:id="163"/>
      <w:r w:rsidR="00A95320">
        <w:rPr>
          <w:rStyle w:val="Marquedecommentaire"/>
        </w:rPr>
        <w:commentReference w:id="163"/>
      </w:r>
      <w:commentRangeStart w:id="164"/>
      <w:commentRangeStart w:id="165"/>
      <w:r>
        <w:rPr>
          <w:sz w:val="15"/>
        </w:rPr>
        <w:t>quantities and are given in dry weight</w:t>
      </w:r>
      <w:commentRangeEnd w:id="164"/>
      <w:r w:rsidR="000C7576">
        <w:rPr>
          <w:rStyle w:val="Marquedecommentaire"/>
        </w:rPr>
        <w:commentReference w:id="164"/>
      </w:r>
      <w:commentRangeEnd w:id="165"/>
      <w:r w:rsidR="00A95320">
        <w:rPr>
          <w:rStyle w:val="Marquedecommentaire"/>
        </w:rPr>
        <w:commentReference w:id="165"/>
      </w:r>
      <w:r>
        <w:rPr>
          <w:sz w:val="15"/>
        </w:rPr>
        <w:t xml:space="preserve">. Growth rate is computed on a day-to-day basis. (b) Assimilation efficiency represents the proportion of ingested food not ending up in excretion or egestion, is non-dimensional </w:t>
      </w:r>
      <w:commentRangeStart w:id="166"/>
      <w:commentRangeStart w:id="167"/>
      <w:r>
        <w:rPr>
          <w:sz w:val="15"/>
        </w:rPr>
        <w:t>and is given in dry weight</w:t>
      </w:r>
      <w:commentRangeEnd w:id="166"/>
      <w:r w:rsidR="000C7576">
        <w:rPr>
          <w:rStyle w:val="Marquedecommentaire"/>
        </w:rPr>
        <w:commentReference w:id="166"/>
      </w:r>
      <w:commentRangeEnd w:id="167"/>
      <w:r w:rsidR="00581F89">
        <w:rPr>
          <w:rStyle w:val="Marquedecommentaire"/>
        </w:rPr>
        <w:commentReference w:id="167"/>
      </w:r>
      <w:r>
        <w:rPr>
          <w:sz w:val="15"/>
        </w:rPr>
        <w:t>. (c, d) Growth efficiency represents the proportion of ingested food resulting in growth. The vertical line in panel (c) represents a rate of 1, for which daily intake is equal to body mass. The horizontal line indicates a growth efficiency of 50%, where half of the intake is converted to growth.</w:t>
      </w:r>
    </w:p>
    <w:p w14:paraId="3CCFCBAC" w14:textId="09029B9C" w:rsidR="007015D6" w:rsidRDefault="008654D9">
      <w:pPr>
        <w:ind w:left="-5"/>
      </w:pPr>
      <w:r>
        <w:t xml:space="preserve">There was some individual variation in intake rates within the five food provision treatments, which was both due to food availability and individual body mass. This ended up in a gradient of mass-specific intake rates ranging from 0.35 to 2mg of </w:t>
      </w:r>
      <w:r>
        <w:lastRenderedPageBreak/>
        <w:t xml:space="preserve">food daily ingested by mg of body mass. </w:t>
      </w:r>
      <w:commentRangeStart w:id="168"/>
      <w:commentRangeStart w:id="169"/>
      <w:r w:rsidR="00350D12">
        <w:t>As anticipated</w:t>
      </w:r>
      <w:commentRangeEnd w:id="168"/>
      <w:r w:rsidR="000C7576">
        <w:rPr>
          <w:rStyle w:val="Marquedecommentaire"/>
        </w:rPr>
        <w:commentReference w:id="168"/>
      </w:r>
      <w:commentRangeEnd w:id="169"/>
      <w:r w:rsidR="00E206DE">
        <w:rPr>
          <w:rStyle w:val="Marquedecommentaire"/>
        </w:rPr>
        <w:commentReference w:id="169"/>
      </w:r>
      <w:r w:rsidR="00350D12">
        <w:t>, growth rate was positively correlated to intake rate, (fig.</w:t>
      </w:r>
      <w:r w:rsidR="00350D12">
        <w:rPr>
          <w:color w:val="0000FF"/>
        </w:rPr>
        <w:t>2</w:t>
      </w:r>
      <w:r w:rsidR="00350D12">
        <w:t xml:space="preserve">.a, </w:t>
      </w:r>
      <w:proofErr w:type="gramStart"/>
      <w:r w:rsidR="00350D12">
        <w:t>fig.</w:t>
      </w:r>
      <w:r w:rsidR="00350D12">
        <w:rPr>
          <w:color w:val="0000FF"/>
        </w:rPr>
        <w:t>S</w:t>
      </w:r>
      <w:proofErr w:type="gramEnd"/>
      <w:r w:rsidR="00350D12">
        <w:rPr>
          <w:color w:val="0000FF"/>
        </w:rPr>
        <w:t>5</w:t>
      </w:r>
      <w:r w:rsidR="00350D12">
        <w:t xml:space="preserve">.a). Assimilation efficiency decreased </w:t>
      </w:r>
      <w:proofErr w:type="gramStart"/>
      <w:ins w:id="170" w:author="Isabelle Gounand" w:date="2024-09-24T14:27:00Z" w16du:dateUtc="2024-09-24T12:27:00Z">
        <w:r w:rsidR="00926B38">
          <w:t>non linearly</w:t>
        </w:r>
        <w:proofErr w:type="gramEnd"/>
        <w:r w:rsidR="00470188">
          <w:t xml:space="preserve"> </w:t>
        </w:r>
      </w:ins>
      <w:r w:rsidR="00350D12">
        <w:t>with intake rate and was thus higher for underfed individuals (fig.</w:t>
      </w:r>
      <w:commentRangeStart w:id="171"/>
      <w:r w:rsidR="00350D12">
        <w:rPr>
          <w:color w:val="0000FF"/>
        </w:rPr>
        <w:t>2</w:t>
      </w:r>
      <w:r w:rsidR="00350D12">
        <w:t>.b</w:t>
      </w:r>
      <w:commentRangeEnd w:id="171"/>
      <w:r w:rsidR="00382F74">
        <w:rPr>
          <w:rStyle w:val="Marquedecommentaire"/>
        </w:rPr>
        <w:commentReference w:id="171"/>
      </w:r>
      <w:r w:rsidR="00350D12">
        <w:t xml:space="preserve">, </w:t>
      </w:r>
      <w:r w:rsidR="00350D12">
        <w:rPr>
          <w:color w:val="0000FF"/>
        </w:rPr>
        <w:t>S5</w:t>
      </w:r>
      <w:r w:rsidR="00350D12">
        <w:t xml:space="preserve">.b). Intake reduction increased assimilation efficiency up to 30% compared to individuals fed </w:t>
      </w:r>
      <w:r w:rsidR="00350D12">
        <w:rPr>
          <w:i/>
        </w:rPr>
        <w:t>ad libitum</w:t>
      </w:r>
      <w:r w:rsidR="00350D12">
        <w:t>. On average, underfed individuals had an assimilation efficiency of 60%, whereas well-fed individuals were around an efficiency of 45% (fig.</w:t>
      </w:r>
      <w:r w:rsidR="00350D12">
        <w:rPr>
          <w:color w:val="0000FF"/>
        </w:rPr>
        <w:t>2</w:t>
      </w:r>
      <w:r w:rsidR="00350D12">
        <w:t>.b).</w:t>
      </w:r>
    </w:p>
    <w:p w14:paraId="0AC55729" w14:textId="0D238BB5" w:rsidR="007015D6" w:rsidRDefault="00350D12">
      <w:pPr>
        <w:ind w:left="-5"/>
      </w:pPr>
      <w:r>
        <w:t>The relationship between growth efficiency and intake rate</w:t>
      </w:r>
      <w:ins w:id="172" w:author="Isabelle Gounand" w:date="2024-09-24T14:03:00Z" w16du:dateUtc="2024-09-24T12:03:00Z">
        <w:r w:rsidR="00382F74">
          <w:t xml:space="preserve"> (fig. 2c)</w:t>
        </w:r>
      </w:ins>
      <w:r>
        <w:t>, as well as the relationship between growth efficiency and growth rate</w:t>
      </w:r>
      <w:ins w:id="173" w:author="Isabelle Gounand" w:date="2024-09-24T14:03:00Z" w16du:dateUtc="2024-09-24T12:03:00Z">
        <w:r w:rsidR="00382F74">
          <w:t xml:space="preserve"> </w:t>
        </w:r>
      </w:ins>
      <w:ins w:id="174" w:author="Isabelle Gounand" w:date="2024-09-24T14:04:00Z" w16du:dateUtc="2024-09-24T12:04:00Z">
        <w:r w:rsidR="00382F74">
          <w:t>(fig. 2d)</w:t>
        </w:r>
      </w:ins>
      <w:r>
        <w:t>, were non-monotonic, first increasing, then decreasing. The first derivatives for these models indeed show that the trend is significantly positive before becoming significantly negative (</w:t>
      </w:r>
      <w:proofErr w:type="gramStart"/>
      <w:r>
        <w:t>fig.</w:t>
      </w:r>
      <w:r>
        <w:rPr>
          <w:color w:val="0000FF"/>
        </w:rPr>
        <w:t>S</w:t>
      </w:r>
      <w:proofErr w:type="gramEnd"/>
      <w:r>
        <w:rPr>
          <w:color w:val="0000FF"/>
        </w:rPr>
        <w:t>5</w:t>
      </w:r>
      <w:r>
        <w:t xml:space="preserve">.c and .d). The highest growth efficiency (32 %) was observed at an intermediate intake level (0.8 mg </w:t>
      </w:r>
      <w:r>
        <w:rPr>
          <w:i/>
          <w:sz w:val="20"/>
        </w:rPr>
        <w:t xml:space="preserve">× </w:t>
      </w:r>
      <w:r>
        <w:t>day</w:t>
      </w:r>
      <w:r>
        <w:rPr>
          <w:i/>
          <w:vertAlign w:val="superscript"/>
        </w:rPr>
        <w:t>−</w:t>
      </w:r>
      <w:r>
        <w:rPr>
          <w:vertAlign w:val="superscript"/>
        </w:rPr>
        <w:t xml:space="preserve">1 </w:t>
      </w:r>
      <w:r>
        <w:rPr>
          <w:i/>
          <w:sz w:val="20"/>
        </w:rPr>
        <w:t xml:space="preserve">× </w:t>
      </w:r>
      <w:r>
        <w:t>mg</w:t>
      </w:r>
      <w:r>
        <w:rPr>
          <w:i/>
          <w:vertAlign w:val="superscript"/>
        </w:rPr>
        <w:t>−</w:t>
      </w:r>
      <w:r>
        <w:rPr>
          <w:vertAlign w:val="superscript"/>
        </w:rPr>
        <w:t>1</w:t>
      </w:r>
      <w:r>
        <w:t>) and not the highest one (2 mg day</w:t>
      </w:r>
      <w:r>
        <w:rPr>
          <w:i/>
          <w:vertAlign w:val="superscript"/>
        </w:rPr>
        <w:t>−</w:t>
      </w:r>
      <w:r>
        <w:rPr>
          <w:vertAlign w:val="superscript"/>
        </w:rPr>
        <w:t xml:space="preserve">1 </w:t>
      </w:r>
      <w:r>
        <w:t>mg</w:t>
      </w:r>
      <w:r>
        <w:rPr>
          <w:i/>
          <w:vertAlign w:val="superscript"/>
        </w:rPr>
        <w:t>−</w:t>
      </w:r>
      <w:r>
        <w:rPr>
          <w:vertAlign w:val="superscript"/>
        </w:rPr>
        <w:t>1</w:t>
      </w:r>
      <w:r>
        <w:t>). Growth efficiency was lower at both ends of the intake rate span, resulting in a hump-shaped relationship (see fig.</w:t>
      </w:r>
      <w:r>
        <w:rPr>
          <w:color w:val="0000FF"/>
        </w:rPr>
        <w:t>2</w:t>
      </w:r>
      <w:r>
        <w:t xml:space="preserve">.c). We find a similar hump-shaped relationship between growth </w:t>
      </w:r>
      <w:proofErr w:type="gramStart"/>
      <w:r>
        <w:t>rate</w:t>
      </w:r>
      <w:proofErr w:type="gramEnd"/>
    </w:p>
    <w:p w14:paraId="4FAD72EC" w14:textId="77777777" w:rsidR="007015D6" w:rsidRDefault="00350D12">
      <w:pPr>
        <w:tabs>
          <w:tab w:val="center" w:pos="5092"/>
          <w:tab w:val="right" w:pos="9638"/>
        </w:tabs>
        <w:spacing w:after="350" w:line="367" w:lineRule="auto"/>
        <w:ind w:left="0" w:right="-15" w:firstLine="0"/>
        <w:jc w:val="left"/>
      </w:pPr>
      <w:r>
        <w:rPr>
          <w:sz w:val="22"/>
        </w:rPr>
        <w:tab/>
      </w:r>
      <w:r>
        <w:rPr>
          <w:sz w:val="15"/>
        </w:rPr>
        <w:t>0.8</w:t>
      </w:r>
      <w:r>
        <w:rPr>
          <w:sz w:val="15"/>
        </w:rPr>
        <w:tab/>
        <w:t>Impact of intake level on element assimilation and retention time</w:t>
      </w:r>
    </w:p>
    <w:p w14:paraId="4C1E95F6" w14:textId="77777777" w:rsidR="007015D6" w:rsidRDefault="00350D12">
      <w:pPr>
        <w:spacing w:after="288"/>
        <w:ind w:left="-5"/>
      </w:pPr>
      <w:r>
        <w:t>and growth efficiency (fig.</w:t>
      </w:r>
      <w:r>
        <w:rPr>
          <w:color w:val="0000FF"/>
        </w:rPr>
        <w:t>2</w:t>
      </w:r>
      <w:r>
        <w:t xml:space="preserve">.d, </w:t>
      </w:r>
      <w:proofErr w:type="gramStart"/>
      <w:r>
        <w:t>fig.</w:t>
      </w:r>
      <w:r>
        <w:rPr>
          <w:color w:val="0000FF"/>
        </w:rPr>
        <w:t>S</w:t>
      </w:r>
      <w:proofErr w:type="gramEnd"/>
      <w:r>
        <w:rPr>
          <w:color w:val="0000FF"/>
        </w:rPr>
        <w:t>5</w:t>
      </w:r>
      <w:r>
        <w:t>.d), meaning that the maximum growth efficiency occurred at an intermediate specific growth rate.</w:t>
      </w:r>
    </w:p>
    <w:p w14:paraId="4C6BCA1F" w14:textId="77777777" w:rsidR="007015D6" w:rsidRDefault="00350D12">
      <w:pPr>
        <w:pStyle w:val="Titre3"/>
        <w:spacing w:after="421"/>
        <w:ind w:left="90"/>
      </w:pPr>
      <w:r>
        <w:t>Impact of intake level on element assimilation and retention time</w:t>
      </w:r>
    </w:p>
    <w:p w14:paraId="5E35D33D" w14:textId="77777777" w:rsidR="007015D6" w:rsidRDefault="00350D12">
      <w:pPr>
        <w:tabs>
          <w:tab w:val="center" w:pos="4566"/>
        </w:tabs>
        <w:spacing w:after="0" w:line="259" w:lineRule="auto"/>
        <w:ind w:left="0" w:firstLine="0"/>
        <w:jc w:val="left"/>
      </w:pPr>
      <w:r>
        <w:rPr>
          <w:rFonts w:ascii="Arial" w:eastAsia="Arial" w:hAnsi="Arial" w:cs="Arial"/>
          <w:b/>
          <w:sz w:val="27"/>
        </w:rPr>
        <w:t>a.</w:t>
      </w:r>
      <w:r>
        <w:rPr>
          <w:rFonts w:ascii="Arial" w:eastAsia="Arial" w:hAnsi="Arial" w:cs="Arial"/>
          <w:b/>
          <w:sz w:val="27"/>
        </w:rPr>
        <w:tab/>
        <w:t>b.</w:t>
      </w:r>
    </w:p>
    <w:p w14:paraId="51F5AC0B" w14:textId="77777777" w:rsidR="007015D6" w:rsidRDefault="00350D12">
      <w:pPr>
        <w:spacing w:after="283" w:line="259" w:lineRule="auto"/>
        <w:ind w:left="95" w:firstLine="0"/>
        <w:jc w:val="left"/>
      </w:pPr>
      <w:r>
        <w:rPr>
          <w:noProof/>
          <w:lang w:val="en-US" w:eastAsia="en-US"/>
        </w:rPr>
        <w:drawing>
          <wp:inline distT="0" distB="0" distL="0" distR="0" wp14:anchorId="6018EA2D" wp14:editId="36DCB696">
            <wp:extent cx="5992369" cy="1984248"/>
            <wp:effectExtent l="0" t="0" r="0" b="0"/>
            <wp:docPr id="132478" name="Picture 132478"/>
            <wp:cNvGraphicFramePr/>
            <a:graphic xmlns:a="http://schemas.openxmlformats.org/drawingml/2006/main">
              <a:graphicData uri="http://schemas.openxmlformats.org/drawingml/2006/picture">
                <pic:pic xmlns:pic="http://schemas.openxmlformats.org/drawingml/2006/picture">
                  <pic:nvPicPr>
                    <pic:cNvPr id="132478" name="Picture 132478"/>
                    <pic:cNvPicPr/>
                  </pic:nvPicPr>
                  <pic:blipFill>
                    <a:blip r:embed="rId19"/>
                    <a:stretch>
                      <a:fillRect/>
                    </a:stretch>
                  </pic:blipFill>
                  <pic:spPr>
                    <a:xfrm>
                      <a:off x="0" y="0"/>
                      <a:ext cx="5992369" cy="1984248"/>
                    </a:xfrm>
                    <a:prstGeom prst="rect">
                      <a:avLst/>
                    </a:prstGeom>
                  </pic:spPr>
                </pic:pic>
              </a:graphicData>
            </a:graphic>
          </wp:inline>
        </w:drawing>
      </w:r>
    </w:p>
    <w:p w14:paraId="58D5F684"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235EFB99" w14:textId="77777777" w:rsidR="007015D6" w:rsidRDefault="00350D12">
      <w:pPr>
        <w:spacing w:after="88" w:line="255" w:lineRule="auto"/>
        <w:ind w:left="-5"/>
      </w:pPr>
      <w:commentRangeStart w:id="175"/>
      <w:commentRangeStart w:id="176"/>
      <w:r>
        <w:rPr>
          <w:b/>
          <w:sz w:val="17"/>
        </w:rPr>
        <w:t>Figure 3</w:t>
      </w:r>
      <w:commentRangeEnd w:id="175"/>
      <w:r w:rsidR="006E1FED">
        <w:rPr>
          <w:rStyle w:val="Marquedecommentaire"/>
        </w:rPr>
        <w:commentReference w:id="175"/>
      </w:r>
      <w:commentRangeEnd w:id="176"/>
      <w:r w:rsidR="00BD023A">
        <w:rPr>
          <w:rStyle w:val="Marquedecommentaire"/>
        </w:rPr>
        <w:commentReference w:id="176"/>
      </w:r>
      <w:r>
        <w:rPr>
          <w:b/>
          <w:sz w:val="17"/>
        </w:rPr>
        <w:t xml:space="preserve">. </w:t>
      </w:r>
      <w:r>
        <w:rPr>
          <w:sz w:val="15"/>
        </w:rPr>
        <w:t>Assimilation efficiencies and retention times for each of the eight elements (C, N, P, Na, Mg, S, K and Ca) according to intake rate (computed at the level of a group of 4 caterpillars). Retention time is the average time an atom of the element spends within the larva before being egested or excreted. Lines show GAMs.</w:t>
      </w:r>
    </w:p>
    <w:p w14:paraId="0DE6E7AA" w14:textId="73EDBA9D" w:rsidR="007015D6" w:rsidRDefault="00350D12">
      <w:pPr>
        <w:spacing w:after="252"/>
        <w:ind w:left="-5"/>
      </w:pPr>
      <w:r>
        <w:t xml:space="preserve">For </w:t>
      </w:r>
      <w:del w:id="177" w:author="Isabelle Gounand" w:date="2024-09-24T14:06:00Z" w16du:dateUtc="2024-09-24T12:06:00Z">
        <w:r w:rsidDel="00382F74">
          <w:delText xml:space="preserve">all </w:delText>
        </w:r>
      </w:del>
      <w:r w:rsidR="00382F74">
        <w:t xml:space="preserve">each of the eight considered </w:t>
      </w:r>
      <w:r>
        <w:t xml:space="preserve">elements, the relationship between assimilation efficiency and intake rate was negative (fig. </w:t>
      </w:r>
      <w:r>
        <w:rPr>
          <w:color w:val="0000FF"/>
        </w:rPr>
        <w:t xml:space="preserve">S7 </w:t>
      </w:r>
      <w:r>
        <w:t xml:space="preserve">and </w:t>
      </w:r>
      <w:r>
        <w:rPr>
          <w:color w:val="0000FF"/>
        </w:rPr>
        <w:t>S8</w:t>
      </w:r>
      <w:r>
        <w:t xml:space="preserve">), but the overall assimilation, as well as the strength of the effect of intake varied among elements, as indicated by the different average predictions (table </w:t>
      </w:r>
      <w:commentRangeStart w:id="178"/>
      <w:r>
        <w:rPr>
          <w:color w:val="0000FF"/>
        </w:rPr>
        <w:t>6</w:t>
      </w:r>
      <w:commentRangeEnd w:id="178"/>
      <w:r w:rsidR="00926B38">
        <w:rPr>
          <w:rStyle w:val="Marquedecommentaire"/>
        </w:rPr>
        <w:commentReference w:id="178"/>
      </w:r>
      <w:r>
        <w:t xml:space="preserve">) and </w:t>
      </w:r>
      <w:commentRangeStart w:id="179"/>
      <w:r>
        <w:t>slopes</w:t>
      </w:r>
      <w:commentRangeEnd w:id="179"/>
      <w:r w:rsidR="00926B38">
        <w:rPr>
          <w:rStyle w:val="Marquedecommentaire"/>
        </w:rPr>
        <w:commentReference w:id="179"/>
      </w:r>
      <w:r>
        <w:t xml:space="preserve"> (table </w:t>
      </w:r>
      <w:r>
        <w:rPr>
          <w:color w:val="0000FF"/>
        </w:rPr>
        <w:t>7</w:t>
      </w:r>
      <w:r>
        <w:t xml:space="preserve">). Only a few pairs of elements did not significantly differ in their average assimilation efficiencies, including, </w:t>
      </w:r>
      <w:commentRangeStart w:id="180"/>
      <w:r>
        <w:t xml:space="preserve">interestingly, C </w:t>
      </w:r>
      <w:commentRangeEnd w:id="180"/>
      <w:r w:rsidR="00470188">
        <w:rPr>
          <w:rStyle w:val="Marquedecommentaire"/>
        </w:rPr>
        <w:commentReference w:id="180"/>
      </w:r>
      <w:r>
        <w:t xml:space="preserve">and N, as well as P and S, and Na-Mg (table </w:t>
      </w:r>
      <w:r>
        <w:rPr>
          <w:color w:val="0000FF"/>
        </w:rPr>
        <w:t>4</w:t>
      </w:r>
      <w:r>
        <w:t>). The effect of intake</w:t>
      </w:r>
      <w:ins w:id="181" w:author="Isabelle Gounand" w:date="2024-09-24T14:25:00Z" w16du:dateUtc="2024-09-24T12:25:00Z">
        <w:r w:rsidR="00926B38">
          <w:t xml:space="preserve"> (slope)</w:t>
        </w:r>
      </w:ins>
      <w:r>
        <w:t xml:space="preserve"> also differed between some pairs of elements, including most pairs involving Na or K (table </w:t>
      </w:r>
      <w:r>
        <w:rPr>
          <w:color w:val="0000FF"/>
        </w:rPr>
        <w:t>5</w:t>
      </w:r>
      <w:r>
        <w:t xml:space="preserve">). Interestingly, the effect of intake on AE did not differ between C, N and P. There was no obvious peak in elemental assimilation efficiencies at intermediate intake rates (fig. </w:t>
      </w:r>
      <w:r>
        <w:rPr>
          <w:color w:val="0000FF"/>
        </w:rPr>
        <w:t>3</w:t>
      </w:r>
      <w:r>
        <w:t>)</w:t>
      </w:r>
      <w:r w:rsidR="00470188">
        <w:t xml:space="preserve"> as also observed at the total mass budget level (fig. 2b)</w:t>
      </w:r>
      <w:r>
        <w:t>.</w:t>
      </w:r>
    </w:p>
    <w:p w14:paraId="6E521862" w14:textId="6FB59B82" w:rsidR="007015D6" w:rsidRDefault="00350D12">
      <w:pPr>
        <w:spacing w:after="290"/>
        <w:ind w:left="-5"/>
      </w:pPr>
      <w:r>
        <w:t>Similarly to AE, the retention time of all nutrients strongly decreased with intake rates (figs.</w:t>
      </w:r>
      <w:r>
        <w:rPr>
          <w:color w:val="0000FF"/>
        </w:rPr>
        <w:t>3</w:t>
      </w:r>
      <w:r>
        <w:t xml:space="preserve">, </w:t>
      </w:r>
      <w:r>
        <w:rPr>
          <w:color w:val="0000FF"/>
        </w:rPr>
        <w:t>S10</w:t>
      </w:r>
      <w:r>
        <w:t xml:space="preserve">). Irrespective of intake rate, all pairs of average elemental retention times differed (table </w:t>
      </w:r>
      <w:r>
        <w:rPr>
          <w:color w:val="0000FF"/>
        </w:rPr>
        <w:t>6</w:t>
      </w:r>
      <w:r>
        <w:t xml:space="preserve">). The retention times were at most doubled for C, multiplied by five for N, and P, and by 50 for Na, </w:t>
      </w:r>
      <w:proofErr w:type="gramStart"/>
      <w:r>
        <w:t>as a result of</w:t>
      </w:r>
      <w:proofErr w:type="gramEnd"/>
      <w:r>
        <w:t xml:space="preserve"> intake rate reduction. The effect of intake varied between most pairs of elements, except C-Ca, N</w:t>
      </w:r>
      <w:ins w:id="182" w:author="Isabelle Gounand" w:date="2024-09-24T14:33:00Z" w16du:dateUtc="2024-09-24T12:33:00Z">
        <w:r w:rsidR="00470188">
          <w:t>-</w:t>
        </w:r>
      </w:ins>
      <w:del w:id="183" w:author="Isabelle Gounand" w:date="2024-09-24T14:33:00Z" w16du:dateUtc="2024-09-24T12:33:00Z">
        <w:r w:rsidDel="00470188">
          <w:delText>,</w:delText>
        </w:r>
      </w:del>
      <w:r>
        <w:t xml:space="preserve"> P, and P-S</w:t>
      </w:r>
      <w:r w:rsidR="00470188">
        <w:t>, indicating that food restriction modulates differently the retention of specific elements into the biomass</w:t>
      </w:r>
      <w:r>
        <w:t xml:space="preserve"> (table </w:t>
      </w:r>
      <w:r>
        <w:rPr>
          <w:color w:val="0000FF"/>
        </w:rPr>
        <w:t>7</w:t>
      </w:r>
      <w:r>
        <w:t>)</w:t>
      </w:r>
    </w:p>
    <w:p w14:paraId="5E7E4735" w14:textId="77777777" w:rsidR="007015D6" w:rsidRDefault="00350D12">
      <w:pPr>
        <w:pStyle w:val="Titre3"/>
        <w:ind w:left="90"/>
      </w:pPr>
      <w:r>
        <w:t>Impact of intake level on body and wastes CNP composition</w:t>
      </w:r>
    </w:p>
    <w:p w14:paraId="2D7EB3C4" w14:textId="04CA2BFF" w:rsidR="007015D6" w:rsidRDefault="00350D12">
      <w:pPr>
        <w:spacing w:after="250"/>
        <w:ind w:left="-5"/>
      </w:pPr>
      <w:r>
        <w:t>Individuals feeding at high rates (</w:t>
      </w:r>
      <w:r>
        <w:rPr>
          <w:i/>
        </w:rPr>
        <w:t>i.e.</w:t>
      </w:r>
      <w:r>
        <w:t>, not food-restricted) were generally richer in carbon and hence comparatively poorer in N, P and other elements than underfed animals (fig</w:t>
      </w:r>
      <w:ins w:id="184" w:author="Isabelle Gounand" w:date="2024-09-24T14:37:00Z" w16du:dateUtc="2024-09-24T12:37:00Z">
        <w:r w:rsidR="00377233">
          <w:t>s</w:t>
        </w:r>
      </w:ins>
      <w:r>
        <w:t>.</w:t>
      </w:r>
      <w:ins w:id="185" w:author="Isabelle Gounand" w:date="2024-09-24T14:37:00Z" w16du:dateUtc="2024-09-24T12:37:00Z">
        <w:r w:rsidR="00377233">
          <w:t xml:space="preserve"> 4 and </w:t>
        </w:r>
      </w:ins>
      <w:r>
        <w:rPr>
          <w:color w:val="0000FF"/>
        </w:rPr>
        <w:t>S11</w:t>
      </w:r>
      <w:r>
        <w:t xml:space="preserve">). As a result, body C/N and C/P ratios were higher at high intake </w:t>
      </w:r>
      <w:r>
        <w:lastRenderedPageBreak/>
        <w:t>rates and lower at low intake rates (fig.</w:t>
      </w:r>
      <w:r>
        <w:rPr>
          <w:color w:val="0000FF"/>
        </w:rPr>
        <w:t>4</w:t>
      </w:r>
      <w:r>
        <w:t>.a and b). However, underfeeding yielded uneven levels of enrichment for different body nutrients, including N and P, which resulted in body N/P ratio increasing with intake rate (see</w:t>
      </w:r>
      <w:ins w:id="186" w:author="Isabelle Gounand" w:date="2024-09-24T14:38:00Z" w16du:dateUtc="2024-09-24T12:38:00Z">
        <w:r w:rsidR="00377233">
          <w:t xml:space="preserve"> </w:t>
        </w:r>
      </w:ins>
      <w:proofErr w:type="gramStart"/>
      <w:r>
        <w:t>fig.</w:t>
      </w:r>
      <w:r>
        <w:rPr>
          <w:color w:val="0000FF"/>
        </w:rPr>
        <w:t>4</w:t>
      </w:r>
      <w:r>
        <w:t>.c )</w:t>
      </w:r>
      <w:proofErr w:type="gramEnd"/>
      <w:r>
        <w:t>.</w:t>
      </w:r>
    </w:p>
    <w:p w14:paraId="70C3352D" w14:textId="0E4D938F" w:rsidR="007015D6" w:rsidRDefault="00350D12">
      <w:pPr>
        <w:ind w:left="-5"/>
      </w:pPr>
      <w:r>
        <w:t>At low intake rates, frass was poorer in nutrients, including N and P (fig.</w:t>
      </w:r>
      <w:r>
        <w:rPr>
          <w:color w:val="0000FF"/>
        </w:rPr>
        <w:t xml:space="preserve">4 </w:t>
      </w:r>
      <w:r>
        <w:t xml:space="preserve">and </w:t>
      </w:r>
      <w:proofErr w:type="gramStart"/>
      <w:r>
        <w:t>fig.</w:t>
      </w:r>
      <w:r>
        <w:rPr>
          <w:color w:val="0000FF"/>
        </w:rPr>
        <w:t>S</w:t>
      </w:r>
      <w:proofErr w:type="gramEnd"/>
      <w:r>
        <w:rPr>
          <w:color w:val="0000FF"/>
        </w:rPr>
        <w:t>12</w:t>
      </w:r>
      <w:r>
        <w:t xml:space="preserve">). Not all nutrients were equally rarefied in frass </w:t>
      </w:r>
      <w:proofErr w:type="gramStart"/>
      <w:r>
        <w:t>as a result of</w:t>
      </w:r>
      <w:proofErr w:type="gramEnd"/>
      <w:r>
        <w:t xml:space="preserve"> low intake. For instance, frass produced at low intake were of lower N/P ratios than at high intake (fig.</w:t>
      </w:r>
      <w:proofErr w:type="gramStart"/>
      <w:r>
        <w:rPr>
          <w:color w:val="0000FF"/>
        </w:rPr>
        <w:t xml:space="preserve">4 </w:t>
      </w:r>
      <w:r>
        <w:t>.f</w:t>
      </w:r>
      <w:proofErr w:type="gramEnd"/>
      <w:r>
        <w:t xml:space="preserve">). Of interest is the positive </w:t>
      </w:r>
      <w:ins w:id="187" w:author="Isabelle Gounand" w:date="2024-09-24T14:43:00Z" w16du:dateUtc="2024-09-24T12:43:00Z">
        <w:r w:rsidR="00FB74B8">
          <w:t xml:space="preserve">though weak </w:t>
        </w:r>
      </w:ins>
      <w:r>
        <w:t xml:space="preserve">relationship found between body N/P and frass N/P (fig. </w:t>
      </w:r>
      <w:r>
        <w:rPr>
          <w:color w:val="0000FF"/>
        </w:rPr>
        <w:t>S14</w:t>
      </w:r>
      <w:r>
        <w:t>).</w:t>
      </w:r>
    </w:p>
    <w:p w14:paraId="0BDBEA6C" w14:textId="77777777" w:rsidR="007015D6" w:rsidRDefault="00350D12">
      <w:pPr>
        <w:tabs>
          <w:tab w:val="center" w:pos="5372"/>
          <w:tab w:val="right" w:pos="9638"/>
        </w:tabs>
        <w:spacing w:after="3455" w:line="367" w:lineRule="auto"/>
        <w:ind w:left="0" w:right="-15" w:firstLine="0"/>
        <w:jc w:val="left"/>
      </w:pPr>
      <w:r>
        <w:rPr>
          <w:sz w:val="22"/>
        </w:rPr>
        <w:tab/>
      </w:r>
      <w:r>
        <w:rPr>
          <w:sz w:val="15"/>
        </w:rPr>
        <w:t>0.9</w:t>
      </w:r>
      <w:r>
        <w:rPr>
          <w:sz w:val="15"/>
        </w:rPr>
        <w:tab/>
        <w:t>Impact of intake level on body and wastes CNP composition</w:t>
      </w:r>
    </w:p>
    <w:p w14:paraId="0EBCFA71" w14:textId="77777777" w:rsidR="007015D6" w:rsidRDefault="00350D12">
      <w:pPr>
        <w:spacing w:after="281" w:line="259" w:lineRule="auto"/>
        <w:ind w:left="95" w:firstLine="0"/>
        <w:jc w:val="left"/>
      </w:pPr>
      <w:r>
        <w:rPr>
          <w:noProof/>
          <w:lang w:val="en-US" w:eastAsia="en-US"/>
        </w:rPr>
        <w:drawing>
          <wp:inline distT="0" distB="0" distL="0" distR="0" wp14:anchorId="4C556418" wp14:editId="02EDD120">
            <wp:extent cx="5995416" cy="3941064"/>
            <wp:effectExtent l="0" t="0" r="0" b="0"/>
            <wp:docPr id="132480" name="Picture 132480"/>
            <wp:cNvGraphicFramePr/>
            <a:graphic xmlns:a="http://schemas.openxmlformats.org/drawingml/2006/main">
              <a:graphicData uri="http://schemas.openxmlformats.org/drawingml/2006/picture">
                <pic:pic xmlns:pic="http://schemas.openxmlformats.org/drawingml/2006/picture">
                  <pic:nvPicPr>
                    <pic:cNvPr id="132480" name="Picture 132480"/>
                    <pic:cNvPicPr/>
                  </pic:nvPicPr>
                  <pic:blipFill>
                    <a:blip r:embed="rId20"/>
                    <a:stretch>
                      <a:fillRect/>
                    </a:stretch>
                  </pic:blipFill>
                  <pic:spPr>
                    <a:xfrm>
                      <a:off x="0" y="0"/>
                      <a:ext cx="5995416" cy="3941064"/>
                    </a:xfrm>
                    <a:prstGeom prst="rect">
                      <a:avLst/>
                    </a:prstGeom>
                  </pic:spPr>
                </pic:pic>
              </a:graphicData>
            </a:graphic>
          </wp:inline>
        </w:drawing>
      </w:r>
    </w:p>
    <w:p w14:paraId="02E0864A" w14:textId="77777777" w:rsidR="007015D6" w:rsidRDefault="00350D12">
      <w:pPr>
        <w:spacing w:after="346" w:line="263" w:lineRule="auto"/>
        <w:jc w:val="center"/>
      </w:pPr>
      <w:r>
        <w:rPr>
          <w:rFonts w:ascii="Arial" w:eastAsia="Arial" w:hAnsi="Arial" w:cs="Arial"/>
          <w:sz w:val="23"/>
        </w:rPr>
        <w:t>Intake rate (</w:t>
      </w:r>
      <w:proofErr w:type="spellStart"/>
      <w:r>
        <w:rPr>
          <w:rFonts w:ascii="Arial" w:eastAsia="Arial" w:hAnsi="Arial" w:cs="Arial"/>
          <w:sz w:val="23"/>
        </w:rPr>
        <w:t>mg</w:t>
      </w:r>
      <w:r>
        <w:rPr>
          <w:rFonts w:ascii="Arial" w:eastAsia="Arial" w:hAnsi="Arial" w:cs="Arial"/>
          <w:sz w:val="15"/>
        </w:rPr>
        <w:t>food</w:t>
      </w:r>
      <w:proofErr w:type="spellEnd"/>
      <w:r>
        <w:rPr>
          <w:rFonts w:ascii="Arial" w:eastAsia="Arial" w:hAnsi="Arial" w:cs="Arial"/>
          <w:sz w:val="23"/>
        </w:rPr>
        <w:t xml:space="preserve"> mg</w:t>
      </w:r>
      <w:r>
        <w:rPr>
          <w:rFonts w:ascii="Segoe UI Symbol" w:eastAsia="Segoe UI Symbol" w:hAnsi="Segoe UI Symbol" w:cs="Segoe UI Symbol"/>
          <w:sz w:val="15"/>
        </w:rPr>
        <w:t>−</w:t>
      </w:r>
      <w:r>
        <w:rPr>
          <w:rFonts w:ascii="Arial" w:eastAsia="Arial" w:hAnsi="Arial" w:cs="Arial"/>
          <w:sz w:val="15"/>
        </w:rPr>
        <w:t>b1ody</w:t>
      </w:r>
      <w:r>
        <w:rPr>
          <w:rFonts w:ascii="Arial" w:eastAsia="Arial" w:hAnsi="Arial" w:cs="Arial"/>
          <w:sz w:val="23"/>
        </w:rPr>
        <w:t xml:space="preserve"> day</w:t>
      </w:r>
      <w:r>
        <w:rPr>
          <w:rFonts w:ascii="Segoe UI Symbol" w:eastAsia="Segoe UI Symbol" w:hAnsi="Segoe UI Symbol" w:cs="Segoe UI Symbol"/>
          <w:sz w:val="15"/>
        </w:rPr>
        <w:t>−</w:t>
      </w:r>
      <w:r>
        <w:rPr>
          <w:rFonts w:ascii="Arial" w:eastAsia="Arial" w:hAnsi="Arial" w:cs="Arial"/>
          <w:sz w:val="15"/>
        </w:rPr>
        <w:t>1</w:t>
      </w:r>
      <w:r>
        <w:rPr>
          <w:rFonts w:ascii="Arial" w:eastAsia="Arial" w:hAnsi="Arial" w:cs="Arial"/>
          <w:sz w:val="23"/>
        </w:rPr>
        <w:t>)</w:t>
      </w:r>
    </w:p>
    <w:p w14:paraId="7A8C7210" w14:textId="77777777" w:rsidR="007015D6" w:rsidRDefault="00350D12">
      <w:pPr>
        <w:spacing w:after="219" w:line="262" w:lineRule="auto"/>
        <w:ind w:left="-5" w:right="-15"/>
        <w:jc w:val="left"/>
      </w:pPr>
      <w:r>
        <w:rPr>
          <w:b/>
          <w:sz w:val="17"/>
        </w:rPr>
        <w:t xml:space="preserve">Figure 4. </w:t>
      </w:r>
      <w:r>
        <w:rPr>
          <w:sz w:val="15"/>
        </w:rPr>
        <w:t xml:space="preserve">Effect of intake rate on body and frass chemical composition illustrated through the </w:t>
      </w:r>
      <w:proofErr w:type="spellStart"/>
      <w:r>
        <w:rPr>
          <w:sz w:val="15"/>
        </w:rPr>
        <w:t>massic</w:t>
      </w:r>
      <w:proofErr w:type="spellEnd"/>
      <w:r>
        <w:rPr>
          <w:sz w:val="15"/>
        </w:rPr>
        <w:t xml:space="preserve"> ratios between C, N and P. Each point is a measure done with pooled samples of 4 individuals for frass and two for larvae. The lines represent linear models. </w:t>
      </w:r>
      <w:r>
        <w:rPr>
          <w:i/>
          <w:sz w:val="16"/>
        </w:rPr>
        <w:t xml:space="preserve">ρ </w:t>
      </w:r>
      <w:r>
        <w:rPr>
          <w:sz w:val="15"/>
        </w:rPr>
        <w:t>is the Spearman correlation coefficient, and the p-values are those of the associated correlation tests.</w:t>
      </w:r>
    </w:p>
    <w:p w14:paraId="7900BDF5" w14:textId="77777777" w:rsidR="007015D6" w:rsidRDefault="00350D12">
      <w:pPr>
        <w:tabs>
          <w:tab w:val="center" w:pos="5824"/>
          <w:tab w:val="right" w:pos="9638"/>
        </w:tabs>
        <w:spacing w:after="402" w:line="367" w:lineRule="auto"/>
        <w:ind w:left="0" w:right="-15" w:firstLine="0"/>
        <w:jc w:val="left"/>
      </w:pPr>
      <w:r>
        <w:rPr>
          <w:sz w:val="22"/>
        </w:rPr>
        <w:tab/>
      </w:r>
      <w:r>
        <w:rPr>
          <w:sz w:val="15"/>
        </w:rPr>
        <w:t>0.10</w:t>
      </w:r>
      <w:r>
        <w:rPr>
          <w:sz w:val="15"/>
        </w:rPr>
        <w:tab/>
        <w:t>Assimilation efficiency increases with food restriction</w:t>
      </w:r>
    </w:p>
    <w:p w14:paraId="2C84515F" w14:textId="77777777" w:rsidR="007015D6" w:rsidRDefault="00350D12">
      <w:pPr>
        <w:pStyle w:val="Titre1"/>
        <w:ind w:left="-5"/>
      </w:pPr>
      <w:r>
        <w:lastRenderedPageBreak/>
        <w:t>Discussion</w:t>
      </w:r>
    </w:p>
    <w:p w14:paraId="6B327C9B" w14:textId="2CF872FF" w:rsidR="007015D6" w:rsidRDefault="00350D12">
      <w:pPr>
        <w:spacing w:after="268"/>
        <w:ind w:left="-5"/>
      </w:pPr>
      <w:commentRangeStart w:id="188"/>
      <w:commentRangeStart w:id="189"/>
      <w:r>
        <w:t xml:space="preserve">Our experiment provides </w:t>
      </w:r>
      <w:commentRangeEnd w:id="188"/>
      <w:r w:rsidR="0072678A">
        <w:rPr>
          <w:rStyle w:val="Marquedecommentaire"/>
        </w:rPr>
        <w:commentReference w:id="188"/>
      </w:r>
      <w:r>
        <w:t xml:space="preserve">a thorough budget of elemental fluxes and stocks in individuals of a growing herbivorous insect under different levels of food restriction. The results indicate that total food assimilation efficiency was reduced when intake was increased. This caused the growth efficiency to be reduced at the highest intake rates. However, at the lowest intake rates, growth efficiency was also reduced, which can be interpreted as the effect of maintenance processes (respiration). This resulted in a hump-shaped relationship between intake rate and growth efficiency. Because intake and growth rates are highly correlated, we also observed a hump-shaped relationship between growth rate and growth efficiency, meaning that both could not be maximized simultaneously. Elemental assimilation efficiencies differed between elements and were all increased under restriction, </w:t>
      </w:r>
      <w:commentRangeStart w:id="190"/>
      <w:r>
        <w:t xml:space="preserve">mostly to the same degree, </w:t>
      </w:r>
      <w:commentRangeEnd w:id="190"/>
      <w:r w:rsidR="0072678A">
        <w:rPr>
          <w:rStyle w:val="Marquedecommentaire"/>
        </w:rPr>
        <w:commentReference w:id="190"/>
      </w:r>
      <w:r>
        <w:t xml:space="preserve">resulting in the lengthening of retention times for these elements in the larval pool. Body and waste chemical compositions were also impacted, with larvae being richer in C at high intake rates and richer in N and P at low intake rates. </w:t>
      </w:r>
      <w:r w:rsidR="003D46AA">
        <w:t>Finally, w</w:t>
      </w:r>
      <w:r>
        <w:t>astes were generally poorer in nutrients</w:t>
      </w:r>
      <w:r w:rsidR="003D46AA">
        <w:t xml:space="preserve"> </w:t>
      </w:r>
      <w:r>
        <w:t>at low intake</w:t>
      </w:r>
      <w:r w:rsidR="003D46AA">
        <w:t xml:space="preserve"> rate</w:t>
      </w:r>
      <w:r>
        <w:t>.</w:t>
      </w:r>
      <w:commentRangeEnd w:id="189"/>
      <w:r w:rsidR="00A471EB">
        <w:rPr>
          <w:rStyle w:val="Marquedecommentaire"/>
        </w:rPr>
        <w:commentReference w:id="189"/>
      </w:r>
    </w:p>
    <w:p w14:paraId="0AE33103" w14:textId="77777777" w:rsidR="007015D6" w:rsidRDefault="00350D12">
      <w:pPr>
        <w:pStyle w:val="Titre2"/>
        <w:ind w:left="90"/>
      </w:pPr>
      <w:r>
        <w:t>Assimilation efficiency increases with food restriction</w:t>
      </w:r>
    </w:p>
    <w:p w14:paraId="48DBE661" w14:textId="77777777" w:rsidR="007015D6" w:rsidRDefault="00350D12">
      <w:pPr>
        <w:ind w:left="-5"/>
      </w:pPr>
      <w:r>
        <w:t>The increase of assimilation efficiency at low intake rates is in line with numerous studies from aquatic species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Gaudy</w:t>
      </w:r>
      <w:r>
        <w:t xml:space="preserve">, </w:t>
      </w:r>
      <w:r>
        <w:rPr>
          <w:color w:val="0000FF"/>
        </w:rPr>
        <w:t>1974</w:t>
      </w:r>
      <w:r>
        <w:t xml:space="preserve">; </w:t>
      </w:r>
      <w:r>
        <w:rPr>
          <w:color w:val="0000FF"/>
        </w:rPr>
        <w:t>Kiørboe et al.</w:t>
      </w:r>
      <w:r>
        <w:t xml:space="preserve">, </w:t>
      </w:r>
      <w:r>
        <w:rPr>
          <w:color w:val="0000FF"/>
        </w:rPr>
        <w:t>1985</w:t>
      </w:r>
      <w:r>
        <w:t xml:space="preserve">; </w:t>
      </w:r>
      <w:r>
        <w:rPr>
          <w:color w:val="0000FF"/>
        </w:rPr>
        <w:t>Landry et al.</w:t>
      </w:r>
      <w:r>
        <w:t xml:space="preserve">, </w:t>
      </w:r>
      <w:r>
        <w:rPr>
          <w:color w:val="0000FF"/>
        </w:rPr>
        <w:t>1984</w:t>
      </w:r>
      <w:r>
        <w:t xml:space="preserve">; </w:t>
      </w:r>
      <w:r>
        <w:rPr>
          <w:color w:val="0000FF"/>
        </w:rPr>
        <w:t>Thor and Wendt</w:t>
      </w:r>
      <w:r>
        <w:t xml:space="preserve">, </w:t>
      </w:r>
      <w:r>
        <w:rPr>
          <w:color w:val="0000FF"/>
        </w:rPr>
        <w:t>2010</w:t>
      </w:r>
      <w:r>
        <w:t xml:space="preserve">) but also contrasts with other studies both in aquatic and terrestrial species </w:t>
      </w:r>
      <w:commentRangeStart w:id="191"/>
      <w:commentRangeStart w:id="192"/>
      <w:r>
        <w:t>where positive or no correlation were found (</w:t>
      </w:r>
      <w:r>
        <w:rPr>
          <w:color w:val="0000FF"/>
        </w:rPr>
        <w:t>Barthel</w:t>
      </w:r>
      <w:r>
        <w:t xml:space="preserve">, </w:t>
      </w:r>
      <w:r>
        <w:rPr>
          <w:color w:val="0000FF"/>
        </w:rPr>
        <w:t>1983</w:t>
      </w:r>
      <w:r>
        <w:t xml:space="preserve">; </w:t>
      </w:r>
      <w:proofErr w:type="spellStart"/>
      <w:r>
        <w:rPr>
          <w:color w:val="0000FF"/>
        </w:rPr>
        <w:t>Besiktepe</w:t>
      </w:r>
      <w:proofErr w:type="spellEnd"/>
      <w:r>
        <w:rPr>
          <w:color w:val="0000FF"/>
        </w:rPr>
        <w:t xml:space="preserve"> and Dam</w:t>
      </w:r>
      <w:r>
        <w:t xml:space="preserve">, </w:t>
      </w:r>
      <w:r>
        <w:rPr>
          <w:color w:val="0000FF"/>
        </w:rPr>
        <w:t>2002</w:t>
      </w:r>
      <w:r>
        <w:t xml:space="preserve">; </w:t>
      </w:r>
      <w:r>
        <w:rPr>
          <w:color w:val="0000FF"/>
        </w:rPr>
        <w:t>Conover</w:t>
      </w:r>
      <w:r>
        <w:t xml:space="preserve">, </w:t>
      </w:r>
      <w:r>
        <w:rPr>
          <w:color w:val="0000FF"/>
        </w:rPr>
        <w:t>1966</w:t>
      </w:r>
      <w:r>
        <w:t xml:space="preserve">; </w:t>
      </w:r>
      <w:r>
        <w:rPr>
          <w:color w:val="0000FF"/>
        </w:rPr>
        <w:t>Lawton</w:t>
      </w:r>
      <w:r>
        <w:t xml:space="preserve">, </w:t>
      </w:r>
      <w:r>
        <w:rPr>
          <w:color w:val="0000FF"/>
        </w:rPr>
        <w:t>1970</w:t>
      </w:r>
      <w:r>
        <w:t xml:space="preserve">; </w:t>
      </w:r>
      <w:r>
        <w:rPr>
          <w:color w:val="0000FF"/>
        </w:rPr>
        <w:t>Rosen et al.</w:t>
      </w:r>
      <w:r>
        <w:t xml:space="preserve">, </w:t>
      </w:r>
      <w:r>
        <w:rPr>
          <w:color w:val="0000FF"/>
        </w:rPr>
        <w:t>2000</w:t>
      </w:r>
      <w:r>
        <w:t xml:space="preserve">). This </w:t>
      </w:r>
      <w:commentRangeEnd w:id="191"/>
      <w:r w:rsidR="00D452B4">
        <w:rPr>
          <w:rStyle w:val="Marquedecommentaire"/>
        </w:rPr>
        <w:commentReference w:id="191"/>
      </w:r>
      <w:commentRangeEnd w:id="192"/>
      <w:r w:rsidR="003A42DF">
        <w:rPr>
          <w:rStyle w:val="Marquedecommentaire"/>
        </w:rPr>
        <w:commentReference w:id="192"/>
      </w:r>
      <w:r>
        <w:t>result is classically interpreted as resulting from longer gut transit times at low intake, passively lengthening digestion and absorption, thereby increasing assimilation efficiency (</w:t>
      </w:r>
      <w:r>
        <w:rPr>
          <w:color w:val="0000FF"/>
        </w:rPr>
        <w:t>Flynn</w:t>
      </w:r>
      <w:r>
        <w:t xml:space="preserve">, </w:t>
      </w:r>
      <w:r>
        <w:rPr>
          <w:color w:val="0000FF"/>
        </w:rPr>
        <w:t>2009</w:t>
      </w:r>
      <w:r>
        <w:t xml:space="preserve">; </w:t>
      </w:r>
      <w:r>
        <w:rPr>
          <w:color w:val="0000FF"/>
        </w:rPr>
        <w:t>Jumars</w:t>
      </w:r>
      <w:r>
        <w:t xml:space="preserve">, </w:t>
      </w:r>
      <w:r>
        <w:rPr>
          <w:color w:val="0000FF"/>
        </w:rPr>
        <w:t>2000</w:t>
      </w:r>
      <w:r>
        <w:t xml:space="preserve">; </w:t>
      </w:r>
      <w:r>
        <w:rPr>
          <w:color w:val="0000FF"/>
        </w:rPr>
        <w:t>Mitra and Flynn</w:t>
      </w:r>
      <w:r>
        <w:t xml:space="preserve">, </w:t>
      </w:r>
      <w:r>
        <w:rPr>
          <w:color w:val="0000FF"/>
        </w:rPr>
        <w:t>2007</w:t>
      </w:r>
      <w:r>
        <w:t>). Low intake could also induce plastic responses that would improve assimilation, such as an increase in enzyme or acid secretion, a process involving changes of gene expression (</w:t>
      </w:r>
      <w:r>
        <w:rPr>
          <w:color w:val="0000FF"/>
        </w:rPr>
        <w:t>Chatterjee et al.</w:t>
      </w:r>
      <w:r>
        <w:t xml:space="preserve">, </w:t>
      </w:r>
      <w:r>
        <w:rPr>
          <w:color w:val="0000FF"/>
        </w:rPr>
        <w:t>2014</w:t>
      </w:r>
      <w:r>
        <w:t xml:space="preserve">; </w:t>
      </w:r>
      <w:proofErr w:type="spellStart"/>
      <w:r>
        <w:rPr>
          <w:color w:val="0000FF"/>
        </w:rPr>
        <w:t>Darchambeau</w:t>
      </w:r>
      <w:proofErr w:type="spellEnd"/>
      <w:r>
        <w:t xml:space="preserve">, </w:t>
      </w:r>
      <w:r>
        <w:rPr>
          <w:color w:val="0000FF"/>
        </w:rPr>
        <w:t>2005</w:t>
      </w:r>
      <w:r>
        <w:t xml:space="preserve">; </w:t>
      </w:r>
      <w:proofErr w:type="spellStart"/>
      <w:r>
        <w:rPr>
          <w:color w:val="0000FF"/>
        </w:rPr>
        <w:t>Panserat</w:t>
      </w:r>
      <w:proofErr w:type="spellEnd"/>
      <w:r>
        <w:rPr>
          <w:color w:val="0000FF"/>
        </w:rPr>
        <w:t xml:space="preserve"> and Kaushik</w:t>
      </w:r>
      <w:r>
        <w:t xml:space="preserve">, </w:t>
      </w:r>
      <w:r>
        <w:rPr>
          <w:color w:val="0000FF"/>
        </w:rPr>
        <w:t>2010</w:t>
      </w:r>
      <w:r>
        <w:t xml:space="preserve">; </w:t>
      </w:r>
      <w:r>
        <w:rPr>
          <w:color w:val="0000FF"/>
        </w:rPr>
        <w:t>Zinke et al.</w:t>
      </w:r>
      <w:r>
        <w:t xml:space="preserve">, </w:t>
      </w:r>
      <w:r>
        <w:rPr>
          <w:color w:val="0000FF"/>
        </w:rPr>
        <w:t>2002</w:t>
      </w:r>
      <w:r>
        <w:t>), but determining to which extent such processes could have been taking place in our experiment would require more precise, organ-specific respiration measurements.</w:t>
      </w:r>
    </w:p>
    <w:p w14:paraId="3721EA1C" w14:textId="77777777" w:rsidR="007015D6" w:rsidRDefault="00350D12">
      <w:pPr>
        <w:spacing w:after="271"/>
        <w:ind w:left="-5"/>
      </w:pPr>
      <w:r>
        <w:t>Theoretical approaches h</w:t>
      </w:r>
      <w:commentRangeStart w:id="193"/>
      <w:commentRangeStart w:id="194"/>
      <w:r>
        <w:t xml:space="preserve">ave sometimes used the negative relationship between assimilation efficiency and food availability </w:t>
      </w:r>
      <w:commentRangeEnd w:id="193"/>
      <w:r w:rsidR="003D46AA">
        <w:rPr>
          <w:rStyle w:val="Marquedecommentaire"/>
        </w:rPr>
        <w:commentReference w:id="193"/>
      </w:r>
      <w:commentRangeEnd w:id="194"/>
      <w:r w:rsidR="0007425C">
        <w:rPr>
          <w:rStyle w:val="Marquedecommentaire"/>
        </w:rPr>
        <w:commentReference w:id="194"/>
      </w:r>
      <w:r>
        <w:t>to model predator-prey systems and found that the dynamics can be largely impacted by the response of trophic transfer efficiency to prey density (</w:t>
      </w:r>
      <w:r>
        <w:rPr>
          <w:color w:val="0000FF"/>
        </w:rPr>
        <w:t>Burian et al.</w:t>
      </w:r>
      <w:r>
        <w:t xml:space="preserve">, </w:t>
      </w:r>
      <w:r>
        <w:rPr>
          <w:color w:val="0000FF"/>
        </w:rPr>
        <w:t>2020</w:t>
      </w:r>
      <w:r>
        <w:t xml:space="preserve">; </w:t>
      </w:r>
      <w:r>
        <w:rPr>
          <w:color w:val="0000FF"/>
        </w:rPr>
        <w:t xml:space="preserve">Li and </w:t>
      </w:r>
      <w:proofErr w:type="spellStart"/>
      <w:r>
        <w:rPr>
          <w:color w:val="0000FF"/>
        </w:rPr>
        <w:t>Montagnes</w:t>
      </w:r>
      <w:proofErr w:type="spellEnd"/>
      <w:r>
        <w:t xml:space="preserve">, </w:t>
      </w:r>
      <w:r>
        <w:rPr>
          <w:color w:val="0000FF"/>
        </w:rPr>
        <w:t>2015</w:t>
      </w:r>
      <w:r>
        <w:t xml:space="preserve">; </w:t>
      </w:r>
      <w:r>
        <w:rPr>
          <w:color w:val="0000FF"/>
        </w:rPr>
        <w:t>Mitra and Flynn</w:t>
      </w:r>
      <w:r>
        <w:t xml:space="preserve">, </w:t>
      </w:r>
      <w:r>
        <w:rPr>
          <w:color w:val="0000FF"/>
        </w:rPr>
        <w:t>2007</w:t>
      </w:r>
      <w:r>
        <w:t xml:space="preserve">; </w:t>
      </w:r>
      <w:proofErr w:type="spellStart"/>
      <w:r>
        <w:rPr>
          <w:color w:val="0000FF"/>
        </w:rPr>
        <w:t>Montagnes</w:t>
      </w:r>
      <w:proofErr w:type="spellEnd"/>
      <w:r>
        <w:rPr>
          <w:color w:val="0000FF"/>
        </w:rPr>
        <w:t xml:space="preserve"> and Fenton</w:t>
      </w:r>
      <w:r>
        <w:t xml:space="preserve">, </w:t>
      </w:r>
      <w:r>
        <w:rPr>
          <w:color w:val="0000FF"/>
        </w:rPr>
        <w:t>2012</w:t>
      </w:r>
      <w:r>
        <w:t xml:space="preserve">; </w:t>
      </w:r>
      <w:proofErr w:type="spellStart"/>
      <w:r>
        <w:rPr>
          <w:color w:val="0000FF"/>
        </w:rPr>
        <w:t>Montagnes</w:t>
      </w:r>
      <w:proofErr w:type="spellEnd"/>
      <w:r>
        <w:rPr>
          <w:color w:val="0000FF"/>
        </w:rPr>
        <w:t xml:space="preserve"> et al.</w:t>
      </w:r>
      <w:r>
        <w:t xml:space="preserve">, </w:t>
      </w:r>
      <w:r>
        <w:rPr>
          <w:color w:val="0000FF"/>
        </w:rPr>
        <w:t>2019</w:t>
      </w:r>
      <w:r>
        <w:t>).</w:t>
      </w:r>
    </w:p>
    <w:p w14:paraId="2B1F09F7" w14:textId="77777777" w:rsidR="007015D6" w:rsidRDefault="00350D12">
      <w:pPr>
        <w:pStyle w:val="Titre2"/>
        <w:ind w:left="90"/>
      </w:pPr>
      <w:r>
        <w:t>Growth efficiency peaks at moderate food restriction and growth rate</w:t>
      </w:r>
    </w:p>
    <w:p w14:paraId="60CE21BE" w14:textId="2F565D0E" w:rsidR="007015D6" w:rsidRDefault="00350D12">
      <w:pPr>
        <w:ind w:left="-5"/>
      </w:pPr>
      <w:r>
        <w:t>Our experiment reveals that insects’ growth efficiency can exhibit a</w:t>
      </w:r>
      <w:del w:id="195" w:author="Isabelle Gounand" w:date="2024-09-24T15:12:00Z" w16du:dateUtc="2024-09-24T13:12:00Z">
        <w:r w:rsidDel="00D452B4">
          <w:delText>n</w:delText>
        </w:r>
      </w:del>
      <w:r>
        <w:t xml:space="preserve"> unimodal response to variation in intake. Due to the positive correlation between growth rate and intake rate, this shape was also conserved </w:t>
      </w:r>
      <w:commentRangeStart w:id="196"/>
      <w:r>
        <w:t>for the relationship between growth efficiency and growth rate</w:t>
      </w:r>
      <w:commentRangeEnd w:id="196"/>
      <w:r w:rsidR="00D452B4">
        <w:rPr>
          <w:rStyle w:val="Marquedecommentaire"/>
        </w:rPr>
        <w:commentReference w:id="196"/>
      </w:r>
      <w:r>
        <w:t xml:space="preserve">. Past studies have found various patterns regarding the </w:t>
      </w:r>
      <w:del w:id="197" w:author="Isabelle Gounand" w:date="2024-09-24T15:14:00Z" w16du:dateUtc="2024-09-24T13:14:00Z">
        <w:r w:rsidDel="00D452B4">
          <w:delText xml:space="preserve">related </w:delText>
        </w:r>
      </w:del>
      <w:r>
        <w:t xml:space="preserve">relationship between growth efficiency and </w:t>
      </w:r>
      <w:ins w:id="198" w:author="Isabelle Gounand" w:date="2024-09-24T15:14:00Z" w16du:dateUtc="2024-09-24T13:14:00Z">
        <w:r w:rsidR="00D452B4">
          <w:t xml:space="preserve">food provision as </w:t>
        </w:r>
      </w:ins>
      <w:r>
        <w:t>algae concentration in aquatic invertebrates: positive (</w:t>
      </w:r>
      <w:r>
        <w:rPr>
          <w:color w:val="0000FF"/>
        </w:rPr>
        <w:t>Liu and Ban</w:t>
      </w:r>
      <w:r>
        <w:t xml:space="preserve">, </w:t>
      </w:r>
      <w:r>
        <w:rPr>
          <w:color w:val="0000FF"/>
        </w:rPr>
        <w:t>2016</w:t>
      </w:r>
      <w:r>
        <w:t xml:space="preserve">; </w:t>
      </w:r>
      <w:r>
        <w:rPr>
          <w:color w:val="0000FF"/>
        </w:rPr>
        <w:t>Pandian</w:t>
      </w:r>
      <w:r>
        <w:t xml:space="preserve">, </w:t>
      </w:r>
      <w:r>
        <w:rPr>
          <w:color w:val="0000FF"/>
        </w:rPr>
        <w:t>1967</w:t>
      </w:r>
      <w:r>
        <w:t xml:space="preserve">; </w:t>
      </w:r>
      <w:r>
        <w:rPr>
          <w:color w:val="0000FF"/>
        </w:rPr>
        <w:t>Wang et al.</w:t>
      </w:r>
      <w:r>
        <w:t xml:space="preserve">, </w:t>
      </w:r>
      <w:r>
        <w:rPr>
          <w:color w:val="0000FF"/>
        </w:rPr>
        <w:t>1998</w:t>
      </w:r>
      <w:r>
        <w:t>), negative (</w:t>
      </w:r>
      <w:r>
        <w:rPr>
          <w:color w:val="0000FF"/>
        </w:rPr>
        <w:t>Bartley et al.</w:t>
      </w:r>
      <w:r>
        <w:t xml:space="preserve">, </w:t>
      </w:r>
      <w:r>
        <w:rPr>
          <w:color w:val="0000FF"/>
        </w:rPr>
        <w:t>1980</w:t>
      </w:r>
      <w:r>
        <w:t xml:space="preserve">; </w:t>
      </w:r>
      <w:r>
        <w:rPr>
          <w:color w:val="0000FF"/>
        </w:rPr>
        <w:t>Lukas and Wacker</w:t>
      </w:r>
      <w:r>
        <w:t xml:space="preserve">, </w:t>
      </w:r>
      <w:r>
        <w:rPr>
          <w:color w:val="0000FF"/>
        </w:rPr>
        <w:t>2014</w:t>
      </w:r>
      <w:r>
        <w:t xml:space="preserve">; </w:t>
      </w:r>
      <w:r>
        <w:rPr>
          <w:color w:val="0000FF"/>
        </w:rPr>
        <w:t>Mullin and Brooks</w:t>
      </w:r>
      <w:r>
        <w:t xml:space="preserve">, </w:t>
      </w:r>
      <w:r>
        <w:rPr>
          <w:color w:val="0000FF"/>
        </w:rPr>
        <w:t>1970</w:t>
      </w:r>
      <w:r>
        <w:t xml:space="preserve">; </w:t>
      </w:r>
      <w:proofErr w:type="spellStart"/>
      <w:r>
        <w:rPr>
          <w:color w:val="0000FF"/>
        </w:rPr>
        <w:t>Paffenhofer</w:t>
      </w:r>
      <w:proofErr w:type="spellEnd"/>
      <w:r>
        <w:t xml:space="preserve">, </w:t>
      </w:r>
      <w:r>
        <w:rPr>
          <w:color w:val="0000FF"/>
        </w:rPr>
        <w:t>1976</w:t>
      </w:r>
      <w:r>
        <w:t xml:space="preserve">; </w:t>
      </w:r>
      <w:proofErr w:type="spellStart"/>
      <w:r>
        <w:rPr>
          <w:color w:val="0000FF"/>
        </w:rPr>
        <w:t>Straile</w:t>
      </w:r>
      <w:proofErr w:type="spellEnd"/>
      <w:r>
        <w:t xml:space="preserve">, </w:t>
      </w:r>
      <w:r>
        <w:rPr>
          <w:color w:val="0000FF"/>
        </w:rPr>
        <w:t>1997</w:t>
      </w:r>
      <w:r>
        <w:t xml:space="preserve">), and strikingly, we </w:t>
      </w:r>
      <w:del w:id="199" w:author="Laser2000" w:date="2024-09-10T22:29:00Z">
        <w:r w:rsidDel="00A471EB">
          <w:delText>have</w:delText>
        </w:r>
      </w:del>
      <w:r>
        <w:t xml:space="preserve"> found two instances of non-monotonic variation (</w:t>
      </w:r>
      <w:r>
        <w:rPr>
          <w:color w:val="0000FF"/>
        </w:rPr>
        <w:t>Reeve</w:t>
      </w:r>
      <w:r>
        <w:t xml:space="preserve">, </w:t>
      </w:r>
      <w:r>
        <w:rPr>
          <w:color w:val="0000FF"/>
        </w:rPr>
        <w:t>1963</w:t>
      </w:r>
      <w:r>
        <w:t xml:space="preserve">; </w:t>
      </w:r>
      <w:r>
        <w:rPr>
          <w:color w:val="0000FF"/>
        </w:rPr>
        <w:t>Urabe</w:t>
      </w:r>
      <w:r>
        <w:t xml:space="preserve">, </w:t>
      </w:r>
      <w:r>
        <w:rPr>
          <w:color w:val="0000FF"/>
        </w:rPr>
        <w:t>1991</w:t>
      </w:r>
      <w:r>
        <w:t xml:space="preserve">; </w:t>
      </w:r>
      <w:r>
        <w:rPr>
          <w:color w:val="0000FF"/>
        </w:rPr>
        <w:t>Urabe and Watanabe</w:t>
      </w:r>
      <w:r>
        <w:t xml:space="preserve">, </w:t>
      </w:r>
      <w:r>
        <w:rPr>
          <w:color w:val="0000FF"/>
        </w:rPr>
        <w:t>1991</w:t>
      </w:r>
      <w:r>
        <w:t xml:space="preserve">). </w:t>
      </w:r>
      <w:commentRangeStart w:id="200"/>
      <w:commentRangeStart w:id="201"/>
      <w:r>
        <w:t>These last results can be interpreted as follows: assuming constant maintenance requirements, as the intake rate decreases when algae availability is lower, a greater proportion of consumed substrate is used for obligatory maintenance, less for growth, hence growth efficiency decreases (</w:t>
      </w:r>
      <w:r>
        <w:rPr>
          <w:color w:val="0000FF"/>
        </w:rPr>
        <w:t>Pirt and Hinshelwood</w:t>
      </w:r>
      <w:r>
        <w:t xml:space="preserve">, </w:t>
      </w:r>
      <w:r>
        <w:rPr>
          <w:color w:val="0000FF"/>
        </w:rPr>
        <w:t>1965</w:t>
      </w:r>
      <w:r>
        <w:t xml:space="preserve">; </w:t>
      </w:r>
      <w:r>
        <w:rPr>
          <w:color w:val="0000FF"/>
        </w:rPr>
        <w:t>Wang and Post</w:t>
      </w:r>
      <w:r>
        <w:t xml:space="preserve">, </w:t>
      </w:r>
      <w:r>
        <w:rPr>
          <w:color w:val="0000FF"/>
        </w:rPr>
        <w:t>2012</w:t>
      </w:r>
      <w:r>
        <w:t xml:space="preserve">). </w:t>
      </w:r>
      <w:commentRangeEnd w:id="200"/>
      <w:r w:rsidR="00A471EB">
        <w:rPr>
          <w:rStyle w:val="Marquedecommentaire"/>
        </w:rPr>
        <w:commentReference w:id="200"/>
      </w:r>
      <w:commentRangeEnd w:id="201"/>
      <w:r w:rsidR="007424E2">
        <w:rPr>
          <w:rStyle w:val="Marquedecommentaire"/>
        </w:rPr>
        <w:commentReference w:id="201"/>
      </w:r>
      <w:r>
        <w:t xml:space="preserve">In their 1991 article, Urabe and colleagues appropriately highlighted that: </w:t>
      </w:r>
      <w:r>
        <w:rPr>
          <w:i/>
        </w:rPr>
        <w:t>The K</w:t>
      </w:r>
      <w:r>
        <w:rPr>
          <w:vertAlign w:val="subscript"/>
        </w:rPr>
        <w:t xml:space="preserve">1 </w:t>
      </w:r>
      <w:r>
        <w:t>[</w:t>
      </w:r>
      <w:r>
        <w:rPr>
          <w:i/>
        </w:rPr>
        <w:t xml:space="preserve">n.b. </w:t>
      </w:r>
      <w:r>
        <w:t xml:space="preserve">growth efficiency] </w:t>
      </w:r>
      <w:r>
        <w:rPr>
          <w:i/>
        </w:rPr>
        <w:t xml:space="preserve">peak shown at an intermediate food concentration is of great interest with respect to production efficiency in aquatic ecosystems, because it suggests that there is an optimal resource concentration at which material or energy transfer efficiencies to a higher trophic level are maximized </w:t>
      </w:r>
      <w:r>
        <w:t>(</w:t>
      </w:r>
      <w:r>
        <w:rPr>
          <w:color w:val="0000FF"/>
        </w:rPr>
        <w:t>Urabe and Watanabe</w:t>
      </w:r>
      <w:r>
        <w:t xml:space="preserve">, </w:t>
      </w:r>
      <w:r>
        <w:rPr>
          <w:color w:val="0000FF"/>
        </w:rPr>
        <w:t>1991</w:t>
      </w:r>
      <w:r>
        <w:t>). In a recent fitness optimization model, such a relationship was predicted in animals (</w:t>
      </w:r>
      <w:r>
        <w:rPr>
          <w:color w:val="0000FF"/>
        </w:rPr>
        <w:t>Burian et al. 2020</w:t>
      </w:r>
      <w:r>
        <w:t>, fig. 6H). Our study shows that insect</w:t>
      </w:r>
      <w:del w:id="202" w:author="Isabelle Gounand" w:date="2024-09-24T15:25:00Z" w16du:dateUtc="2024-09-24T13:25:00Z">
        <w:r w:rsidDel="00E0581A">
          <w:delText xml:space="preserve"> </w:delText>
        </w:r>
      </w:del>
      <w:ins w:id="203" w:author="Isabelle Gounand" w:date="2024-09-24T15:25:00Z" w16du:dateUtc="2024-09-24T13:25:00Z">
        <w:r w:rsidR="00E0581A">
          <w:t>s</w:t>
        </w:r>
      </w:ins>
      <w:del w:id="204" w:author="Isabelle Gounand" w:date="2024-09-24T15:25:00Z" w16du:dateUtc="2024-09-24T13:25:00Z">
        <w:r w:rsidDel="00E0581A">
          <w:delText>populations</w:delText>
        </w:r>
      </w:del>
      <w:r>
        <w:t xml:space="preserve">, </w:t>
      </w:r>
      <w:ins w:id="205" w:author="Isabelle Gounand" w:date="2024-09-24T15:25:00Z" w16du:dateUtc="2024-09-24T13:25:00Z">
        <w:r w:rsidR="00E0581A">
          <w:t xml:space="preserve">which populations </w:t>
        </w:r>
      </w:ins>
      <w:r>
        <w:t>represent</w:t>
      </w:r>
      <w:del w:id="206" w:author="Isabelle Gounand" w:date="2024-09-24T15:25:00Z" w16du:dateUtc="2024-09-24T13:25:00Z">
        <w:r w:rsidDel="00E0581A">
          <w:delText>ing</w:delText>
        </w:r>
      </w:del>
      <w:r>
        <w:t xml:space="preserve"> large pools of biomass in ecosystems and </w:t>
      </w:r>
      <w:ins w:id="207" w:author="Isabelle Gounand" w:date="2024-09-24T15:26:00Z" w16du:dateUtc="2024-09-24T13:26:00Z">
        <w:r w:rsidR="00E0581A">
          <w:t>which are involved into multiple trophic interactions in food webs</w:t>
        </w:r>
      </w:ins>
      <w:del w:id="208" w:author="Isabelle Gounand" w:date="2024-09-24T15:26:00Z" w16du:dateUtc="2024-09-24T13:26:00Z">
        <w:r w:rsidDel="00E0581A">
          <w:delText xml:space="preserve">involved in lots </w:delText>
        </w:r>
        <w:commentRangeStart w:id="209"/>
        <w:r w:rsidDel="00E0581A">
          <w:delText>of predator-prey relationships</w:delText>
        </w:r>
      </w:del>
      <w:r>
        <w:t xml:space="preserve">, </w:t>
      </w:r>
      <w:commentRangeEnd w:id="209"/>
      <w:r w:rsidR="00E0581A">
        <w:rPr>
          <w:rStyle w:val="Marquedecommentaire"/>
        </w:rPr>
        <w:commentReference w:id="209"/>
      </w:r>
      <w:r>
        <w:t xml:space="preserve">could also be subjected to this complex relationship between intake and trophic transfer efficiency. Investigating the interplay between quality and quantity could shed light on whether the observed hump-shaped relationship between growth efficiency and intake persists or transforms under diverse nutritional landscapes as suggested by </w:t>
      </w:r>
      <w:r>
        <w:rPr>
          <w:color w:val="0000FF"/>
        </w:rPr>
        <w:t xml:space="preserve">Burian et al. </w:t>
      </w:r>
      <w:r>
        <w:t>(</w:t>
      </w:r>
      <w:r>
        <w:rPr>
          <w:color w:val="0000FF"/>
        </w:rPr>
        <w:t>2020</w:t>
      </w:r>
      <w:r>
        <w:t>).</w:t>
      </w:r>
    </w:p>
    <w:p w14:paraId="5EF16E22" w14:textId="77777777" w:rsidR="007015D6" w:rsidRDefault="00350D12">
      <w:pPr>
        <w:ind w:left="-5"/>
      </w:pPr>
      <w:r>
        <w:t xml:space="preserve">The similarly important relationship between growth rate and growth efficiency at the individual level is much less explored in the ecological literature. </w:t>
      </w:r>
      <w:commentRangeStart w:id="210"/>
      <w:commentRangeStart w:id="211"/>
      <w:r>
        <w:t xml:space="preserve">Interestingly, our results suggest an intrinsic impossibility of maximizing both growth rate and growth efficiency simultaneously when intake controls this relationship. More generally, and since food availability, ingestion rate and growth rate are often monotonic functions of each other, the </w:t>
      </w:r>
      <w:commentRangeStart w:id="212"/>
      <w:r>
        <w:t xml:space="preserve">GE-GR </w:t>
      </w:r>
      <w:commentRangeEnd w:id="212"/>
      <w:r w:rsidR="00A471EB">
        <w:rPr>
          <w:rStyle w:val="Marquedecommentaire"/>
        </w:rPr>
        <w:commentReference w:id="212"/>
      </w:r>
      <w:r>
        <w:t>relationship should also be unimodal. However, the GE-GR relationship can only have one root since whenever GE is 0, GR must also be 0. Such a response to resource availability might have far-reaching consequences on</w:t>
      </w:r>
      <w:commentRangeEnd w:id="210"/>
      <w:r w:rsidR="0070137C">
        <w:rPr>
          <w:rStyle w:val="Marquedecommentaire"/>
        </w:rPr>
        <w:commentReference w:id="210"/>
      </w:r>
      <w:commentRangeEnd w:id="211"/>
      <w:r w:rsidR="007424E2">
        <w:rPr>
          <w:rStyle w:val="Marquedecommentaire"/>
        </w:rPr>
        <w:commentReference w:id="211"/>
      </w:r>
    </w:p>
    <w:p w14:paraId="6F1AEEB5" w14:textId="77777777" w:rsidR="007015D6" w:rsidRDefault="00350D12">
      <w:pPr>
        <w:tabs>
          <w:tab w:val="center" w:pos="4915"/>
          <w:tab w:val="right" w:pos="9638"/>
        </w:tabs>
        <w:spacing w:after="350" w:line="367" w:lineRule="auto"/>
        <w:ind w:left="0" w:right="-15" w:firstLine="0"/>
        <w:jc w:val="left"/>
      </w:pPr>
      <w:r>
        <w:rPr>
          <w:sz w:val="22"/>
        </w:rPr>
        <w:tab/>
      </w:r>
      <w:r>
        <w:rPr>
          <w:sz w:val="15"/>
        </w:rPr>
        <w:t>0.12</w:t>
      </w:r>
      <w:r>
        <w:rPr>
          <w:sz w:val="15"/>
        </w:rPr>
        <w:tab/>
        <w:t>Assimilation efficiency response to intake depends on the element</w:t>
      </w:r>
    </w:p>
    <w:p w14:paraId="77448638" w14:textId="77777777" w:rsidR="007015D6" w:rsidRDefault="00350D12">
      <w:pPr>
        <w:spacing w:after="291"/>
        <w:ind w:left="-5"/>
      </w:pPr>
      <w:r>
        <w:lastRenderedPageBreak/>
        <w:t>population persistence and community dynamics under a fluctuating environment. For example, during unfavourable seasons or perturbations, buffering stress by improving assimilation and growth efficiency could propagate up the food chain, making each trophic level grow less rapidly but more efficiently (</w:t>
      </w:r>
      <w:r>
        <w:rPr>
          <w:color w:val="0000FF"/>
        </w:rPr>
        <w:t>Fenton et al.</w:t>
      </w:r>
      <w:r>
        <w:t xml:space="preserve">, </w:t>
      </w:r>
      <w:r>
        <w:rPr>
          <w:color w:val="0000FF"/>
        </w:rPr>
        <w:t>2010</w:t>
      </w:r>
      <w:r>
        <w:t xml:space="preserve">; </w:t>
      </w:r>
      <w:proofErr w:type="spellStart"/>
      <w:r>
        <w:rPr>
          <w:color w:val="0000FF"/>
        </w:rPr>
        <w:t>Montagnes</w:t>
      </w:r>
      <w:proofErr w:type="spellEnd"/>
      <w:r>
        <w:rPr>
          <w:color w:val="0000FF"/>
        </w:rPr>
        <w:t xml:space="preserve"> and Fenton</w:t>
      </w:r>
      <w:r>
        <w:t xml:space="preserve">, </w:t>
      </w:r>
      <w:r>
        <w:rPr>
          <w:color w:val="0000FF"/>
        </w:rPr>
        <w:t>2012</w:t>
      </w:r>
      <w:r>
        <w:t>) which could stabilize food chain length in face of perturbations (</w:t>
      </w:r>
      <w:r>
        <w:rPr>
          <w:color w:val="0000FF"/>
        </w:rPr>
        <w:t>Post</w:t>
      </w:r>
      <w:r>
        <w:t xml:space="preserve">, </w:t>
      </w:r>
      <w:r>
        <w:rPr>
          <w:color w:val="0000FF"/>
        </w:rPr>
        <w:t>2002</w:t>
      </w:r>
      <w:r>
        <w:t>).</w:t>
      </w:r>
    </w:p>
    <w:p w14:paraId="1ADE04E9" w14:textId="77777777" w:rsidR="007015D6" w:rsidRDefault="00350D12">
      <w:pPr>
        <w:pStyle w:val="Titre2"/>
        <w:ind w:left="90"/>
      </w:pPr>
      <w:r>
        <w:t>Assimilation efficiency response to intake depends on the element</w:t>
      </w:r>
    </w:p>
    <w:p w14:paraId="526F2E25" w14:textId="6CD37838" w:rsidR="007015D6" w:rsidRDefault="00350D12">
      <w:pPr>
        <w:ind w:left="-5"/>
      </w:pPr>
      <w:r>
        <w:t xml:space="preserve">At the nutrient level, organisms better absorb </w:t>
      </w:r>
      <w:proofErr w:type="gramStart"/>
      <w:r>
        <w:t>all of</w:t>
      </w:r>
      <w:proofErr w:type="gramEnd"/>
      <w:r>
        <w:t xml:space="preserve"> the eight tested chemical elements at low intake rates. Under a certain threshold, very low intake rates could theoretically result in a decrease in elemental assimilation efficiency (</w:t>
      </w:r>
      <w:r>
        <w:rPr>
          <w:color w:val="0000FF"/>
        </w:rPr>
        <w:t>Burian et al.</w:t>
      </w:r>
      <w:r>
        <w:t xml:space="preserve">, </w:t>
      </w:r>
      <w:r>
        <w:rPr>
          <w:color w:val="0000FF"/>
        </w:rPr>
        <w:t>2020</w:t>
      </w:r>
      <w:r>
        <w:t xml:space="preserve">), owing to limitations in other nutrients, but such peaks were not visible in our data. However, the reduction of intake did not affect the assimilation of the various elements equally. The assimilation of </w:t>
      </w:r>
      <w:commentRangeStart w:id="213"/>
      <w:r>
        <w:t xml:space="preserve">some nutrients was </w:t>
      </w:r>
      <w:commentRangeEnd w:id="213"/>
      <w:r w:rsidR="00A471EB">
        <w:rPr>
          <w:rStyle w:val="Marquedecommentaire"/>
        </w:rPr>
        <w:commentReference w:id="213"/>
      </w:r>
      <w:r>
        <w:t xml:space="preserve">more sensible to food restriction than others, indicated by greater slopes, whereas the maximal assimilation also varied, indicated by the different average predictions (fig. </w:t>
      </w:r>
      <w:r>
        <w:rPr>
          <w:color w:val="0000FF"/>
        </w:rPr>
        <w:t>3</w:t>
      </w:r>
      <w:r>
        <w:t xml:space="preserve">). </w:t>
      </w:r>
      <w:commentRangeStart w:id="214"/>
      <w:r>
        <w:t xml:space="preserve">Some minerals </w:t>
      </w:r>
      <w:commentRangeEnd w:id="214"/>
      <w:r w:rsidR="0070137C">
        <w:rPr>
          <w:rStyle w:val="Marquedecommentaire"/>
        </w:rPr>
        <w:commentReference w:id="214"/>
      </w:r>
      <w:r>
        <w:t>exist as free ions and are readily absorbed through channels and pumps in the gut (</w:t>
      </w:r>
      <w:r>
        <w:rPr>
          <w:color w:val="0000FF"/>
        </w:rPr>
        <w:t>Rajendran et al.</w:t>
      </w:r>
      <w:r>
        <w:t xml:space="preserve">, </w:t>
      </w:r>
      <w:r>
        <w:rPr>
          <w:color w:val="0000FF"/>
        </w:rPr>
        <w:t>2018</w:t>
      </w:r>
      <w:r>
        <w:t xml:space="preserve">). Our data </w:t>
      </w:r>
      <w:del w:id="215" w:author="Isabelle Gounand" w:date="2024-09-24T15:38:00Z" w16du:dateUtc="2024-09-24T13:38:00Z">
        <w:r w:rsidDel="0070137C">
          <w:delText xml:space="preserve">demonstrate </w:delText>
        </w:r>
      </w:del>
      <w:ins w:id="216" w:author="Isabelle Gounand" w:date="2024-09-24T15:38:00Z" w16du:dateUtc="2024-09-24T13:38:00Z">
        <w:r w:rsidR="0070137C">
          <w:t xml:space="preserve">shows </w:t>
        </w:r>
      </w:ins>
      <w:r>
        <w:t>that both K and Na are indeed highly assimilated at low intake rates (fig.</w:t>
      </w:r>
      <w:r>
        <w:rPr>
          <w:color w:val="0000FF"/>
        </w:rPr>
        <w:t>3</w:t>
      </w:r>
      <w:r>
        <w:t>). However, an increase in intake rate drastically reduces the assimilation of Na, and Ca is poorly assimilated at all intake rates (fig.</w:t>
      </w:r>
      <w:r>
        <w:rPr>
          <w:color w:val="0000FF"/>
        </w:rPr>
        <w:t>3</w:t>
      </w:r>
      <w:r>
        <w:t>). This suggests that maximal assimilation of these ions is not required at all intake rates and that adaptive assimilation may play a role in regulating the input of these cations, which are crucial in maintaining chemical osmosis and appropriate signalling (</w:t>
      </w:r>
      <w:r>
        <w:rPr>
          <w:color w:val="0000FF"/>
        </w:rPr>
        <w:t>Bradley</w:t>
      </w:r>
      <w:r>
        <w:t xml:space="preserve">, </w:t>
      </w:r>
      <w:r>
        <w:rPr>
          <w:color w:val="0000FF"/>
        </w:rPr>
        <w:t>2009</w:t>
      </w:r>
      <w:r>
        <w:t xml:space="preserve">; </w:t>
      </w:r>
      <w:r>
        <w:rPr>
          <w:color w:val="0000FF"/>
        </w:rPr>
        <w:t>Clapham</w:t>
      </w:r>
      <w:r>
        <w:t xml:space="preserve">, </w:t>
      </w:r>
      <w:r>
        <w:rPr>
          <w:color w:val="0000FF"/>
        </w:rPr>
        <w:t>2007</w:t>
      </w:r>
      <w:r>
        <w:t xml:space="preserve">; </w:t>
      </w:r>
      <w:proofErr w:type="spellStart"/>
      <w:r>
        <w:rPr>
          <w:color w:val="0000FF"/>
        </w:rPr>
        <w:t>Naikkhwah</w:t>
      </w:r>
      <w:proofErr w:type="spellEnd"/>
      <w:r>
        <w:rPr>
          <w:color w:val="0000FF"/>
        </w:rPr>
        <w:t xml:space="preserve"> and O’Donnell</w:t>
      </w:r>
      <w:r>
        <w:t xml:space="preserve">, </w:t>
      </w:r>
      <w:r>
        <w:rPr>
          <w:color w:val="0000FF"/>
        </w:rPr>
        <w:t>2012</w:t>
      </w:r>
      <w:r>
        <w:t>).</w:t>
      </w:r>
    </w:p>
    <w:p w14:paraId="0E4A1092" w14:textId="77777777" w:rsidR="007015D6" w:rsidRDefault="00350D12">
      <w:pPr>
        <w:spacing w:after="286"/>
        <w:ind w:left="-5"/>
      </w:pPr>
      <w:r>
        <w:t xml:space="preserve">By contrast, other elements occur in complex molecular contexts, such as C, N, P and S, </w:t>
      </w:r>
      <w:commentRangeStart w:id="217"/>
      <w:r>
        <w:t xml:space="preserve">which are found in proteins, </w:t>
      </w:r>
      <w:commentRangeEnd w:id="217"/>
      <w:r w:rsidR="000117C7">
        <w:rPr>
          <w:rStyle w:val="Marquedecommentaire"/>
        </w:rPr>
        <w:commentReference w:id="217"/>
      </w:r>
      <w:r>
        <w:t>carbohydrates, nucleic acids, phytates, and secondary metabolites. Some of these compounds are refractory to digestion, (</w:t>
      </w:r>
      <w:r>
        <w:rPr>
          <w:i/>
        </w:rPr>
        <w:t xml:space="preserve">e.g. </w:t>
      </w:r>
      <w:r>
        <w:t>complex carbohydrates, phytates (</w:t>
      </w:r>
      <w:r>
        <w:rPr>
          <w:color w:val="0000FF"/>
        </w:rPr>
        <w:t>Huang et al.</w:t>
      </w:r>
      <w:r>
        <w:t xml:space="preserve">, </w:t>
      </w:r>
      <w:r>
        <w:rPr>
          <w:color w:val="0000FF"/>
        </w:rPr>
        <w:t>2009</w:t>
      </w:r>
      <w:r>
        <w:t xml:space="preserve">; </w:t>
      </w:r>
      <w:r>
        <w:rPr>
          <w:color w:val="0000FF"/>
        </w:rPr>
        <w:t>Martin</w:t>
      </w:r>
      <w:r>
        <w:t xml:space="preserve">, </w:t>
      </w:r>
      <w:r>
        <w:rPr>
          <w:color w:val="0000FF"/>
        </w:rPr>
        <w:t>1983</w:t>
      </w:r>
      <w:r>
        <w:t>)), and this may hinder the proper assimilation of these elements, as the lesser slopes of these elements suggest. This challenging digestion might explain the lower enhancement of C, P and S assimilation efficiencies at low intake rates. The different slopes among elemental assimilation efficiencies show that relative assimilation efficiencies vary between pairs of elements. This means that food restriction will modify the stoichiometry of assimilation, and subsequently egestion fluxes, therefore affecting the interactions between nutrient cycles.</w:t>
      </w:r>
    </w:p>
    <w:p w14:paraId="4A6A5D52" w14:textId="77777777" w:rsidR="007015D6" w:rsidRDefault="00350D12">
      <w:pPr>
        <w:pStyle w:val="Titre2"/>
        <w:ind w:left="90"/>
      </w:pPr>
      <w:r>
        <w:t>Food restriction increases retention times</w:t>
      </w:r>
    </w:p>
    <w:p w14:paraId="6D8AFA0A" w14:textId="030D6450" w:rsidR="007015D6" w:rsidRDefault="00350D12">
      <w:pPr>
        <w:spacing w:after="286"/>
        <w:ind w:left="-5"/>
      </w:pPr>
      <w:r>
        <w:t>Higher assimilation efficiencies were accompanied by longer retention times of nutrients in the biomass</w:t>
      </w:r>
      <w:r w:rsidR="000117C7">
        <w:t xml:space="preserve"> with food restriction</w:t>
      </w:r>
      <w:r>
        <w:t xml:space="preserve"> (fig.</w:t>
      </w:r>
      <w:r>
        <w:rPr>
          <w:color w:val="0000FF"/>
        </w:rPr>
        <w:t>3</w:t>
      </w:r>
      <w:r>
        <w:t xml:space="preserve">). Hence, at low intake, the larvae transiently immobilized nutrients that would have otherwise been voided as frass. In theoretical studies, the return </w:t>
      </w:r>
      <w:commentRangeStart w:id="218"/>
      <w:r w:rsidR="000117C7">
        <w:t xml:space="preserve">time </w:t>
      </w:r>
      <w:commentRangeEnd w:id="218"/>
      <w:r w:rsidR="000117C7">
        <w:rPr>
          <w:rStyle w:val="Marquedecommentaire"/>
        </w:rPr>
        <w:commentReference w:id="218"/>
      </w:r>
      <w:r>
        <w:t>of nutrients through egestion and excretion has been shown to have a small but positive effect on</w:t>
      </w:r>
      <w:commentRangeStart w:id="219"/>
      <w:r>
        <w:t xml:space="preserve"> recycling </w:t>
      </w:r>
      <w:commentRangeEnd w:id="219"/>
      <w:r w:rsidR="000117C7">
        <w:rPr>
          <w:rStyle w:val="Marquedecommentaire"/>
        </w:rPr>
        <w:commentReference w:id="219"/>
      </w:r>
      <w:r>
        <w:t>in nutrient-poor systems (</w:t>
      </w:r>
      <w:r>
        <w:rPr>
          <w:color w:val="0000FF"/>
        </w:rPr>
        <w:t xml:space="preserve">Cherif and </w:t>
      </w:r>
      <w:proofErr w:type="spellStart"/>
      <w:r>
        <w:rPr>
          <w:color w:val="0000FF"/>
        </w:rPr>
        <w:t>Loreau</w:t>
      </w:r>
      <w:proofErr w:type="spellEnd"/>
      <w:r>
        <w:t xml:space="preserve">, </w:t>
      </w:r>
      <w:r>
        <w:rPr>
          <w:color w:val="0000FF"/>
        </w:rPr>
        <w:t>2013</w:t>
      </w:r>
      <w:r>
        <w:t xml:space="preserve">). </w:t>
      </w:r>
      <w:r w:rsidR="000117C7">
        <w:t xml:space="preserve">Our results suggest that the </w:t>
      </w:r>
      <w:commentRangeStart w:id="220"/>
      <w:r>
        <w:t xml:space="preserve">return </w:t>
      </w:r>
      <w:r w:rsidR="000117C7">
        <w:t xml:space="preserve">rate </w:t>
      </w:r>
      <w:r>
        <w:t xml:space="preserve">of nutrients </w:t>
      </w:r>
      <w:commentRangeEnd w:id="220"/>
      <w:r w:rsidR="000117C7">
        <w:rPr>
          <w:rStyle w:val="Marquedecommentaire"/>
        </w:rPr>
        <w:commentReference w:id="220"/>
      </w:r>
      <w:r>
        <w:t>to the soil could therefore be partially controlled by intake</w:t>
      </w:r>
      <w:r w:rsidR="000117C7">
        <w:t xml:space="preserve"> </w:t>
      </w:r>
      <w:proofErr w:type="gramStart"/>
      <w:r w:rsidR="000117C7">
        <w:t>rate</w:t>
      </w:r>
      <w:r>
        <w:t>, and</w:t>
      </w:r>
      <w:proofErr w:type="gramEnd"/>
      <w:r>
        <w:t xml:space="preserve"> be quicker at high intake</w:t>
      </w:r>
      <w:r w:rsidR="000117C7">
        <w:t xml:space="preserve"> rate</w:t>
      </w:r>
      <w:r>
        <w:t xml:space="preserve"> </w:t>
      </w:r>
      <w:r>
        <w:rPr>
          <w:i/>
        </w:rPr>
        <w:t xml:space="preserve">i.e. </w:t>
      </w:r>
      <w:r>
        <w:t>in a resource-rich environment. This effect could potentially participate in the slow cycling of nutrients typical of nutrient-poor ecosystems (</w:t>
      </w:r>
      <w:r>
        <w:rPr>
          <w:color w:val="0000FF"/>
        </w:rPr>
        <w:t>Delgado-Baquerizo et al.</w:t>
      </w:r>
      <w:r>
        <w:t xml:space="preserve">, </w:t>
      </w:r>
      <w:r>
        <w:rPr>
          <w:color w:val="0000FF"/>
        </w:rPr>
        <w:t>2013</w:t>
      </w:r>
      <w:r>
        <w:t>). Moreover, many experiments tend to show that moderate food restriction extends lifespan (</w:t>
      </w:r>
      <w:r>
        <w:rPr>
          <w:color w:val="0000FF"/>
        </w:rPr>
        <w:t>Partridge et al.</w:t>
      </w:r>
      <w:r>
        <w:t xml:space="preserve">, </w:t>
      </w:r>
      <w:r>
        <w:rPr>
          <w:color w:val="0000FF"/>
        </w:rPr>
        <w:t>2005</w:t>
      </w:r>
      <w:r>
        <w:t xml:space="preserve">; </w:t>
      </w:r>
      <w:r>
        <w:rPr>
          <w:color w:val="0000FF"/>
        </w:rPr>
        <w:t>Speakman and Mitchell</w:t>
      </w:r>
      <w:r>
        <w:t xml:space="preserve">, </w:t>
      </w:r>
      <w:r>
        <w:rPr>
          <w:color w:val="0000FF"/>
        </w:rPr>
        <w:t>2011</w:t>
      </w:r>
      <w:r>
        <w:t xml:space="preserve">), and therefore trigger a slower return of body nutrients, at least at the individual scale. In invertebrates though, the change </w:t>
      </w:r>
      <w:commentRangeStart w:id="221"/>
      <w:commentRangeStart w:id="222"/>
      <w:r>
        <w:t>in retention time should have a limited impact on nutrient fluxes since the lifespan is on the scale of days to months</w:t>
      </w:r>
      <w:commentRangeEnd w:id="221"/>
      <w:r w:rsidR="005B79A3">
        <w:rPr>
          <w:rStyle w:val="Marquedecommentaire"/>
        </w:rPr>
        <w:commentReference w:id="221"/>
      </w:r>
      <w:commentRangeEnd w:id="222"/>
      <w:r w:rsidR="00BA5158">
        <w:rPr>
          <w:rStyle w:val="Marquedecommentaire"/>
        </w:rPr>
        <w:commentReference w:id="222"/>
      </w:r>
      <w:r>
        <w:t>. However, we can expect food restriction to induce longer retention times in larger and long-</w:t>
      </w:r>
      <w:commentRangeStart w:id="223"/>
      <w:r>
        <w:t>lived animals.</w:t>
      </w:r>
      <w:commentRangeEnd w:id="223"/>
      <w:r w:rsidR="00311B78">
        <w:rPr>
          <w:rStyle w:val="Marquedecommentaire"/>
        </w:rPr>
        <w:commentReference w:id="223"/>
      </w:r>
    </w:p>
    <w:p w14:paraId="07A73704" w14:textId="77777777" w:rsidR="007015D6" w:rsidRDefault="00350D12">
      <w:pPr>
        <w:pStyle w:val="Titre2"/>
        <w:ind w:left="90"/>
      </w:pPr>
      <w:r>
        <w:t>Response to food restriction modifies body and waste stoichiometries</w:t>
      </w:r>
    </w:p>
    <w:p w14:paraId="34F63ECA" w14:textId="5BCEAD3E" w:rsidR="007015D6" w:rsidRDefault="00350D12">
      <w:pPr>
        <w:ind w:left="-5"/>
      </w:pPr>
      <w:r>
        <w:t xml:space="preserve">The </w:t>
      </w:r>
      <w:r w:rsidR="006A3502">
        <w:t xml:space="preserve">elemental composition </w:t>
      </w:r>
      <w:r>
        <w:t>of both larvae and their frass was also impacted by intake level. At high intake rates, the body nutrient content was lower apart from C (fig.</w:t>
      </w:r>
      <w:r>
        <w:rPr>
          <w:color w:val="0000FF"/>
        </w:rPr>
        <w:t>4</w:t>
      </w:r>
      <w:r>
        <w:t>.a and b). This is likely due to the accumulation of C-rich lipidic reserves that increased the C content at high intake. Similarly, the N/P ratio of larvae increased with intake rate (fig.</w:t>
      </w:r>
      <w:r>
        <w:rPr>
          <w:color w:val="0000FF"/>
        </w:rPr>
        <w:t>4</w:t>
      </w:r>
      <w:r>
        <w:t>). This result adds to numerous instances of intraspecific variability in consumer stoichiometry (</w:t>
      </w:r>
      <w:r>
        <w:rPr>
          <w:color w:val="0000FF"/>
        </w:rPr>
        <w:t>Hessen et al.</w:t>
      </w:r>
      <w:r>
        <w:t xml:space="preserve">, </w:t>
      </w:r>
      <w:r>
        <w:rPr>
          <w:color w:val="0000FF"/>
        </w:rPr>
        <w:t>2013</w:t>
      </w:r>
      <w:r>
        <w:t xml:space="preserve">; </w:t>
      </w:r>
      <w:r>
        <w:rPr>
          <w:color w:val="0000FF"/>
        </w:rPr>
        <w:t>Persson et al.</w:t>
      </w:r>
      <w:r>
        <w:t xml:space="preserve">, </w:t>
      </w:r>
      <w:r>
        <w:rPr>
          <w:color w:val="0000FF"/>
        </w:rPr>
        <w:t>2010</w:t>
      </w:r>
      <w:r>
        <w:t xml:space="preserve">; </w:t>
      </w:r>
      <w:r>
        <w:rPr>
          <w:color w:val="0000FF"/>
        </w:rPr>
        <w:t>Simpson et al.</w:t>
      </w:r>
      <w:r>
        <w:t xml:space="preserve">, </w:t>
      </w:r>
      <w:r>
        <w:rPr>
          <w:color w:val="0000FF"/>
        </w:rPr>
        <w:t>2002</w:t>
      </w:r>
      <w:r>
        <w:t xml:space="preserve">; </w:t>
      </w:r>
      <w:r>
        <w:rPr>
          <w:color w:val="0000FF"/>
        </w:rPr>
        <w:t>Wei et al.</w:t>
      </w:r>
      <w:r>
        <w:t xml:space="preserve">, </w:t>
      </w:r>
      <w:r>
        <w:rPr>
          <w:color w:val="0000FF"/>
        </w:rPr>
        <w:t>2022</w:t>
      </w:r>
      <w:r>
        <w:t>). The variation in the carbon-to-nutrient ratio in animals experiencing various intake levels may affect whether energy or nutrients (lipids or proteins, respectively) are limiting for the predator (</w:t>
      </w:r>
      <w:r>
        <w:rPr>
          <w:color w:val="0000FF"/>
        </w:rPr>
        <w:t>Elser et al.</w:t>
      </w:r>
      <w:r>
        <w:t xml:space="preserve">, </w:t>
      </w:r>
      <w:r>
        <w:rPr>
          <w:color w:val="0000FF"/>
        </w:rPr>
        <w:t>2016</w:t>
      </w:r>
      <w:r>
        <w:t>). Moreover, consumer stoichiometry variation has been shown to propagate up the food chain and impact predator dynamics (</w:t>
      </w:r>
      <w:r>
        <w:rPr>
          <w:color w:val="0000FF"/>
        </w:rPr>
        <w:t>Boersma et al.</w:t>
      </w:r>
      <w:r>
        <w:t xml:space="preserve">, </w:t>
      </w:r>
      <w:r>
        <w:rPr>
          <w:color w:val="0000FF"/>
        </w:rPr>
        <w:t>2008</w:t>
      </w:r>
      <w:r>
        <w:t xml:space="preserve">, </w:t>
      </w:r>
      <w:r>
        <w:rPr>
          <w:color w:val="0000FF"/>
        </w:rPr>
        <w:t>2009</w:t>
      </w:r>
      <w:r>
        <w:t xml:space="preserve">; </w:t>
      </w:r>
      <w:r>
        <w:rPr>
          <w:color w:val="0000FF"/>
        </w:rPr>
        <w:t>Jensen et al.</w:t>
      </w:r>
      <w:r>
        <w:t xml:space="preserve">, </w:t>
      </w:r>
      <w:r>
        <w:rPr>
          <w:color w:val="0000FF"/>
        </w:rPr>
        <w:t>2011</w:t>
      </w:r>
      <w:r>
        <w:t xml:space="preserve">; </w:t>
      </w:r>
      <w:r>
        <w:rPr>
          <w:color w:val="0000FF"/>
        </w:rPr>
        <w:t>Malzahn et al.</w:t>
      </w:r>
      <w:r>
        <w:t xml:space="preserve">, </w:t>
      </w:r>
      <w:r>
        <w:rPr>
          <w:color w:val="0000FF"/>
        </w:rPr>
        <w:t>2010</w:t>
      </w:r>
      <w:r>
        <w:t xml:space="preserve">; </w:t>
      </w:r>
      <w:proofErr w:type="spellStart"/>
      <w:r>
        <w:rPr>
          <w:color w:val="0000FF"/>
        </w:rPr>
        <w:t>Schoo</w:t>
      </w:r>
      <w:proofErr w:type="spellEnd"/>
      <w:r>
        <w:rPr>
          <w:color w:val="0000FF"/>
        </w:rPr>
        <w:t xml:space="preserve"> et al.</w:t>
      </w:r>
      <w:r>
        <w:t xml:space="preserve">, </w:t>
      </w:r>
      <w:r>
        <w:rPr>
          <w:color w:val="0000FF"/>
        </w:rPr>
        <w:t>2010</w:t>
      </w:r>
      <w:r>
        <w:t xml:space="preserve">). Intake rate, and therefore resource availability could therefore control the amount of stoichiometric mismatch between </w:t>
      </w:r>
      <w:commentRangeStart w:id="224"/>
      <w:r>
        <w:t xml:space="preserve">prey and predators </w:t>
      </w:r>
      <w:commentRangeEnd w:id="224"/>
      <w:r w:rsidR="006A3502">
        <w:rPr>
          <w:rStyle w:val="Marquedecommentaire"/>
        </w:rPr>
        <w:commentReference w:id="224"/>
      </w:r>
      <w:r>
        <w:t>and have non-local effects on the food chain.</w:t>
      </w:r>
    </w:p>
    <w:p w14:paraId="65D396E9" w14:textId="77777777" w:rsidR="007015D6" w:rsidRDefault="00350D12">
      <w:pPr>
        <w:ind w:left="-5"/>
      </w:pPr>
      <w:r>
        <w:t xml:space="preserve">On the other hand, </w:t>
      </w:r>
      <w:commentRangeStart w:id="225"/>
      <w:r>
        <w:t xml:space="preserve">animals’ wastes nutrient level </w:t>
      </w:r>
      <w:commentRangeEnd w:id="225"/>
      <w:r w:rsidR="006A3502">
        <w:rPr>
          <w:rStyle w:val="Marquedecommentaire"/>
        </w:rPr>
        <w:commentReference w:id="225"/>
      </w:r>
      <w:r>
        <w:t>also varied with intake (fig.</w:t>
      </w:r>
      <w:r>
        <w:rPr>
          <w:color w:val="0000FF"/>
        </w:rPr>
        <w:t>4</w:t>
      </w:r>
      <w:r>
        <w:t xml:space="preserve">.c and d, </w:t>
      </w:r>
      <w:proofErr w:type="gramStart"/>
      <w:r>
        <w:t>fig.</w:t>
      </w:r>
      <w:r>
        <w:rPr>
          <w:color w:val="0000FF"/>
        </w:rPr>
        <w:t>S</w:t>
      </w:r>
      <w:proofErr w:type="gramEnd"/>
      <w:r>
        <w:rPr>
          <w:color w:val="0000FF"/>
        </w:rPr>
        <w:t>11</w:t>
      </w:r>
      <w:r>
        <w:t>). At low intake, wastes were produced in lesser quantity and quality. Lower nutrient content is known to reduce the decomposition rate of wastes (</w:t>
      </w:r>
      <w:r>
        <w:rPr>
          <w:color w:val="0000FF"/>
        </w:rPr>
        <w:t>Enríquez et al.</w:t>
      </w:r>
      <w:r>
        <w:t xml:space="preserve">, </w:t>
      </w:r>
      <w:r>
        <w:rPr>
          <w:color w:val="0000FF"/>
        </w:rPr>
        <w:t>1993</w:t>
      </w:r>
      <w:r>
        <w:t xml:space="preserve">; </w:t>
      </w:r>
      <w:proofErr w:type="spellStart"/>
      <w:r>
        <w:rPr>
          <w:color w:val="0000FF"/>
        </w:rPr>
        <w:t>Güsewell</w:t>
      </w:r>
      <w:proofErr w:type="spellEnd"/>
      <w:r>
        <w:rPr>
          <w:color w:val="0000FF"/>
        </w:rPr>
        <w:t xml:space="preserve"> and Gessner</w:t>
      </w:r>
      <w:r>
        <w:t xml:space="preserve">, </w:t>
      </w:r>
      <w:r>
        <w:rPr>
          <w:color w:val="0000FF"/>
        </w:rPr>
        <w:t>2009</w:t>
      </w:r>
      <w:r>
        <w:t xml:space="preserve">; </w:t>
      </w:r>
      <w:r>
        <w:rPr>
          <w:color w:val="0000FF"/>
        </w:rPr>
        <w:t>Sitters et al.</w:t>
      </w:r>
      <w:r>
        <w:t xml:space="preserve">, </w:t>
      </w:r>
      <w:r>
        <w:rPr>
          <w:color w:val="0000FF"/>
        </w:rPr>
        <w:t>2014</w:t>
      </w:r>
      <w:r>
        <w:t xml:space="preserve">; </w:t>
      </w:r>
      <w:r>
        <w:rPr>
          <w:color w:val="0000FF"/>
        </w:rPr>
        <w:t>Wang et al.</w:t>
      </w:r>
      <w:r>
        <w:t xml:space="preserve">, </w:t>
      </w:r>
      <w:r>
        <w:rPr>
          <w:color w:val="0000FF"/>
        </w:rPr>
        <w:t>2018</w:t>
      </w:r>
      <w:r>
        <w:t xml:space="preserve">; </w:t>
      </w:r>
      <w:r>
        <w:rPr>
          <w:color w:val="0000FF"/>
        </w:rPr>
        <w:t>Zechmeister-</w:t>
      </w:r>
      <w:proofErr w:type="spellStart"/>
      <w:r>
        <w:rPr>
          <w:color w:val="0000FF"/>
        </w:rPr>
        <w:t>Boltenstern</w:t>
      </w:r>
      <w:proofErr w:type="spellEnd"/>
      <w:r>
        <w:rPr>
          <w:color w:val="0000FF"/>
        </w:rPr>
        <w:t xml:space="preserve"> et al.</w:t>
      </w:r>
      <w:r>
        <w:t xml:space="preserve">, </w:t>
      </w:r>
      <w:r>
        <w:rPr>
          <w:color w:val="0000FF"/>
        </w:rPr>
        <w:t>2015</w:t>
      </w:r>
      <w:r>
        <w:t>), slowing down even more the cycling of nutrients at low intake. The</w:t>
      </w:r>
    </w:p>
    <w:p w14:paraId="01514616" w14:textId="77777777" w:rsidR="007015D6" w:rsidRDefault="007015D6">
      <w:pPr>
        <w:sectPr w:rsidR="007015D6">
          <w:headerReference w:type="even" r:id="rId21"/>
          <w:headerReference w:type="default" r:id="rId22"/>
          <w:footerReference w:type="even" r:id="rId23"/>
          <w:footerReference w:type="default" r:id="rId24"/>
          <w:headerReference w:type="first" r:id="rId25"/>
          <w:footerReference w:type="first" r:id="rId26"/>
          <w:pgSz w:w="11906" w:h="16838"/>
          <w:pgMar w:top="755" w:right="1134" w:bottom="963" w:left="1134" w:header="720" w:footer="720" w:gutter="0"/>
          <w:cols w:space="720"/>
          <w:titlePg/>
        </w:sectPr>
      </w:pPr>
    </w:p>
    <w:p w14:paraId="25FA5A83" w14:textId="77777777" w:rsidR="007015D6" w:rsidRDefault="00350D12">
      <w:pPr>
        <w:spacing w:after="285"/>
        <w:ind w:left="-5"/>
      </w:pPr>
      <w:r>
        <w:lastRenderedPageBreak/>
        <w:t xml:space="preserve">waste N/P ratio decreased at lower intake, suggesting that N was poorly excreted, while P, found mainly in </w:t>
      </w:r>
      <w:proofErr w:type="spellStart"/>
      <w:r>
        <w:t>egesta</w:t>
      </w:r>
      <w:proofErr w:type="spellEnd"/>
      <w:r>
        <w:t>, continued to be egested, potentially due to the poor digestibility of phytates. Moreover, contrarily to expectations under the classic stoichiometric model of homeostatic growth (</w:t>
      </w:r>
      <w:r>
        <w:rPr>
          <w:color w:val="0000FF"/>
        </w:rPr>
        <w:t>Sterner et al.</w:t>
      </w:r>
      <w:r>
        <w:t xml:space="preserve">, </w:t>
      </w:r>
      <w:r>
        <w:rPr>
          <w:color w:val="0000FF"/>
        </w:rPr>
        <w:t>2002</w:t>
      </w:r>
      <w:r>
        <w:t xml:space="preserve">), the frass N/P was not negatively correlated to body N/P (fig. </w:t>
      </w:r>
      <w:r>
        <w:rPr>
          <w:color w:val="0000FF"/>
        </w:rPr>
        <w:t>S14</w:t>
      </w:r>
      <w:r>
        <w:t>). Non-homeostasis caused by variation in intake possibly prevented us from seeing such a relationship due to a decoupling of assimilation and body requirements at variable body stoich</w:t>
      </w:r>
      <w:commentRangeStart w:id="226"/>
      <w:commentRangeStart w:id="227"/>
      <w:r>
        <w:t>iometry.</w:t>
      </w:r>
      <w:commentRangeEnd w:id="226"/>
      <w:r w:rsidR="00311B78">
        <w:rPr>
          <w:rStyle w:val="Marquedecommentaire"/>
        </w:rPr>
        <w:commentReference w:id="226"/>
      </w:r>
      <w:commentRangeEnd w:id="227"/>
      <w:r w:rsidR="00762947">
        <w:rPr>
          <w:rStyle w:val="Marquedecommentaire"/>
        </w:rPr>
        <w:commentReference w:id="227"/>
      </w:r>
    </w:p>
    <w:p w14:paraId="106F26FD" w14:textId="77777777" w:rsidR="007015D6" w:rsidRDefault="00350D12">
      <w:pPr>
        <w:pStyle w:val="Titre2"/>
        <w:ind w:left="90"/>
      </w:pPr>
      <w:commentRangeStart w:id="228"/>
      <w:r>
        <w:t>Note on the growth rate hypothesis</w:t>
      </w:r>
    </w:p>
    <w:p w14:paraId="13377D42" w14:textId="77777777" w:rsidR="007015D6" w:rsidRDefault="00350D12">
      <w:pPr>
        <w:ind w:left="-5"/>
      </w:pPr>
      <w:r>
        <w:t>Although our experiment was not designed to test the growth rate hypothesis (GRH) which states fast-growing organisms are high in P (</w:t>
      </w:r>
      <w:proofErr w:type="spellStart"/>
      <w:r>
        <w:rPr>
          <w:color w:val="0000FF"/>
        </w:rPr>
        <w:t>Isanta</w:t>
      </w:r>
      <w:proofErr w:type="spellEnd"/>
      <w:r>
        <w:rPr>
          <w:color w:val="0000FF"/>
        </w:rPr>
        <w:t>-Navarro et al.</w:t>
      </w:r>
      <w:r>
        <w:t xml:space="preserve">, </w:t>
      </w:r>
      <w:r>
        <w:rPr>
          <w:color w:val="0000FF"/>
        </w:rPr>
        <w:t>2022</w:t>
      </w:r>
      <w:r>
        <w:t xml:space="preserve">; </w:t>
      </w:r>
      <w:r>
        <w:rPr>
          <w:color w:val="0000FF"/>
        </w:rPr>
        <w:t>Sterner and Hessen</w:t>
      </w:r>
      <w:r>
        <w:t xml:space="preserve">, </w:t>
      </w:r>
      <w:r>
        <w:rPr>
          <w:color w:val="0000FF"/>
        </w:rPr>
        <w:t>1994</w:t>
      </w:r>
      <w:r>
        <w:t>), our data allows us to assess the relevance of the theory in the context of a gradient of food availability. Opposite to the GRH, we observed a decrease in body P, P/N or P/C content with growth rate (</w:t>
      </w:r>
      <w:proofErr w:type="gramStart"/>
      <w:r>
        <w:t>fig.</w:t>
      </w:r>
      <w:r>
        <w:rPr>
          <w:color w:val="0000FF"/>
        </w:rPr>
        <w:t>S</w:t>
      </w:r>
      <w:proofErr w:type="gramEnd"/>
      <w:r>
        <w:rPr>
          <w:color w:val="0000FF"/>
        </w:rPr>
        <w:t>13</w:t>
      </w:r>
      <w:r>
        <w:t>). This indicates that in our experiment, faster-growing animals were poorer in P than slower-growing ones and had a stronger decrease in P than in N content with growth rate (fig.</w:t>
      </w:r>
      <w:r>
        <w:rPr>
          <w:color w:val="0000FF"/>
        </w:rPr>
        <w:t>4</w:t>
      </w:r>
      <w:r>
        <w:t>.c). Many experiments confirming this hypothesis at the intraspecific level forced the differences in growth by manipulating the P contents of food (</w:t>
      </w:r>
      <w:r>
        <w:rPr>
          <w:color w:val="0000FF"/>
        </w:rPr>
        <w:t>Elser et al.</w:t>
      </w:r>
      <w:r>
        <w:t xml:space="preserve">, </w:t>
      </w:r>
      <w:r>
        <w:rPr>
          <w:color w:val="0000FF"/>
        </w:rPr>
        <w:t>2003</w:t>
      </w:r>
      <w:r>
        <w:t xml:space="preserve">, </w:t>
      </w:r>
      <w:r>
        <w:rPr>
          <w:color w:val="0000FF"/>
        </w:rPr>
        <w:t>2006</w:t>
      </w:r>
      <w:r>
        <w:t xml:space="preserve">; </w:t>
      </w:r>
      <w:r>
        <w:rPr>
          <w:color w:val="0000FF"/>
        </w:rPr>
        <w:t>Kyle et al.</w:t>
      </w:r>
      <w:r>
        <w:t xml:space="preserve">, </w:t>
      </w:r>
      <w:r>
        <w:rPr>
          <w:color w:val="0000FF"/>
        </w:rPr>
        <w:t>2006</w:t>
      </w:r>
      <w:r>
        <w:t>). Conversely, we show here that under constant food stoichiometry, a lower growth rate during food restriction does not necessarily imply lower body P and body N/P increase. In our experiment, high intake rates allowed the building of a lot of C-rich lipidic reserves, therefore increasing C-nutrient ratios at high growth rates and diluting P content. At low intake, biosynthesis likely focused on building N-rich proteins to maintain functioning. Variation in lipid storage combined with the absence of P limitation ultimately may have masked the predictions expected under the growth rate hypothesis.</w:t>
      </w:r>
      <w:commentRangeEnd w:id="228"/>
      <w:r w:rsidR="00A471EB">
        <w:rPr>
          <w:rStyle w:val="Marquedecommentaire"/>
        </w:rPr>
        <w:commentReference w:id="228"/>
      </w:r>
      <w:r>
        <w:br w:type="page"/>
      </w:r>
    </w:p>
    <w:p w14:paraId="52CD17CB" w14:textId="77777777" w:rsidR="007015D6" w:rsidRDefault="00350D12">
      <w:pPr>
        <w:pStyle w:val="Titre1"/>
        <w:ind w:left="-5"/>
      </w:pPr>
      <w:r>
        <w:lastRenderedPageBreak/>
        <w:t>Acknowledgements</w:t>
      </w:r>
    </w:p>
    <w:p w14:paraId="21169B88" w14:textId="77777777" w:rsidR="007015D6" w:rsidRDefault="00350D12">
      <w:pPr>
        <w:spacing w:after="0"/>
        <w:ind w:left="-5"/>
      </w:pPr>
      <w:r>
        <w:t xml:space="preserve">The authors wish to thank Anabelle Fuentes and Philippe </w:t>
      </w:r>
      <w:proofErr w:type="spellStart"/>
      <w:r>
        <w:t>Couzi</w:t>
      </w:r>
      <w:proofErr w:type="spellEnd"/>
      <w:r>
        <w:t xml:space="preserve"> for their contribution to rearing, Magloire Mandeng-Yogo and Mélanie Longchamp for their support to chemical analysis.</w:t>
      </w:r>
      <w:r>
        <w:br w:type="page"/>
      </w:r>
    </w:p>
    <w:p w14:paraId="7B5964DA" w14:textId="77777777" w:rsidR="007015D6" w:rsidRDefault="00350D12">
      <w:pPr>
        <w:pStyle w:val="Titre1"/>
        <w:spacing w:after="36"/>
        <w:ind w:left="-5"/>
      </w:pPr>
      <w:r>
        <w:lastRenderedPageBreak/>
        <w:t>Bibliography</w:t>
      </w:r>
    </w:p>
    <w:p w14:paraId="2F7F0518" w14:textId="77777777" w:rsidR="007015D6" w:rsidRDefault="00350D12">
      <w:pPr>
        <w:spacing w:after="4" w:line="248" w:lineRule="auto"/>
        <w:ind w:left="194" w:hanging="209"/>
      </w:pPr>
      <w:r>
        <w:rPr>
          <w:sz w:val="17"/>
        </w:rPr>
        <w:t xml:space="preserve">Allen, A. P. and Gillooly, J. F. (2009). Towards an integration of ecological stoichiometry and the metabolic theory of ecology to better understand nutrient cycling. </w:t>
      </w:r>
      <w:r>
        <w:rPr>
          <w:i/>
          <w:sz w:val="17"/>
        </w:rPr>
        <w:t>Ecology Letters</w:t>
      </w:r>
      <w:r>
        <w:rPr>
          <w:sz w:val="17"/>
        </w:rPr>
        <w:t xml:space="preserve">, 12(5):369–384. </w:t>
      </w:r>
      <w:proofErr w:type="spellStart"/>
      <w:r>
        <w:rPr>
          <w:sz w:val="17"/>
        </w:rPr>
        <w:t>doi</w:t>
      </w:r>
      <w:proofErr w:type="spellEnd"/>
      <w:r>
        <w:rPr>
          <w:sz w:val="17"/>
        </w:rPr>
        <w:t xml:space="preserve">: </w:t>
      </w:r>
      <w:r>
        <w:rPr>
          <w:sz w:val="18"/>
        </w:rPr>
        <w:t>10.1111/j.1461-0248.2009.</w:t>
      </w:r>
      <w:proofErr w:type="gramStart"/>
      <w:r>
        <w:rPr>
          <w:sz w:val="18"/>
        </w:rPr>
        <w:t>01302.x</w:t>
      </w:r>
      <w:r>
        <w:rPr>
          <w:sz w:val="17"/>
        </w:rPr>
        <w:t>.</w:t>
      </w:r>
      <w:proofErr w:type="gramEnd"/>
    </w:p>
    <w:p w14:paraId="36F333F9" w14:textId="77777777" w:rsidR="007015D6" w:rsidRDefault="00350D12">
      <w:pPr>
        <w:spacing w:after="4" w:line="248" w:lineRule="auto"/>
        <w:ind w:left="194" w:hanging="209"/>
      </w:pPr>
      <w:r>
        <w:rPr>
          <w:sz w:val="17"/>
        </w:rPr>
        <w:t xml:space="preserve">Almeda, R., Pedersen, T. M., Jakobsen, H. H., Alcaraz, M., </w:t>
      </w:r>
      <w:proofErr w:type="spellStart"/>
      <w:r>
        <w:rPr>
          <w:sz w:val="17"/>
        </w:rPr>
        <w:t>Calbet</w:t>
      </w:r>
      <w:proofErr w:type="spellEnd"/>
      <w:r>
        <w:rPr>
          <w:sz w:val="17"/>
        </w:rPr>
        <w:t xml:space="preserve">, A., and Hansen, B. W. (2009). Feeding and growth kinetics of the planktotrophic larvae of the </w:t>
      </w:r>
      <w:proofErr w:type="spellStart"/>
      <w:r>
        <w:rPr>
          <w:sz w:val="17"/>
        </w:rPr>
        <w:t>spionid</w:t>
      </w:r>
      <w:proofErr w:type="spellEnd"/>
      <w:r>
        <w:rPr>
          <w:sz w:val="17"/>
        </w:rPr>
        <w:t xml:space="preserve"> polychaete </w:t>
      </w:r>
      <w:proofErr w:type="spellStart"/>
      <w:r>
        <w:rPr>
          <w:sz w:val="17"/>
        </w:rPr>
        <w:t>polydora</w:t>
      </w:r>
      <w:proofErr w:type="spellEnd"/>
      <w:r>
        <w:rPr>
          <w:sz w:val="17"/>
        </w:rPr>
        <w:t xml:space="preserve"> </w:t>
      </w:r>
      <w:proofErr w:type="spellStart"/>
      <w:r>
        <w:rPr>
          <w:sz w:val="17"/>
        </w:rPr>
        <w:t>ciliata</w:t>
      </w:r>
      <w:proofErr w:type="spellEnd"/>
      <w:r>
        <w:rPr>
          <w:sz w:val="17"/>
        </w:rPr>
        <w:t xml:space="preserve"> (</w:t>
      </w:r>
      <w:proofErr w:type="spellStart"/>
      <w:r>
        <w:rPr>
          <w:sz w:val="17"/>
        </w:rPr>
        <w:t>johnston</w:t>
      </w:r>
      <w:proofErr w:type="spellEnd"/>
      <w:r>
        <w:rPr>
          <w:sz w:val="17"/>
        </w:rPr>
        <w:t xml:space="preserve">). </w:t>
      </w:r>
      <w:r>
        <w:rPr>
          <w:i/>
          <w:sz w:val="17"/>
        </w:rPr>
        <w:t>Journal of Experimental Marine Biology and Ecology</w:t>
      </w:r>
      <w:r>
        <w:rPr>
          <w:sz w:val="17"/>
        </w:rPr>
        <w:t xml:space="preserve">, 382(1):61–68. </w:t>
      </w:r>
      <w:proofErr w:type="spellStart"/>
      <w:r>
        <w:rPr>
          <w:sz w:val="17"/>
        </w:rPr>
        <w:t>doi</w:t>
      </w:r>
      <w:proofErr w:type="spellEnd"/>
      <w:r>
        <w:rPr>
          <w:sz w:val="17"/>
        </w:rPr>
        <w:t xml:space="preserve">: </w:t>
      </w:r>
      <w:r>
        <w:rPr>
          <w:sz w:val="18"/>
        </w:rPr>
        <w:t>https://doi.org/10.1016/j.jembe.2009.09.017</w:t>
      </w:r>
      <w:r>
        <w:rPr>
          <w:sz w:val="17"/>
        </w:rPr>
        <w:t>.</w:t>
      </w:r>
    </w:p>
    <w:p w14:paraId="2B1DB186" w14:textId="77777777" w:rsidR="007015D6" w:rsidRDefault="00350D12">
      <w:pPr>
        <w:spacing w:after="4" w:line="248" w:lineRule="auto"/>
        <w:ind w:left="194" w:hanging="209"/>
      </w:pPr>
      <w:r w:rsidRPr="00F15402">
        <w:rPr>
          <w:sz w:val="17"/>
          <w:lang w:val="de-CH"/>
          <w:rPrChange w:id="229" w:author="Samuel Charberet" w:date="2024-10-14T19:06:00Z" w16du:dateUtc="2024-10-14T17:06:00Z">
            <w:rPr>
              <w:sz w:val="17"/>
            </w:rPr>
          </w:rPrChange>
        </w:rPr>
        <w:t xml:space="preserve">Andersen, K., Beyer, J., and Lundberg, P. (2009). </w:t>
      </w:r>
      <w:r>
        <w:rPr>
          <w:sz w:val="17"/>
        </w:rPr>
        <w:t xml:space="preserve">Trophic and individual efficiencies of size-structured communities. </w:t>
      </w:r>
      <w:r>
        <w:rPr>
          <w:i/>
          <w:sz w:val="17"/>
        </w:rPr>
        <w:t>Proceedings of the Royal Society B: Biological Sciences</w:t>
      </w:r>
      <w:r>
        <w:rPr>
          <w:sz w:val="17"/>
        </w:rPr>
        <w:t xml:space="preserve">, 276(1654):109–114. </w:t>
      </w:r>
      <w:proofErr w:type="spellStart"/>
      <w:r>
        <w:rPr>
          <w:sz w:val="17"/>
        </w:rPr>
        <w:t>doi</w:t>
      </w:r>
      <w:proofErr w:type="spellEnd"/>
      <w:r>
        <w:rPr>
          <w:sz w:val="17"/>
        </w:rPr>
        <w:t xml:space="preserve">: </w:t>
      </w:r>
      <w:r>
        <w:rPr>
          <w:sz w:val="18"/>
        </w:rPr>
        <w:t>10.1098/rspb.2008.0951</w:t>
      </w:r>
      <w:r>
        <w:rPr>
          <w:sz w:val="17"/>
        </w:rPr>
        <w:t>.</w:t>
      </w:r>
    </w:p>
    <w:p w14:paraId="2D3021E5" w14:textId="77777777" w:rsidR="007015D6" w:rsidRDefault="00350D12">
      <w:pPr>
        <w:spacing w:after="4" w:line="248" w:lineRule="auto"/>
        <w:ind w:left="194" w:hanging="209"/>
      </w:pPr>
      <w:r w:rsidRPr="00F15402">
        <w:rPr>
          <w:sz w:val="17"/>
          <w:lang w:val="de-CH"/>
          <w:rPrChange w:id="230" w:author="Samuel Charberet" w:date="2024-10-14T19:06:00Z" w16du:dateUtc="2024-10-14T17:06:00Z">
            <w:rPr>
              <w:sz w:val="17"/>
            </w:rPr>
          </w:rPrChange>
        </w:rPr>
        <w:t xml:space="preserve">Andersen, T., Elser, J. J., and Hessen, D. O. (2004). </w:t>
      </w:r>
      <w:r>
        <w:rPr>
          <w:sz w:val="17"/>
        </w:rPr>
        <w:t xml:space="preserve">Stoichiometry and population dynamics. </w:t>
      </w:r>
      <w:r>
        <w:rPr>
          <w:i/>
          <w:sz w:val="17"/>
        </w:rPr>
        <w:t>Ecology Letters</w:t>
      </w:r>
      <w:r>
        <w:rPr>
          <w:sz w:val="17"/>
        </w:rPr>
        <w:t xml:space="preserve">, 7(9):884–900. </w:t>
      </w:r>
      <w:proofErr w:type="spellStart"/>
      <w:r>
        <w:rPr>
          <w:sz w:val="17"/>
        </w:rPr>
        <w:t>doi</w:t>
      </w:r>
      <w:proofErr w:type="spellEnd"/>
      <w:r>
        <w:rPr>
          <w:sz w:val="17"/>
        </w:rPr>
        <w:t xml:space="preserve">: </w:t>
      </w:r>
      <w:r>
        <w:rPr>
          <w:sz w:val="18"/>
        </w:rPr>
        <w:t>10.1111/j.1461-0248.2004.</w:t>
      </w:r>
      <w:proofErr w:type="gramStart"/>
      <w:r>
        <w:rPr>
          <w:sz w:val="18"/>
        </w:rPr>
        <w:t>00646.x</w:t>
      </w:r>
      <w:r>
        <w:rPr>
          <w:sz w:val="17"/>
        </w:rPr>
        <w:t>.</w:t>
      </w:r>
      <w:proofErr w:type="gramEnd"/>
    </w:p>
    <w:p w14:paraId="2A911B38" w14:textId="77777777" w:rsidR="007015D6" w:rsidRDefault="00350D12">
      <w:pPr>
        <w:spacing w:after="4" w:line="248" w:lineRule="auto"/>
        <w:ind w:left="194" w:hanging="209"/>
      </w:pPr>
      <w:r>
        <w:rPr>
          <w:sz w:val="17"/>
        </w:rPr>
        <w:t xml:space="preserve">Arditi, R. and Ginzburg, L. </w:t>
      </w:r>
      <w:r>
        <w:rPr>
          <w:i/>
          <w:sz w:val="17"/>
        </w:rPr>
        <w:t>How Species Interact: Altering the Standard View on Trophic Ecology</w:t>
      </w:r>
      <w:r>
        <w:rPr>
          <w:sz w:val="17"/>
        </w:rPr>
        <w:t xml:space="preserve">. Oxford University Press, (2012). </w:t>
      </w:r>
      <w:proofErr w:type="spellStart"/>
      <w:r>
        <w:rPr>
          <w:sz w:val="17"/>
        </w:rPr>
        <w:t>doi</w:t>
      </w:r>
      <w:proofErr w:type="spellEnd"/>
      <w:r>
        <w:rPr>
          <w:sz w:val="17"/>
        </w:rPr>
        <w:t xml:space="preserve">: </w:t>
      </w:r>
      <w:r>
        <w:rPr>
          <w:sz w:val="18"/>
        </w:rPr>
        <w:t>10.1093/</w:t>
      </w:r>
      <w:proofErr w:type="spellStart"/>
      <w:proofErr w:type="gramStart"/>
      <w:r>
        <w:rPr>
          <w:sz w:val="18"/>
        </w:rPr>
        <w:t>acprof:osobl</w:t>
      </w:r>
      <w:proofErr w:type="spellEnd"/>
      <w:proofErr w:type="gramEnd"/>
      <w:r>
        <w:rPr>
          <w:sz w:val="18"/>
        </w:rPr>
        <w:t>/9780199913831.001.0001</w:t>
      </w:r>
      <w:r>
        <w:rPr>
          <w:sz w:val="17"/>
        </w:rPr>
        <w:t xml:space="preserve">. URL </w:t>
      </w:r>
      <w:hyperlink r:id="rId27">
        <w:r>
          <w:rPr>
            <w:color w:val="0000FF"/>
            <w:sz w:val="18"/>
          </w:rPr>
          <w:t xml:space="preserve">https://doi.org/10.1093/acprof:osobl/9780199913831. </w:t>
        </w:r>
      </w:hyperlink>
      <w:hyperlink r:id="rId28">
        <w:r>
          <w:rPr>
            <w:color w:val="0000FF"/>
            <w:sz w:val="18"/>
          </w:rPr>
          <w:t>001.0001</w:t>
        </w:r>
      </w:hyperlink>
      <w:r>
        <w:rPr>
          <w:sz w:val="17"/>
        </w:rPr>
        <w:t>.</w:t>
      </w:r>
    </w:p>
    <w:p w14:paraId="1BCE02B2" w14:textId="77777777" w:rsidR="007015D6" w:rsidRDefault="00350D12">
      <w:pPr>
        <w:spacing w:after="4" w:line="248" w:lineRule="auto"/>
        <w:ind w:left="194" w:hanging="209"/>
      </w:pPr>
      <w:r>
        <w:rPr>
          <w:sz w:val="17"/>
        </w:rPr>
        <w:t xml:space="preserve">Arel-Bundock, V., </w:t>
      </w:r>
      <w:proofErr w:type="spellStart"/>
      <w:r>
        <w:rPr>
          <w:sz w:val="17"/>
        </w:rPr>
        <w:t>Greifer</w:t>
      </w:r>
      <w:proofErr w:type="spellEnd"/>
      <w:r>
        <w:rPr>
          <w:sz w:val="17"/>
        </w:rPr>
        <w:t xml:space="preserve">, N., and Heiss, A. (Forthcoming). How to interpret statistical models using </w:t>
      </w:r>
      <w:proofErr w:type="spellStart"/>
      <w:r>
        <w:rPr>
          <w:sz w:val="17"/>
        </w:rPr>
        <w:t>marginaleffects</w:t>
      </w:r>
      <w:proofErr w:type="spellEnd"/>
      <w:r>
        <w:rPr>
          <w:sz w:val="17"/>
        </w:rPr>
        <w:t xml:space="preserve"> in R and Python. </w:t>
      </w:r>
      <w:r>
        <w:rPr>
          <w:i/>
          <w:sz w:val="17"/>
        </w:rPr>
        <w:t>Journal of Statistical Software</w:t>
      </w:r>
      <w:r>
        <w:rPr>
          <w:sz w:val="17"/>
        </w:rPr>
        <w:t>.</w:t>
      </w:r>
    </w:p>
    <w:p w14:paraId="494A27DA" w14:textId="77777777" w:rsidR="007015D6" w:rsidRDefault="00350D12">
      <w:pPr>
        <w:spacing w:after="4" w:line="248" w:lineRule="auto"/>
        <w:ind w:left="194" w:hanging="209"/>
      </w:pPr>
      <w:r>
        <w:rPr>
          <w:sz w:val="17"/>
        </w:rPr>
        <w:t xml:space="preserve">Arenberg, M. R. and Arai, Y. (2019). Uncertainties in soil physicochemical factors controlling phosphorus mineralization and immobilization processes. </w:t>
      </w:r>
      <w:r>
        <w:rPr>
          <w:i/>
          <w:sz w:val="17"/>
        </w:rPr>
        <w:t>Advances in agronomy</w:t>
      </w:r>
      <w:r>
        <w:rPr>
          <w:sz w:val="17"/>
        </w:rPr>
        <w:t>, 154:153–200.</w:t>
      </w:r>
    </w:p>
    <w:p w14:paraId="3CE7B115" w14:textId="77777777" w:rsidR="007015D6" w:rsidRDefault="00350D12">
      <w:pPr>
        <w:spacing w:after="4" w:line="248" w:lineRule="auto"/>
        <w:ind w:left="194" w:hanging="209"/>
      </w:pPr>
      <w:r>
        <w:rPr>
          <w:sz w:val="17"/>
        </w:rPr>
        <w:t xml:space="preserve">Baribault, T. W., Kobe, R. K., and Finley, A. O. (2012). Tropical tree growth is correlated with soil phosphorus, potassium, and calcium, though not for legumes. </w:t>
      </w:r>
      <w:r>
        <w:rPr>
          <w:i/>
          <w:sz w:val="17"/>
        </w:rPr>
        <w:t>Ecological Monographs</w:t>
      </w:r>
      <w:r>
        <w:rPr>
          <w:sz w:val="17"/>
        </w:rPr>
        <w:t>, 82(2):189–203.</w:t>
      </w:r>
    </w:p>
    <w:p w14:paraId="1F815922" w14:textId="77777777" w:rsidR="007015D6" w:rsidRDefault="00350D12">
      <w:pPr>
        <w:spacing w:after="4" w:line="248" w:lineRule="auto"/>
        <w:ind w:left="194" w:hanging="209"/>
      </w:pPr>
      <w:r>
        <w:rPr>
          <w:sz w:val="17"/>
        </w:rPr>
        <w:t xml:space="preserve">Barthel, K. G. (1983). Food uptake and growth efficiency of </w:t>
      </w:r>
      <w:proofErr w:type="spellStart"/>
      <w:r>
        <w:rPr>
          <w:sz w:val="17"/>
        </w:rPr>
        <w:t>eurytemora</w:t>
      </w:r>
      <w:proofErr w:type="spellEnd"/>
      <w:r>
        <w:rPr>
          <w:sz w:val="17"/>
        </w:rPr>
        <w:t xml:space="preserve"> </w:t>
      </w:r>
      <w:proofErr w:type="spellStart"/>
      <w:r>
        <w:rPr>
          <w:sz w:val="17"/>
        </w:rPr>
        <w:t>affinis</w:t>
      </w:r>
      <w:proofErr w:type="spellEnd"/>
      <w:r>
        <w:rPr>
          <w:sz w:val="17"/>
        </w:rPr>
        <w:t xml:space="preserve">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w:t>
      </w:r>
      <w:r>
        <w:rPr>
          <w:i/>
          <w:sz w:val="17"/>
        </w:rPr>
        <w:t>Marine Biology</w:t>
      </w:r>
      <w:r>
        <w:rPr>
          <w:sz w:val="17"/>
        </w:rPr>
        <w:t xml:space="preserve">, 74(3): 269–274. </w:t>
      </w:r>
      <w:proofErr w:type="spellStart"/>
      <w:r>
        <w:rPr>
          <w:sz w:val="17"/>
        </w:rPr>
        <w:t>doi</w:t>
      </w:r>
      <w:proofErr w:type="spellEnd"/>
      <w:r>
        <w:rPr>
          <w:sz w:val="17"/>
        </w:rPr>
        <w:t xml:space="preserve">: </w:t>
      </w:r>
      <w:r>
        <w:rPr>
          <w:sz w:val="18"/>
        </w:rPr>
        <w:t>10.1007/bf00403450</w:t>
      </w:r>
      <w:r>
        <w:rPr>
          <w:sz w:val="17"/>
        </w:rPr>
        <w:t>.</w:t>
      </w:r>
    </w:p>
    <w:p w14:paraId="40453369" w14:textId="77777777" w:rsidR="007015D6" w:rsidRDefault="00350D12">
      <w:pPr>
        <w:spacing w:after="4" w:line="248" w:lineRule="auto"/>
        <w:ind w:left="194" w:hanging="209"/>
      </w:pPr>
      <w:r>
        <w:rPr>
          <w:sz w:val="17"/>
        </w:rPr>
        <w:t xml:space="preserve">Bartley, D. M., Carlberg, J. M., Van </w:t>
      </w:r>
      <w:proofErr w:type="spellStart"/>
      <w:r>
        <w:rPr>
          <w:sz w:val="17"/>
        </w:rPr>
        <w:t>Olst</w:t>
      </w:r>
      <w:proofErr w:type="spellEnd"/>
      <w:r>
        <w:rPr>
          <w:sz w:val="17"/>
        </w:rPr>
        <w:t xml:space="preserve">, J. C., and Ford, R. F. (1980). Growth and conversion efficiency of juvenile </w:t>
      </w:r>
      <w:proofErr w:type="spellStart"/>
      <w:r>
        <w:rPr>
          <w:sz w:val="17"/>
        </w:rPr>
        <w:t>american</w:t>
      </w:r>
      <w:proofErr w:type="spellEnd"/>
      <w:r>
        <w:rPr>
          <w:sz w:val="17"/>
        </w:rPr>
        <w:t xml:space="preserve"> lobsters (</w:t>
      </w:r>
      <w:proofErr w:type="spellStart"/>
      <w:r>
        <w:rPr>
          <w:sz w:val="17"/>
        </w:rPr>
        <w:t>homarus</w:t>
      </w:r>
      <w:proofErr w:type="spellEnd"/>
      <w:r>
        <w:rPr>
          <w:sz w:val="17"/>
        </w:rPr>
        <w:t xml:space="preserve"> americanus) in relation to temperature and feeding level. </w:t>
      </w:r>
      <w:r>
        <w:rPr>
          <w:i/>
          <w:sz w:val="17"/>
        </w:rPr>
        <w:t>Proceedings of the World Mariculture Society</w:t>
      </w:r>
      <w:r>
        <w:rPr>
          <w:sz w:val="17"/>
        </w:rPr>
        <w:t xml:space="preserve">, 11 (1-4):355–368. </w:t>
      </w:r>
      <w:proofErr w:type="spellStart"/>
      <w:r>
        <w:rPr>
          <w:sz w:val="17"/>
        </w:rPr>
        <w:t>doi</w:t>
      </w:r>
      <w:proofErr w:type="spellEnd"/>
      <w:r>
        <w:rPr>
          <w:sz w:val="17"/>
        </w:rPr>
        <w:t xml:space="preserve">: </w:t>
      </w:r>
      <w:r>
        <w:rPr>
          <w:sz w:val="18"/>
        </w:rPr>
        <w:t>https://doi.org/10.1111/j.1749-7345.1980.tb00130.x</w:t>
      </w:r>
      <w:r>
        <w:rPr>
          <w:sz w:val="17"/>
        </w:rPr>
        <w:t>.</w:t>
      </w:r>
    </w:p>
    <w:p w14:paraId="39D2169E" w14:textId="77777777" w:rsidR="007015D6" w:rsidRDefault="00350D12">
      <w:pPr>
        <w:spacing w:after="4" w:line="248" w:lineRule="auto"/>
        <w:ind w:left="194" w:hanging="209"/>
      </w:pPr>
      <w:proofErr w:type="spellStart"/>
      <w:r w:rsidRPr="00F15402">
        <w:rPr>
          <w:sz w:val="17"/>
          <w:lang w:val="de-CH"/>
          <w:rPrChange w:id="231" w:author="Samuel Charberet" w:date="2024-10-14T19:06:00Z" w16du:dateUtc="2024-10-14T17:06:00Z">
            <w:rPr>
              <w:sz w:val="17"/>
            </w:rPr>
          </w:rPrChange>
        </w:rPr>
        <w:t>Besiktepe</w:t>
      </w:r>
      <w:proofErr w:type="spellEnd"/>
      <w:r w:rsidRPr="00F15402">
        <w:rPr>
          <w:sz w:val="17"/>
          <w:lang w:val="de-CH"/>
          <w:rPrChange w:id="232" w:author="Samuel Charberet" w:date="2024-10-14T19:06:00Z" w16du:dateUtc="2024-10-14T17:06:00Z">
            <w:rPr>
              <w:sz w:val="17"/>
            </w:rPr>
          </w:rPrChange>
        </w:rPr>
        <w:t xml:space="preserve">, S. and Dam, H. (2002). </w:t>
      </w:r>
      <w:r>
        <w:rPr>
          <w:sz w:val="17"/>
        </w:rPr>
        <w:t xml:space="preserve">Coupling of ingestion and defecation as a function of diet in the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Marine Ecology Progress Series</w:t>
      </w:r>
      <w:r>
        <w:rPr>
          <w:sz w:val="17"/>
        </w:rPr>
        <w:t xml:space="preserve">, 229:151–164. </w:t>
      </w:r>
      <w:proofErr w:type="spellStart"/>
      <w:r>
        <w:rPr>
          <w:sz w:val="17"/>
        </w:rPr>
        <w:t>doi</w:t>
      </w:r>
      <w:proofErr w:type="spellEnd"/>
      <w:r>
        <w:rPr>
          <w:sz w:val="17"/>
        </w:rPr>
        <w:t xml:space="preserve">: </w:t>
      </w:r>
      <w:r>
        <w:rPr>
          <w:sz w:val="18"/>
        </w:rPr>
        <w:t>10.3354/meps229151</w:t>
      </w:r>
      <w:r>
        <w:rPr>
          <w:sz w:val="17"/>
        </w:rPr>
        <w:t>.</w:t>
      </w:r>
    </w:p>
    <w:p w14:paraId="4BBA6C36" w14:textId="77777777" w:rsidR="007015D6" w:rsidRDefault="00350D12">
      <w:pPr>
        <w:spacing w:after="4" w:line="248" w:lineRule="auto"/>
        <w:ind w:left="194" w:hanging="209"/>
      </w:pPr>
      <w:r>
        <w:rPr>
          <w:sz w:val="17"/>
        </w:rPr>
        <w:t xml:space="preserve">Bielik, V. and </w:t>
      </w:r>
      <w:proofErr w:type="spellStart"/>
      <w:r>
        <w:rPr>
          <w:sz w:val="17"/>
        </w:rPr>
        <w:t>Kolisek</w:t>
      </w:r>
      <w:proofErr w:type="spellEnd"/>
      <w:r>
        <w:rPr>
          <w:sz w:val="17"/>
        </w:rPr>
        <w:t xml:space="preserve">, M. (2021). </w:t>
      </w:r>
      <w:proofErr w:type="spellStart"/>
      <w:r>
        <w:rPr>
          <w:sz w:val="17"/>
        </w:rPr>
        <w:t>Bioaccessibility</w:t>
      </w:r>
      <w:proofErr w:type="spellEnd"/>
      <w:r>
        <w:rPr>
          <w:sz w:val="17"/>
        </w:rPr>
        <w:t xml:space="preserve"> and bioavailability of minerals in relation to a healthy gut microbiome. </w:t>
      </w:r>
      <w:r>
        <w:rPr>
          <w:i/>
          <w:sz w:val="17"/>
        </w:rPr>
        <w:t>International Journal of Molecular Sciences</w:t>
      </w:r>
      <w:r>
        <w:rPr>
          <w:sz w:val="17"/>
        </w:rPr>
        <w:t xml:space="preserve">, 22(13). </w:t>
      </w:r>
      <w:proofErr w:type="spellStart"/>
      <w:r>
        <w:rPr>
          <w:sz w:val="17"/>
        </w:rPr>
        <w:t>doi</w:t>
      </w:r>
      <w:proofErr w:type="spellEnd"/>
      <w:r>
        <w:rPr>
          <w:sz w:val="17"/>
        </w:rPr>
        <w:t xml:space="preserve">: </w:t>
      </w:r>
      <w:r>
        <w:rPr>
          <w:sz w:val="18"/>
        </w:rPr>
        <w:t>10.3390/ijms22136803</w:t>
      </w:r>
      <w:r>
        <w:rPr>
          <w:sz w:val="17"/>
        </w:rPr>
        <w:t>.</w:t>
      </w:r>
    </w:p>
    <w:p w14:paraId="49D63207" w14:textId="77777777" w:rsidR="007015D6" w:rsidRDefault="00350D12">
      <w:pPr>
        <w:spacing w:after="0" w:line="237" w:lineRule="auto"/>
        <w:ind w:left="0" w:firstLine="0"/>
        <w:jc w:val="center"/>
      </w:pPr>
      <w:r>
        <w:rPr>
          <w:sz w:val="17"/>
        </w:rPr>
        <w:t xml:space="preserve">Boersma, M., Aberle, N., </w:t>
      </w:r>
      <w:proofErr w:type="spellStart"/>
      <w:r>
        <w:rPr>
          <w:sz w:val="17"/>
        </w:rPr>
        <w:t>Hantzsche</w:t>
      </w:r>
      <w:proofErr w:type="spellEnd"/>
      <w:r>
        <w:rPr>
          <w:sz w:val="17"/>
        </w:rPr>
        <w:t xml:space="preserve">, F. M., </w:t>
      </w:r>
      <w:proofErr w:type="spellStart"/>
      <w:r>
        <w:rPr>
          <w:sz w:val="17"/>
        </w:rPr>
        <w:t>Schoo</w:t>
      </w:r>
      <w:proofErr w:type="spellEnd"/>
      <w:r>
        <w:rPr>
          <w:sz w:val="17"/>
        </w:rPr>
        <w:t xml:space="preserve">, K. L., Wiltshire, K. H., and Malzahn, A. M. (2008). Nutritional limitation travels up the food chain. </w:t>
      </w:r>
      <w:r>
        <w:rPr>
          <w:i/>
          <w:sz w:val="17"/>
        </w:rPr>
        <w:t>International Review of Hydrobiology</w:t>
      </w:r>
      <w:r>
        <w:rPr>
          <w:sz w:val="17"/>
        </w:rPr>
        <w:t xml:space="preserve">, 93(4-5):479–488. </w:t>
      </w:r>
      <w:proofErr w:type="spellStart"/>
      <w:r>
        <w:rPr>
          <w:sz w:val="17"/>
        </w:rPr>
        <w:t>doi</w:t>
      </w:r>
      <w:proofErr w:type="spellEnd"/>
      <w:r>
        <w:rPr>
          <w:sz w:val="17"/>
        </w:rPr>
        <w:t xml:space="preserve">: </w:t>
      </w:r>
      <w:r>
        <w:rPr>
          <w:sz w:val="18"/>
        </w:rPr>
        <w:t>https://doi.org/10.1002/iroh.200811066</w:t>
      </w:r>
      <w:r>
        <w:rPr>
          <w:sz w:val="17"/>
        </w:rPr>
        <w:t>.</w:t>
      </w:r>
    </w:p>
    <w:p w14:paraId="394A0B4A" w14:textId="77777777" w:rsidR="007015D6" w:rsidRDefault="00350D12">
      <w:pPr>
        <w:spacing w:after="4" w:line="248" w:lineRule="auto"/>
        <w:ind w:left="194" w:hanging="209"/>
      </w:pPr>
      <w:proofErr w:type="spellStart"/>
      <w:r w:rsidRPr="00F15402">
        <w:rPr>
          <w:sz w:val="17"/>
          <w:lang w:val="de-CH"/>
          <w:rPrChange w:id="233" w:author="Samuel Charberet" w:date="2024-10-14T19:06:00Z" w16du:dateUtc="2024-10-14T17:06:00Z">
            <w:rPr>
              <w:sz w:val="17"/>
            </w:rPr>
          </w:rPrChange>
        </w:rPr>
        <w:t>Boersma</w:t>
      </w:r>
      <w:proofErr w:type="spellEnd"/>
      <w:r w:rsidRPr="00F15402">
        <w:rPr>
          <w:sz w:val="17"/>
          <w:lang w:val="de-CH"/>
          <w:rPrChange w:id="234" w:author="Samuel Charberet" w:date="2024-10-14T19:06:00Z" w16du:dateUtc="2024-10-14T17:06:00Z">
            <w:rPr>
              <w:sz w:val="17"/>
            </w:rPr>
          </w:rPrChange>
        </w:rPr>
        <w:t xml:space="preserve">, M., Becker, C., Malzahn, A. M., and </w:t>
      </w:r>
      <w:proofErr w:type="spellStart"/>
      <w:r w:rsidRPr="00F15402">
        <w:rPr>
          <w:sz w:val="17"/>
          <w:lang w:val="de-CH"/>
          <w:rPrChange w:id="235" w:author="Samuel Charberet" w:date="2024-10-14T19:06:00Z" w16du:dateUtc="2024-10-14T17:06:00Z">
            <w:rPr>
              <w:sz w:val="17"/>
            </w:rPr>
          </w:rPrChange>
        </w:rPr>
        <w:t>Vernooij</w:t>
      </w:r>
      <w:proofErr w:type="spellEnd"/>
      <w:r w:rsidRPr="00F15402">
        <w:rPr>
          <w:sz w:val="17"/>
          <w:lang w:val="de-CH"/>
          <w:rPrChange w:id="236" w:author="Samuel Charberet" w:date="2024-10-14T19:06:00Z" w16du:dateUtc="2024-10-14T17:06:00Z">
            <w:rPr>
              <w:sz w:val="17"/>
            </w:rPr>
          </w:rPrChange>
        </w:rPr>
        <w:t xml:space="preserve">, S. (2009). </w:t>
      </w:r>
      <w:r>
        <w:rPr>
          <w:sz w:val="17"/>
        </w:rPr>
        <w:t xml:space="preserve">Food chain effects of nutrient limitation in primary producers. </w:t>
      </w:r>
      <w:r>
        <w:rPr>
          <w:i/>
          <w:sz w:val="17"/>
        </w:rPr>
        <w:t>Marine and Freshwater Research</w:t>
      </w:r>
      <w:r>
        <w:rPr>
          <w:sz w:val="17"/>
        </w:rPr>
        <w:t xml:space="preserve">, 60(10):983–989. </w:t>
      </w:r>
      <w:proofErr w:type="spellStart"/>
      <w:r>
        <w:rPr>
          <w:sz w:val="17"/>
        </w:rPr>
        <w:t>doi</w:t>
      </w:r>
      <w:proofErr w:type="spellEnd"/>
      <w:r>
        <w:rPr>
          <w:sz w:val="17"/>
        </w:rPr>
        <w:t xml:space="preserve">: </w:t>
      </w:r>
      <w:r>
        <w:rPr>
          <w:sz w:val="18"/>
        </w:rPr>
        <w:t>10.1071/MF08240</w:t>
      </w:r>
      <w:r>
        <w:rPr>
          <w:sz w:val="17"/>
        </w:rPr>
        <w:t>.</w:t>
      </w:r>
    </w:p>
    <w:p w14:paraId="689FDA11" w14:textId="77777777" w:rsidR="007015D6" w:rsidRDefault="00350D12">
      <w:pPr>
        <w:spacing w:after="4" w:line="248" w:lineRule="auto"/>
        <w:ind w:left="-15" w:firstLine="0"/>
      </w:pPr>
      <w:r>
        <w:rPr>
          <w:sz w:val="17"/>
        </w:rPr>
        <w:t xml:space="preserve">Bradley, T. J. </w:t>
      </w:r>
      <w:r>
        <w:rPr>
          <w:i/>
          <w:sz w:val="17"/>
        </w:rPr>
        <w:t>Animal osmoregulation</w:t>
      </w:r>
      <w:r>
        <w:rPr>
          <w:sz w:val="17"/>
        </w:rPr>
        <w:t>. Oxford University Press, (2009).</w:t>
      </w:r>
    </w:p>
    <w:p w14:paraId="577DA341" w14:textId="77777777" w:rsidR="007015D6" w:rsidRDefault="00350D12">
      <w:pPr>
        <w:spacing w:after="4" w:line="248" w:lineRule="auto"/>
        <w:ind w:left="194" w:hanging="209"/>
      </w:pPr>
      <w:r>
        <w:rPr>
          <w:sz w:val="17"/>
        </w:rPr>
        <w:t xml:space="preserve">Brett, J. R., Shelbourn, J. E., and Shoop, C. T. (1969). Growth rate and body composition of fingerling sockeye salmon, </w:t>
      </w:r>
      <w:proofErr w:type="spellStart"/>
      <w:r>
        <w:rPr>
          <w:sz w:val="17"/>
        </w:rPr>
        <w:t>oncorhynchus</w:t>
      </w:r>
      <w:proofErr w:type="spellEnd"/>
      <w:r>
        <w:rPr>
          <w:sz w:val="17"/>
        </w:rPr>
        <w:t xml:space="preserve"> nerka, in relation to temperature and ration size. </w:t>
      </w:r>
      <w:r>
        <w:rPr>
          <w:i/>
          <w:sz w:val="17"/>
        </w:rPr>
        <w:t>Journal of the Fisheries Research Board of Canada</w:t>
      </w:r>
      <w:r>
        <w:rPr>
          <w:sz w:val="17"/>
        </w:rPr>
        <w:t xml:space="preserve">, 26 (9):2363–2394. </w:t>
      </w:r>
      <w:proofErr w:type="spellStart"/>
      <w:r>
        <w:rPr>
          <w:sz w:val="17"/>
        </w:rPr>
        <w:t>doi</w:t>
      </w:r>
      <w:proofErr w:type="spellEnd"/>
      <w:r>
        <w:rPr>
          <w:sz w:val="17"/>
        </w:rPr>
        <w:t xml:space="preserve">: </w:t>
      </w:r>
      <w:r>
        <w:rPr>
          <w:sz w:val="18"/>
        </w:rPr>
        <w:t>10.1139/f69-230</w:t>
      </w:r>
      <w:r>
        <w:rPr>
          <w:sz w:val="17"/>
        </w:rPr>
        <w:t>.</w:t>
      </w:r>
    </w:p>
    <w:p w14:paraId="09ECCFBB" w14:textId="77777777" w:rsidR="007015D6" w:rsidRDefault="00350D12">
      <w:pPr>
        <w:spacing w:after="4" w:line="248" w:lineRule="auto"/>
        <w:ind w:left="194" w:hanging="209"/>
      </w:pPr>
      <w:r>
        <w:rPr>
          <w:sz w:val="17"/>
        </w:rPr>
        <w:t xml:space="preserve">Burian, A., Nielsen, J. M., and Winder, M. (2020). Food </w:t>
      </w:r>
      <w:proofErr w:type="spellStart"/>
      <w:r>
        <w:rPr>
          <w:sz w:val="17"/>
        </w:rPr>
        <w:t>quantityquality</w:t>
      </w:r>
      <w:proofErr w:type="spellEnd"/>
      <w:r>
        <w:rPr>
          <w:sz w:val="17"/>
        </w:rPr>
        <w:t xml:space="preserve"> interactions and their impact on consumer </w:t>
      </w:r>
      <w:proofErr w:type="spellStart"/>
      <w:r>
        <w:rPr>
          <w:sz w:val="17"/>
        </w:rPr>
        <w:t>behavior</w:t>
      </w:r>
      <w:proofErr w:type="spellEnd"/>
      <w:r>
        <w:rPr>
          <w:sz w:val="17"/>
        </w:rPr>
        <w:t xml:space="preserve"> and trophic transfer. </w:t>
      </w:r>
      <w:r>
        <w:rPr>
          <w:i/>
          <w:sz w:val="17"/>
        </w:rPr>
        <w:t>Ecological Monographs</w:t>
      </w:r>
      <w:r>
        <w:rPr>
          <w:sz w:val="17"/>
        </w:rPr>
        <w:t>, 90(1</w:t>
      </w:r>
      <w:proofErr w:type="gramStart"/>
      <w:r>
        <w:rPr>
          <w:sz w:val="17"/>
        </w:rPr>
        <w:t>):e</w:t>
      </w:r>
      <w:proofErr w:type="gramEnd"/>
      <w:r>
        <w:rPr>
          <w:sz w:val="17"/>
        </w:rPr>
        <w:t xml:space="preserve">01395. </w:t>
      </w:r>
      <w:proofErr w:type="spellStart"/>
      <w:r>
        <w:rPr>
          <w:sz w:val="17"/>
        </w:rPr>
        <w:t>doi</w:t>
      </w:r>
      <w:proofErr w:type="spellEnd"/>
      <w:r>
        <w:rPr>
          <w:sz w:val="17"/>
        </w:rPr>
        <w:t xml:space="preserve">: </w:t>
      </w:r>
      <w:r>
        <w:rPr>
          <w:sz w:val="18"/>
        </w:rPr>
        <w:t>https://doi.org/10.1002/ecm.1395</w:t>
      </w:r>
      <w:r>
        <w:rPr>
          <w:sz w:val="17"/>
        </w:rPr>
        <w:t>.</w:t>
      </w:r>
    </w:p>
    <w:p w14:paraId="5CE9E79D" w14:textId="77777777" w:rsidR="007015D6" w:rsidRDefault="00350D12">
      <w:pPr>
        <w:spacing w:after="4" w:line="248" w:lineRule="auto"/>
        <w:ind w:left="194" w:hanging="209"/>
      </w:pPr>
      <w:r>
        <w:rPr>
          <w:sz w:val="17"/>
        </w:rPr>
        <w:t>Cebrian, J.</w:t>
      </w:r>
      <w:r>
        <w:rPr>
          <w:sz w:val="17"/>
        </w:rPr>
        <w:tab/>
        <w:t>(1999).</w:t>
      </w:r>
      <w:r>
        <w:rPr>
          <w:sz w:val="17"/>
        </w:rPr>
        <w:tab/>
        <w:t>Patterns in the fate of production in plant communities.</w:t>
      </w:r>
      <w:r>
        <w:rPr>
          <w:sz w:val="17"/>
        </w:rPr>
        <w:tab/>
      </w:r>
      <w:r>
        <w:rPr>
          <w:i/>
          <w:sz w:val="17"/>
        </w:rPr>
        <w:t>The American Naturalist</w:t>
      </w:r>
      <w:r>
        <w:rPr>
          <w:sz w:val="17"/>
        </w:rPr>
        <w:t>, 154(4):449–468.</w:t>
      </w:r>
      <w:r>
        <w:rPr>
          <w:sz w:val="17"/>
        </w:rPr>
        <w:tab/>
      </w:r>
      <w:proofErr w:type="spellStart"/>
      <w:r>
        <w:rPr>
          <w:sz w:val="17"/>
        </w:rPr>
        <w:t>doi</w:t>
      </w:r>
      <w:proofErr w:type="spellEnd"/>
      <w:r>
        <w:rPr>
          <w:sz w:val="17"/>
        </w:rPr>
        <w:t xml:space="preserve">: </w:t>
      </w:r>
      <w:r>
        <w:rPr>
          <w:sz w:val="18"/>
        </w:rPr>
        <w:t>10.1086/303244</w:t>
      </w:r>
      <w:r>
        <w:rPr>
          <w:sz w:val="17"/>
        </w:rPr>
        <w:t>. PMID: 10523491.</w:t>
      </w:r>
    </w:p>
    <w:p w14:paraId="14675219" w14:textId="77777777" w:rsidR="007015D6" w:rsidRDefault="00350D12">
      <w:pPr>
        <w:spacing w:after="4" w:line="248" w:lineRule="auto"/>
        <w:ind w:left="194" w:hanging="209"/>
      </w:pPr>
      <w:r>
        <w:rPr>
          <w:sz w:val="17"/>
        </w:rPr>
        <w:t xml:space="preserve">Chatterjee, D., Katewa, S. D., Qi, Y., Jackson, S. A., </w:t>
      </w:r>
      <w:proofErr w:type="spellStart"/>
      <w:r>
        <w:rPr>
          <w:sz w:val="17"/>
        </w:rPr>
        <w:t>Kapahi</w:t>
      </w:r>
      <w:proofErr w:type="spellEnd"/>
      <w:r>
        <w:rPr>
          <w:sz w:val="17"/>
        </w:rPr>
        <w:t xml:space="preserve">, P., and Jasper, H. (2014). Control of metabolic adaptation to fasting by dilp6-induced insulin </w:t>
      </w:r>
      <w:proofErr w:type="spellStart"/>
      <w:r>
        <w:rPr>
          <w:sz w:val="17"/>
        </w:rPr>
        <w:t>signaling</w:t>
      </w:r>
      <w:proofErr w:type="spellEnd"/>
      <w:r>
        <w:rPr>
          <w:sz w:val="17"/>
        </w:rPr>
        <w:t xml:space="preserve"> in drosophila </w:t>
      </w:r>
      <w:proofErr w:type="spellStart"/>
      <w:r>
        <w:rPr>
          <w:sz w:val="17"/>
        </w:rPr>
        <w:t>oenocytes</w:t>
      </w:r>
      <w:proofErr w:type="spellEnd"/>
      <w:r>
        <w:rPr>
          <w:sz w:val="17"/>
        </w:rPr>
        <w:t xml:space="preserve">. </w:t>
      </w:r>
      <w:r>
        <w:rPr>
          <w:i/>
          <w:sz w:val="17"/>
        </w:rPr>
        <w:t>Proceedings of the National Academy of Sciences</w:t>
      </w:r>
      <w:r>
        <w:rPr>
          <w:sz w:val="17"/>
        </w:rPr>
        <w:t xml:space="preserve">, 111(50): 1795917964. </w:t>
      </w:r>
      <w:proofErr w:type="spellStart"/>
      <w:r>
        <w:rPr>
          <w:sz w:val="17"/>
        </w:rPr>
        <w:t>doi</w:t>
      </w:r>
      <w:proofErr w:type="spellEnd"/>
      <w:r>
        <w:rPr>
          <w:sz w:val="17"/>
        </w:rPr>
        <w:t xml:space="preserve">: </w:t>
      </w:r>
      <w:r>
        <w:rPr>
          <w:sz w:val="18"/>
        </w:rPr>
        <w:t>10.1073/pnas.1409241111</w:t>
      </w:r>
      <w:r>
        <w:rPr>
          <w:sz w:val="17"/>
        </w:rPr>
        <w:t>.</w:t>
      </w:r>
    </w:p>
    <w:p w14:paraId="5AC53750" w14:textId="77777777" w:rsidR="007015D6" w:rsidRDefault="00350D12">
      <w:pPr>
        <w:spacing w:after="4" w:line="248" w:lineRule="auto"/>
        <w:ind w:left="194" w:hanging="209"/>
      </w:pPr>
      <w:r>
        <w:rPr>
          <w:sz w:val="17"/>
        </w:rPr>
        <w:t xml:space="preserve">Chen, Y., Ke, C.-H., Zhou, S.-Q., and Li, F.-X. (2005). Effects of food availability on feeding and growth of cultivated juvenile </w:t>
      </w:r>
      <w:proofErr w:type="spellStart"/>
      <w:r>
        <w:rPr>
          <w:sz w:val="17"/>
        </w:rPr>
        <w:t>babylonia</w:t>
      </w:r>
      <w:proofErr w:type="spellEnd"/>
      <w:r>
        <w:rPr>
          <w:sz w:val="17"/>
        </w:rPr>
        <w:t xml:space="preserve"> </w:t>
      </w:r>
      <w:proofErr w:type="spellStart"/>
      <w:r>
        <w:rPr>
          <w:sz w:val="17"/>
        </w:rPr>
        <w:t>formosae</w:t>
      </w:r>
      <w:proofErr w:type="spellEnd"/>
      <w:r>
        <w:rPr>
          <w:sz w:val="17"/>
        </w:rPr>
        <w:t xml:space="preserve"> </w:t>
      </w:r>
      <w:proofErr w:type="spellStart"/>
      <w:r>
        <w:rPr>
          <w:sz w:val="17"/>
        </w:rPr>
        <w:t>habei</w:t>
      </w:r>
      <w:proofErr w:type="spellEnd"/>
      <w:r>
        <w:rPr>
          <w:sz w:val="17"/>
        </w:rPr>
        <w:t xml:space="preserve"> (</w:t>
      </w:r>
      <w:proofErr w:type="spellStart"/>
      <w:r>
        <w:rPr>
          <w:sz w:val="17"/>
        </w:rPr>
        <w:t>altena</w:t>
      </w:r>
      <w:proofErr w:type="spellEnd"/>
      <w:r>
        <w:rPr>
          <w:sz w:val="17"/>
        </w:rPr>
        <w:t xml:space="preserve"> &amp; </w:t>
      </w:r>
      <w:proofErr w:type="spellStart"/>
      <w:r>
        <w:rPr>
          <w:sz w:val="17"/>
        </w:rPr>
        <w:t>gittenberger</w:t>
      </w:r>
      <w:proofErr w:type="spellEnd"/>
      <w:r>
        <w:rPr>
          <w:sz w:val="17"/>
        </w:rPr>
        <w:t xml:space="preserve"> 1981). </w:t>
      </w:r>
      <w:r>
        <w:rPr>
          <w:i/>
          <w:sz w:val="17"/>
        </w:rPr>
        <w:t>Aquaculture Research</w:t>
      </w:r>
      <w:r>
        <w:rPr>
          <w:sz w:val="17"/>
        </w:rPr>
        <w:t xml:space="preserve">, 36(1):94–99. </w:t>
      </w:r>
      <w:proofErr w:type="spellStart"/>
      <w:r>
        <w:rPr>
          <w:sz w:val="17"/>
        </w:rPr>
        <w:t>doi</w:t>
      </w:r>
      <w:proofErr w:type="spellEnd"/>
      <w:r>
        <w:rPr>
          <w:sz w:val="17"/>
        </w:rPr>
        <w:t xml:space="preserve">: </w:t>
      </w:r>
      <w:r>
        <w:rPr>
          <w:sz w:val="18"/>
        </w:rPr>
        <w:t>https://doi.org/10.1111/ j.1365-2109.2004.</w:t>
      </w:r>
      <w:proofErr w:type="gramStart"/>
      <w:r>
        <w:rPr>
          <w:sz w:val="18"/>
        </w:rPr>
        <w:t>01189.x</w:t>
      </w:r>
      <w:r>
        <w:rPr>
          <w:sz w:val="17"/>
        </w:rPr>
        <w:t>.</w:t>
      </w:r>
      <w:proofErr w:type="gramEnd"/>
    </w:p>
    <w:p w14:paraId="5AE7D4AC" w14:textId="77777777" w:rsidR="007015D6" w:rsidRDefault="00350D12">
      <w:pPr>
        <w:spacing w:after="4" w:line="248" w:lineRule="auto"/>
        <w:ind w:left="-15" w:firstLine="0"/>
      </w:pPr>
      <w:r>
        <w:rPr>
          <w:sz w:val="17"/>
        </w:rPr>
        <w:t xml:space="preserve">Cherif, M. and </w:t>
      </w:r>
      <w:proofErr w:type="spellStart"/>
      <w:r>
        <w:rPr>
          <w:sz w:val="17"/>
        </w:rPr>
        <w:t>Loreau</w:t>
      </w:r>
      <w:proofErr w:type="spellEnd"/>
      <w:r>
        <w:rPr>
          <w:sz w:val="17"/>
        </w:rPr>
        <w:t>, M. (2013). Plant-herbivore-decomposer stoichiometric mismatches and nutrient cycling in ecosystems.</w:t>
      </w:r>
    </w:p>
    <w:p w14:paraId="0AD6B7CF" w14:textId="77777777" w:rsidR="007015D6" w:rsidRDefault="00350D12">
      <w:pPr>
        <w:spacing w:after="3" w:line="259" w:lineRule="auto"/>
        <w:ind w:left="209"/>
        <w:jc w:val="left"/>
      </w:pPr>
      <w:r>
        <w:rPr>
          <w:i/>
          <w:sz w:val="17"/>
        </w:rPr>
        <w:t>Proceedings of the Royal Society B: Biological Sciences</w:t>
      </w:r>
      <w:r>
        <w:rPr>
          <w:sz w:val="17"/>
        </w:rPr>
        <w:t xml:space="preserve">, 280(1754):1–9. </w:t>
      </w:r>
      <w:proofErr w:type="spellStart"/>
      <w:r>
        <w:rPr>
          <w:sz w:val="17"/>
        </w:rPr>
        <w:t>doi</w:t>
      </w:r>
      <w:proofErr w:type="spellEnd"/>
      <w:r>
        <w:rPr>
          <w:sz w:val="17"/>
        </w:rPr>
        <w:t xml:space="preserve">: </w:t>
      </w:r>
      <w:r>
        <w:rPr>
          <w:sz w:val="18"/>
        </w:rPr>
        <w:t>10.1098/rspb.2012.2453</w:t>
      </w:r>
      <w:r>
        <w:rPr>
          <w:sz w:val="17"/>
        </w:rPr>
        <w:t>.</w:t>
      </w:r>
    </w:p>
    <w:p w14:paraId="6A563432" w14:textId="77777777" w:rsidR="007015D6" w:rsidRPr="00F15402" w:rsidRDefault="00350D12">
      <w:pPr>
        <w:spacing w:after="4" w:line="248" w:lineRule="auto"/>
        <w:ind w:left="-15" w:firstLine="0"/>
        <w:rPr>
          <w:lang w:val="de-CH"/>
          <w:rPrChange w:id="237" w:author="Samuel Charberet" w:date="2024-10-14T19:06:00Z" w16du:dateUtc="2024-10-14T17:06:00Z">
            <w:rPr/>
          </w:rPrChange>
        </w:rPr>
      </w:pPr>
      <w:r>
        <w:rPr>
          <w:sz w:val="17"/>
        </w:rPr>
        <w:t xml:space="preserve">Clapham, D. E. (2007). Calcium </w:t>
      </w:r>
      <w:proofErr w:type="spellStart"/>
      <w:r>
        <w:rPr>
          <w:sz w:val="17"/>
        </w:rPr>
        <w:t>signaling</w:t>
      </w:r>
      <w:proofErr w:type="spellEnd"/>
      <w:r>
        <w:rPr>
          <w:sz w:val="17"/>
        </w:rPr>
        <w:t xml:space="preserve">. </w:t>
      </w:r>
      <w:proofErr w:type="spellStart"/>
      <w:r w:rsidRPr="00F15402">
        <w:rPr>
          <w:i/>
          <w:sz w:val="17"/>
          <w:lang w:val="de-CH"/>
          <w:rPrChange w:id="238" w:author="Samuel Charberet" w:date="2024-10-14T19:06:00Z" w16du:dateUtc="2024-10-14T17:06:00Z">
            <w:rPr>
              <w:i/>
              <w:sz w:val="17"/>
            </w:rPr>
          </w:rPrChange>
        </w:rPr>
        <w:t>Cell</w:t>
      </w:r>
      <w:proofErr w:type="spellEnd"/>
      <w:r w:rsidRPr="00F15402">
        <w:rPr>
          <w:sz w:val="17"/>
          <w:lang w:val="de-CH"/>
          <w:rPrChange w:id="239" w:author="Samuel Charberet" w:date="2024-10-14T19:06:00Z" w16du:dateUtc="2024-10-14T17:06:00Z">
            <w:rPr>
              <w:sz w:val="17"/>
            </w:rPr>
          </w:rPrChange>
        </w:rPr>
        <w:t xml:space="preserve">, 131(6):1047–1058. </w:t>
      </w:r>
      <w:proofErr w:type="spellStart"/>
      <w:r w:rsidRPr="00F15402">
        <w:rPr>
          <w:sz w:val="17"/>
          <w:lang w:val="de-CH"/>
          <w:rPrChange w:id="240" w:author="Samuel Charberet" w:date="2024-10-14T19:06:00Z" w16du:dateUtc="2024-10-14T17:06:00Z">
            <w:rPr>
              <w:sz w:val="17"/>
            </w:rPr>
          </w:rPrChange>
        </w:rPr>
        <w:t>doi</w:t>
      </w:r>
      <w:proofErr w:type="spellEnd"/>
      <w:r w:rsidRPr="00F15402">
        <w:rPr>
          <w:sz w:val="17"/>
          <w:lang w:val="de-CH"/>
          <w:rPrChange w:id="241" w:author="Samuel Charberet" w:date="2024-10-14T19:06:00Z" w16du:dateUtc="2024-10-14T17:06:00Z">
            <w:rPr>
              <w:sz w:val="17"/>
            </w:rPr>
          </w:rPrChange>
        </w:rPr>
        <w:t xml:space="preserve">: </w:t>
      </w:r>
      <w:r w:rsidRPr="00F15402">
        <w:rPr>
          <w:sz w:val="18"/>
          <w:lang w:val="de-CH"/>
          <w:rPrChange w:id="242" w:author="Samuel Charberet" w:date="2024-10-14T19:06:00Z" w16du:dateUtc="2024-10-14T17:06:00Z">
            <w:rPr>
              <w:sz w:val="18"/>
            </w:rPr>
          </w:rPrChange>
        </w:rPr>
        <w:t>10.1016/j.cell.2007.11.028</w:t>
      </w:r>
      <w:r w:rsidRPr="00F15402">
        <w:rPr>
          <w:sz w:val="17"/>
          <w:lang w:val="de-CH"/>
          <w:rPrChange w:id="243" w:author="Samuel Charberet" w:date="2024-10-14T19:06:00Z" w16du:dateUtc="2024-10-14T17:06:00Z">
            <w:rPr>
              <w:sz w:val="17"/>
            </w:rPr>
          </w:rPrChange>
        </w:rPr>
        <w:t>.</w:t>
      </w:r>
    </w:p>
    <w:p w14:paraId="081D649E" w14:textId="77777777" w:rsidR="007015D6" w:rsidRDefault="00350D12">
      <w:pPr>
        <w:spacing w:after="4" w:line="248" w:lineRule="auto"/>
        <w:ind w:left="194" w:hanging="209"/>
      </w:pPr>
      <w:r w:rsidRPr="00F15402">
        <w:rPr>
          <w:sz w:val="17"/>
          <w:lang w:val="de-CH"/>
          <w:rPrChange w:id="244" w:author="Samuel Charberet" w:date="2024-10-14T19:06:00Z" w16du:dateUtc="2024-10-14T17:06:00Z">
            <w:rPr>
              <w:sz w:val="17"/>
            </w:rPr>
          </w:rPrChange>
        </w:rPr>
        <w:t xml:space="preserve">Clauss, M., Schiele, K., Ortmann, S., Fritz, J., </w:t>
      </w:r>
      <w:proofErr w:type="spellStart"/>
      <w:r w:rsidRPr="00F15402">
        <w:rPr>
          <w:sz w:val="17"/>
          <w:lang w:val="de-CH"/>
          <w:rPrChange w:id="245" w:author="Samuel Charberet" w:date="2024-10-14T19:06:00Z" w16du:dateUtc="2024-10-14T17:06:00Z">
            <w:rPr>
              <w:sz w:val="17"/>
            </w:rPr>
          </w:rPrChange>
        </w:rPr>
        <w:t>Codron</w:t>
      </w:r>
      <w:proofErr w:type="spellEnd"/>
      <w:r w:rsidRPr="00F15402">
        <w:rPr>
          <w:sz w:val="17"/>
          <w:lang w:val="de-CH"/>
          <w:rPrChange w:id="246" w:author="Samuel Charberet" w:date="2024-10-14T19:06:00Z" w16du:dateUtc="2024-10-14T17:06:00Z">
            <w:rPr>
              <w:sz w:val="17"/>
            </w:rPr>
          </w:rPrChange>
        </w:rPr>
        <w:t xml:space="preserve">, D., Hummel, J., and Kienzle, E. (2014). </w:t>
      </w:r>
      <w:r>
        <w:rPr>
          <w:sz w:val="17"/>
        </w:rPr>
        <w:t xml:space="preserve">The effect of very low food intake on digestive physiology and forage digestibility in horses. </w:t>
      </w:r>
      <w:r>
        <w:rPr>
          <w:i/>
          <w:sz w:val="17"/>
        </w:rPr>
        <w:t>Journal of Animal Physiology and Animal Nutrition</w:t>
      </w:r>
      <w:r>
        <w:rPr>
          <w:sz w:val="17"/>
        </w:rPr>
        <w:t>, 98(1):107–118.</w:t>
      </w:r>
    </w:p>
    <w:p w14:paraId="6AA9BDF0" w14:textId="77777777" w:rsidR="007015D6" w:rsidRDefault="00350D12">
      <w:pPr>
        <w:spacing w:after="0" w:line="259" w:lineRule="auto"/>
        <w:ind w:left="194"/>
        <w:jc w:val="left"/>
      </w:pPr>
      <w:proofErr w:type="spellStart"/>
      <w:r>
        <w:rPr>
          <w:sz w:val="17"/>
        </w:rPr>
        <w:t>doi</w:t>
      </w:r>
      <w:proofErr w:type="spellEnd"/>
      <w:r>
        <w:rPr>
          <w:sz w:val="17"/>
        </w:rPr>
        <w:t xml:space="preserve">: </w:t>
      </w:r>
      <w:r>
        <w:rPr>
          <w:sz w:val="18"/>
        </w:rPr>
        <w:t>https://doi.org/10.1111/jpn.12053</w:t>
      </w:r>
      <w:r>
        <w:rPr>
          <w:sz w:val="17"/>
        </w:rPr>
        <w:t>.</w:t>
      </w:r>
    </w:p>
    <w:p w14:paraId="0CE89767" w14:textId="77777777" w:rsidR="007015D6" w:rsidRDefault="00350D12">
      <w:pPr>
        <w:spacing w:after="4" w:line="248" w:lineRule="auto"/>
        <w:ind w:left="194" w:hanging="209"/>
      </w:pPr>
      <w:r>
        <w:rPr>
          <w:sz w:val="17"/>
        </w:rPr>
        <w:t xml:space="preserve">Conover, R. J. (1966). Factors affecting the assimilation of organic matter by zooplankton and the question of superfluous feeding. </w:t>
      </w:r>
      <w:r>
        <w:rPr>
          <w:i/>
          <w:sz w:val="17"/>
        </w:rPr>
        <w:t>Limnology and Oceanography</w:t>
      </w:r>
      <w:r>
        <w:rPr>
          <w:sz w:val="17"/>
        </w:rPr>
        <w:t xml:space="preserve">, 11(3):346–354. </w:t>
      </w:r>
      <w:proofErr w:type="spellStart"/>
      <w:r>
        <w:rPr>
          <w:sz w:val="17"/>
        </w:rPr>
        <w:t>doi</w:t>
      </w:r>
      <w:proofErr w:type="spellEnd"/>
      <w:r>
        <w:rPr>
          <w:sz w:val="17"/>
        </w:rPr>
        <w:t xml:space="preserve">: </w:t>
      </w:r>
      <w:r>
        <w:rPr>
          <w:sz w:val="18"/>
        </w:rPr>
        <w:t>https://doi.org/10.4319/lo.1966.11.3.0346</w:t>
      </w:r>
      <w:r>
        <w:rPr>
          <w:sz w:val="17"/>
        </w:rPr>
        <w:t>.</w:t>
      </w:r>
    </w:p>
    <w:p w14:paraId="5204FD85" w14:textId="77777777" w:rsidR="007015D6" w:rsidRDefault="00350D12">
      <w:pPr>
        <w:spacing w:after="4" w:line="248" w:lineRule="auto"/>
        <w:ind w:left="194" w:hanging="209"/>
      </w:pPr>
      <w:proofErr w:type="spellStart"/>
      <w:r>
        <w:rPr>
          <w:sz w:val="17"/>
        </w:rPr>
        <w:t>Couzy</w:t>
      </w:r>
      <w:proofErr w:type="spellEnd"/>
      <w:r>
        <w:rPr>
          <w:sz w:val="17"/>
        </w:rPr>
        <w:t xml:space="preserve">, F., Keen, C., Gershwin, M., and </w:t>
      </w:r>
      <w:proofErr w:type="spellStart"/>
      <w:r>
        <w:rPr>
          <w:sz w:val="17"/>
        </w:rPr>
        <w:t>Mareschi</w:t>
      </w:r>
      <w:proofErr w:type="spellEnd"/>
      <w:r>
        <w:rPr>
          <w:sz w:val="17"/>
        </w:rPr>
        <w:t xml:space="preserve">, J. (1993). Nutritional implications of the interactions between minerals. </w:t>
      </w:r>
      <w:r>
        <w:rPr>
          <w:i/>
          <w:sz w:val="17"/>
        </w:rPr>
        <w:t>Progress in Food &amp; Nutrition Science</w:t>
      </w:r>
      <w:r>
        <w:rPr>
          <w:sz w:val="17"/>
        </w:rPr>
        <w:t>, 17(1):65–87.</w:t>
      </w:r>
    </w:p>
    <w:p w14:paraId="247EAC83" w14:textId="77777777" w:rsidR="007015D6" w:rsidRDefault="00350D12">
      <w:pPr>
        <w:spacing w:after="4" w:line="248" w:lineRule="auto"/>
        <w:ind w:left="194" w:hanging="209"/>
      </w:pPr>
      <w:r>
        <w:rPr>
          <w:sz w:val="17"/>
        </w:rPr>
        <w:t xml:space="preserve">Cymbaluk, N. F., Christison, G. I., and Leach, D. H. (1989). Nutrient utilization by limit- and ad libitum-fed growing horses. </w:t>
      </w:r>
      <w:r>
        <w:rPr>
          <w:i/>
          <w:sz w:val="17"/>
        </w:rPr>
        <w:t>Journal of Animal Science</w:t>
      </w:r>
      <w:r>
        <w:rPr>
          <w:sz w:val="17"/>
        </w:rPr>
        <w:t xml:space="preserve">, 67(2):414–425. </w:t>
      </w:r>
      <w:proofErr w:type="spellStart"/>
      <w:r>
        <w:rPr>
          <w:sz w:val="17"/>
        </w:rPr>
        <w:t>doi</w:t>
      </w:r>
      <w:proofErr w:type="spellEnd"/>
      <w:r>
        <w:rPr>
          <w:sz w:val="17"/>
        </w:rPr>
        <w:t xml:space="preserve">: </w:t>
      </w:r>
      <w:r>
        <w:rPr>
          <w:sz w:val="18"/>
        </w:rPr>
        <w:t>10.2527/jas1989.672414x</w:t>
      </w:r>
      <w:r>
        <w:rPr>
          <w:sz w:val="17"/>
        </w:rPr>
        <w:t>.</w:t>
      </w:r>
    </w:p>
    <w:p w14:paraId="2AACE539" w14:textId="77777777" w:rsidR="007015D6" w:rsidRDefault="00350D12">
      <w:pPr>
        <w:spacing w:after="4" w:line="248" w:lineRule="auto"/>
        <w:ind w:left="194" w:hanging="209"/>
      </w:pPr>
      <w:proofErr w:type="spellStart"/>
      <w:r>
        <w:rPr>
          <w:sz w:val="17"/>
        </w:rPr>
        <w:t>Darchambeau</w:t>
      </w:r>
      <w:proofErr w:type="spellEnd"/>
      <w:r>
        <w:rPr>
          <w:sz w:val="17"/>
        </w:rPr>
        <w:t xml:space="preserve">, F. (2005). Filtration and digestion responses of an elementally homeostatic consumer to changes in food quality: a predictive model. </w:t>
      </w:r>
      <w:r>
        <w:rPr>
          <w:i/>
          <w:sz w:val="17"/>
        </w:rPr>
        <w:t>Oikos</w:t>
      </w:r>
      <w:r>
        <w:rPr>
          <w:sz w:val="17"/>
        </w:rPr>
        <w:t xml:space="preserve">, 111(2):322–336. </w:t>
      </w:r>
      <w:proofErr w:type="spellStart"/>
      <w:r>
        <w:rPr>
          <w:sz w:val="17"/>
        </w:rPr>
        <w:t>doi</w:t>
      </w:r>
      <w:proofErr w:type="spellEnd"/>
      <w:r>
        <w:rPr>
          <w:sz w:val="17"/>
        </w:rPr>
        <w:t xml:space="preserve">: </w:t>
      </w:r>
      <w:r>
        <w:rPr>
          <w:sz w:val="18"/>
        </w:rPr>
        <w:t>https://doi.org/10.1111/j.0030-1299.2005.13497.x</w:t>
      </w:r>
      <w:r>
        <w:rPr>
          <w:sz w:val="17"/>
        </w:rPr>
        <w:t>.</w:t>
      </w:r>
    </w:p>
    <w:p w14:paraId="45E2880F" w14:textId="77777777" w:rsidR="007015D6" w:rsidRDefault="00350D12">
      <w:pPr>
        <w:spacing w:after="4" w:line="248" w:lineRule="auto"/>
        <w:ind w:left="194" w:hanging="209"/>
      </w:pPr>
      <w:r>
        <w:rPr>
          <w:sz w:val="17"/>
        </w:rPr>
        <w:t xml:space="preserve">Delgado-Baquerizo, M., Maestre, F. T., Gallardo, A., Bowker, M. A., Wallenstein, M. D., Quero, J. L., Ochoa, V., </w:t>
      </w:r>
      <w:proofErr w:type="spellStart"/>
      <w:r>
        <w:rPr>
          <w:sz w:val="17"/>
        </w:rPr>
        <w:t>Gozalo</w:t>
      </w:r>
      <w:proofErr w:type="spellEnd"/>
      <w:r>
        <w:rPr>
          <w:sz w:val="17"/>
        </w:rPr>
        <w:t xml:space="preserve">, B., García-Gómez, M., </w:t>
      </w:r>
      <w:proofErr w:type="spellStart"/>
      <w:r>
        <w:rPr>
          <w:sz w:val="17"/>
        </w:rPr>
        <w:t>Soliveres</w:t>
      </w:r>
      <w:proofErr w:type="spellEnd"/>
      <w:r>
        <w:rPr>
          <w:sz w:val="17"/>
        </w:rPr>
        <w:t xml:space="preserve">, S., García-Palacios, P., Berdugo, M., Valencia, E., Escolar, C., Arredondo, T., Barraza-Zepeda, C., Bran, D., Carreira, J. A., </w:t>
      </w:r>
      <w:proofErr w:type="spellStart"/>
      <w:r>
        <w:rPr>
          <w:sz w:val="17"/>
        </w:rPr>
        <w:t>Chaieb</w:t>
      </w:r>
      <w:proofErr w:type="spellEnd"/>
      <w:r>
        <w:rPr>
          <w:sz w:val="17"/>
        </w:rPr>
        <w:t>, M., Conceição, A. A., Derak, M., Eldridge, D. J., Escudero, A., Espinosa, C. I.,</w:t>
      </w:r>
    </w:p>
    <w:p w14:paraId="1E8A84D0" w14:textId="77777777" w:rsidR="007015D6" w:rsidRDefault="00350D12">
      <w:pPr>
        <w:spacing w:after="4" w:line="248" w:lineRule="auto"/>
        <w:ind w:left="199" w:firstLine="0"/>
      </w:pPr>
      <w:r>
        <w:rPr>
          <w:sz w:val="17"/>
        </w:rPr>
        <w:t>Gaitán, J., Gatica, M. G., Gómez-González, S., Guzman, E., Gutiérrez, J. R., Florentino, A., Hepper, E., Hernández, R. M., Huber-</w:t>
      </w:r>
      <w:proofErr w:type="spellStart"/>
      <w:r>
        <w:rPr>
          <w:sz w:val="17"/>
        </w:rPr>
        <w:t>Sannwald</w:t>
      </w:r>
      <w:proofErr w:type="spellEnd"/>
      <w:r>
        <w:rPr>
          <w:sz w:val="17"/>
        </w:rPr>
        <w:t xml:space="preserve">, E., </w:t>
      </w:r>
      <w:proofErr w:type="spellStart"/>
      <w:r>
        <w:rPr>
          <w:sz w:val="17"/>
        </w:rPr>
        <w:t>Jankju</w:t>
      </w:r>
      <w:proofErr w:type="spellEnd"/>
      <w:r>
        <w:rPr>
          <w:sz w:val="17"/>
        </w:rPr>
        <w:t xml:space="preserve">, M., Liu, J., Mau, R. L., Miriti, M., </w:t>
      </w:r>
      <w:proofErr w:type="spellStart"/>
      <w:r>
        <w:rPr>
          <w:sz w:val="17"/>
        </w:rPr>
        <w:t>Monerris</w:t>
      </w:r>
      <w:proofErr w:type="spellEnd"/>
      <w:r>
        <w:rPr>
          <w:sz w:val="17"/>
        </w:rPr>
        <w:t xml:space="preserve">, J., Naseri, K., </w:t>
      </w:r>
      <w:proofErr w:type="spellStart"/>
      <w:r>
        <w:rPr>
          <w:sz w:val="17"/>
        </w:rPr>
        <w:t>Noumi</w:t>
      </w:r>
      <w:proofErr w:type="spellEnd"/>
      <w:r>
        <w:rPr>
          <w:sz w:val="17"/>
        </w:rPr>
        <w:t xml:space="preserve">, Z., Polo, V., Prina, A., Pucheta, E., Ramírez, E., Ramírez-Collantes, </w:t>
      </w:r>
      <w:r>
        <w:rPr>
          <w:sz w:val="17"/>
        </w:rPr>
        <w:lastRenderedPageBreak/>
        <w:t xml:space="preserve">D. A., Romão, R., Tighe, M., Torres, D., Torres-Díaz, C., Ungar, E. D., Val, J., </w:t>
      </w:r>
      <w:proofErr w:type="spellStart"/>
      <w:r>
        <w:rPr>
          <w:sz w:val="17"/>
        </w:rPr>
        <w:t>Wamiti</w:t>
      </w:r>
      <w:proofErr w:type="spellEnd"/>
      <w:r>
        <w:rPr>
          <w:sz w:val="17"/>
        </w:rPr>
        <w:t xml:space="preserve">, W., Wang, D., and </w:t>
      </w:r>
      <w:proofErr w:type="spellStart"/>
      <w:r>
        <w:rPr>
          <w:sz w:val="17"/>
        </w:rPr>
        <w:t>Zaady</w:t>
      </w:r>
      <w:proofErr w:type="spellEnd"/>
      <w:r>
        <w:rPr>
          <w:sz w:val="17"/>
        </w:rPr>
        <w:t xml:space="preserve">, E. (2013). Decoupling of soil nutrient cycles as a function of aridity in global drylands. </w:t>
      </w:r>
      <w:r>
        <w:rPr>
          <w:i/>
          <w:sz w:val="17"/>
        </w:rPr>
        <w:t>Nature</w:t>
      </w:r>
      <w:r>
        <w:rPr>
          <w:sz w:val="17"/>
        </w:rPr>
        <w:t xml:space="preserve">, 502 (7473):672–676. </w:t>
      </w:r>
      <w:proofErr w:type="spellStart"/>
      <w:r>
        <w:rPr>
          <w:sz w:val="17"/>
        </w:rPr>
        <w:t>doi</w:t>
      </w:r>
      <w:proofErr w:type="spellEnd"/>
      <w:r>
        <w:rPr>
          <w:sz w:val="17"/>
        </w:rPr>
        <w:t xml:space="preserve">: </w:t>
      </w:r>
      <w:r>
        <w:rPr>
          <w:sz w:val="18"/>
        </w:rPr>
        <w:t>10.1038/nature12670</w:t>
      </w:r>
      <w:r>
        <w:rPr>
          <w:sz w:val="17"/>
        </w:rPr>
        <w:t>.</w:t>
      </w:r>
    </w:p>
    <w:p w14:paraId="4315DF7A" w14:textId="77777777" w:rsidR="007015D6" w:rsidRDefault="00350D12">
      <w:pPr>
        <w:spacing w:after="4" w:line="248" w:lineRule="auto"/>
        <w:ind w:left="-15" w:firstLine="0"/>
      </w:pPr>
      <w:r>
        <w:rPr>
          <w:sz w:val="17"/>
        </w:rPr>
        <w:t xml:space="preserve">DeMott, W. R., McKinney, E. N., and Tessier, A. J. (2010). Ontogeny of digestion in daphnia: implications for the effectiveness of algal </w:t>
      </w:r>
      <w:proofErr w:type="spellStart"/>
      <w:r>
        <w:rPr>
          <w:sz w:val="17"/>
        </w:rPr>
        <w:t>defenses</w:t>
      </w:r>
      <w:proofErr w:type="spellEnd"/>
      <w:r>
        <w:rPr>
          <w:sz w:val="17"/>
        </w:rPr>
        <w:t xml:space="preserve">. </w:t>
      </w:r>
      <w:r>
        <w:rPr>
          <w:i/>
          <w:sz w:val="17"/>
        </w:rPr>
        <w:t>Ecology</w:t>
      </w:r>
      <w:r>
        <w:rPr>
          <w:sz w:val="17"/>
        </w:rPr>
        <w:t xml:space="preserve">, 91(2):540–548. </w:t>
      </w:r>
      <w:proofErr w:type="spellStart"/>
      <w:r>
        <w:rPr>
          <w:sz w:val="17"/>
        </w:rPr>
        <w:t>doi</w:t>
      </w:r>
      <w:proofErr w:type="spellEnd"/>
      <w:r>
        <w:rPr>
          <w:sz w:val="17"/>
        </w:rPr>
        <w:t xml:space="preserve">: </w:t>
      </w:r>
      <w:r>
        <w:rPr>
          <w:sz w:val="18"/>
        </w:rPr>
        <w:t>https://doi.org/10.1890/08-2103.1</w:t>
      </w:r>
      <w:r>
        <w:rPr>
          <w:sz w:val="17"/>
        </w:rPr>
        <w:t>.</w:t>
      </w:r>
    </w:p>
    <w:p w14:paraId="392B22D6" w14:textId="77777777" w:rsidR="007015D6" w:rsidRDefault="00350D12">
      <w:pPr>
        <w:spacing w:after="4" w:line="248" w:lineRule="auto"/>
        <w:ind w:left="194" w:hanging="209"/>
      </w:pPr>
      <w:r>
        <w:rPr>
          <w:sz w:val="17"/>
        </w:rPr>
        <w:t xml:space="preserve">Dunham, A. E., Grant, B. W., and Overall, K. L. (1989). Interfaces between biophysical and physiological ecology and the population ecology of terrestrial vertebrate ectotherms. </w:t>
      </w:r>
      <w:r>
        <w:rPr>
          <w:i/>
          <w:sz w:val="17"/>
        </w:rPr>
        <w:t>Physiological Zoology</w:t>
      </w:r>
      <w:r>
        <w:rPr>
          <w:sz w:val="17"/>
        </w:rPr>
        <w:t xml:space="preserve">, 62(2):335–355. </w:t>
      </w:r>
      <w:proofErr w:type="spellStart"/>
      <w:r>
        <w:rPr>
          <w:sz w:val="17"/>
        </w:rPr>
        <w:t>doi</w:t>
      </w:r>
      <w:proofErr w:type="spellEnd"/>
      <w:r>
        <w:rPr>
          <w:sz w:val="17"/>
        </w:rPr>
        <w:t xml:space="preserve">: </w:t>
      </w:r>
      <w:r>
        <w:rPr>
          <w:sz w:val="18"/>
        </w:rPr>
        <w:t>10.1086/physzool.62.2. 30156174</w:t>
      </w:r>
      <w:r>
        <w:rPr>
          <w:sz w:val="17"/>
        </w:rPr>
        <w:t>.</w:t>
      </w:r>
    </w:p>
    <w:p w14:paraId="46E44B93" w14:textId="77777777" w:rsidR="007015D6" w:rsidRDefault="00350D12">
      <w:pPr>
        <w:spacing w:after="4" w:line="248" w:lineRule="auto"/>
        <w:ind w:left="194" w:hanging="209"/>
      </w:pPr>
      <w:r>
        <w:rPr>
          <w:sz w:val="17"/>
        </w:rPr>
        <w:t>Elliott, J. M. (1975). The growth rate of brown trout (</w:t>
      </w:r>
      <w:proofErr w:type="spellStart"/>
      <w:r>
        <w:rPr>
          <w:sz w:val="17"/>
        </w:rPr>
        <w:t>salmo</w:t>
      </w:r>
      <w:proofErr w:type="spellEnd"/>
      <w:r>
        <w:rPr>
          <w:sz w:val="17"/>
        </w:rPr>
        <w:t xml:space="preserve"> trutta l.) fed on reduced rations. </w:t>
      </w:r>
      <w:r>
        <w:rPr>
          <w:i/>
          <w:sz w:val="17"/>
        </w:rPr>
        <w:t>Journal of Animal Ecology</w:t>
      </w:r>
      <w:r>
        <w:rPr>
          <w:sz w:val="17"/>
        </w:rPr>
        <w:t>, 44(3): 823–842.</w:t>
      </w:r>
    </w:p>
    <w:p w14:paraId="3F342C74" w14:textId="77777777" w:rsidR="007015D6" w:rsidRDefault="00350D12">
      <w:pPr>
        <w:spacing w:after="4" w:line="248" w:lineRule="auto"/>
        <w:ind w:left="194" w:hanging="209"/>
      </w:pPr>
      <w:r>
        <w:rPr>
          <w:sz w:val="17"/>
        </w:rPr>
        <w:t xml:space="preserve">Elser, J. J. and Urabe, J. (1999). The stoichiometry of consumer-driven nutrient recycling: Theory, observations, and consequences. </w:t>
      </w:r>
      <w:r>
        <w:rPr>
          <w:i/>
          <w:sz w:val="17"/>
        </w:rPr>
        <w:t>Ecology</w:t>
      </w:r>
      <w:r>
        <w:rPr>
          <w:sz w:val="17"/>
        </w:rPr>
        <w:t xml:space="preserve">, 80(3):735–751. </w:t>
      </w:r>
      <w:proofErr w:type="spellStart"/>
      <w:r>
        <w:rPr>
          <w:sz w:val="17"/>
        </w:rPr>
        <w:t>doi</w:t>
      </w:r>
      <w:proofErr w:type="spellEnd"/>
      <w:r>
        <w:rPr>
          <w:sz w:val="17"/>
        </w:rPr>
        <w:t xml:space="preserve">: </w:t>
      </w:r>
      <w:r>
        <w:rPr>
          <w:sz w:val="18"/>
        </w:rPr>
        <w:t>10.1890/0012-9658(1999)080[</w:t>
      </w:r>
      <w:proofErr w:type="gramStart"/>
      <w:r>
        <w:rPr>
          <w:sz w:val="18"/>
        </w:rPr>
        <w:t>0735:TSOCDN</w:t>
      </w:r>
      <w:proofErr w:type="gramEnd"/>
      <w:r>
        <w:rPr>
          <w:sz w:val="18"/>
        </w:rPr>
        <w:t>]2.0.CO;2</w:t>
      </w:r>
      <w:r>
        <w:rPr>
          <w:sz w:val="17"/>
        </w:rPr>
        <w:t>.</w:t>
      </w:r>
    </w:p>
    <w:p w14:paraId="4F9A471D" w14:textId="77777777" w:rsidR="007015D6" w:rsidRDefault="00350D12">
      <w:pPr>
        <w:spacing w:after="4" w:line="248" w:lineRule="auto"/>
        <w:ind w:left="-15" w:firstLine="0"/>
      </w:pPr>
      <w:r>
        <w:rPr>
          <w:sz w:val="17"/>
        </w:rPr>
        <w:t>Elser, J. J., Acharya, K., Kyle, M., Cotner, J., Makino, W., Markow, T., Watts, T., Hobbie, S., Fagan, W., Schade, J., Hood,</w:t>
      </w:r>
    </w:p>
    <w:p w14:paraId="6CA70FBB" w14:textId="77777777" w:rsidR="007015D6" w:rsidRDefault="00350D12">
      <w:pPr>
        <w:spacing w:after="0" w:line="259" w:lineRule="auto"/>
        <w:ind w:left="0" w:firstLine="0"/>
        <w:jc w:val="right"/>
      </w:pPr>
      <w:r>
        <w:rPr>
          <w:sz w:val="17"/>
        </w:rPr>
        <w:t xml:space="preserve">J., and Sterner, R. W. (2003). Growth rate-stoichiometry couplings in diverse biota. </w:t>
      </w:r>
      <w:r>
        <w:rPr>
          <w:i/>
          <w:sz w:val="17"/>
        </w:rPr>
        <w:t>Ecology Letters</w:t>
      </w:r>
      <w:r>
        <w:rPr>
          <w:sz w:val="17"/>
        </w:rPr>
        <w:t xml:space="preserve">, 6(10):936–943. </w:t>
      </w:r>
      <w:proofErr w:type="spellStart"/>
      <w:r>
        <w:rPr>
          <w:sz w:val="17"/>
        </w:rPr>
        <w:t>doi</w:t>
      </w:r>
      <w:proofErr w:type="spellEnd"/>
      <w:r>
        <w:rPr>
          <w:sz w:val="17"/>
        </w:rPr>
        <w:t>:</w:t>
      </w:r>
    </w:p>
    <w:p w14:paraId="60135DDC" w14:textId="77777777" w:rsidR="007015D6" w:rsidRDefault="00350D12">
      <w:pPr>
        <w:spacing w:after="0" w:line="259" w:lineRule="auto"/>
        <w:ind w:left="194"/>
        <w:jc w:val="left"/>
      </w:pPr>
      <w:r>
        <w:rPr>
          <w:sz w:val="18"/>
        </w:rPr>
        <w:t>10.1046/j.1461-0248.2003.</w:t>
      </w:r>
      <w:proofErr w:type="gramStart"/>
      <w:r>
        <w:rPr>
          <w:sz w:val="18"/>
        </w:rPr>
        <w:t>00518.x</w:t>
      </w:r>
      <w:r>
        <w:rPr>
          <w:sz w:val="17"/>
        </w:rPr>
        <w:t>.</w:t>
      </w:r>
      <w:proofErr w:type="gramEnd"/>
    </w:p>
    <w:p w14:paraId="6204B489" w14:textId="77777777" w:rsidR="007015D6" w:rsidRDefault="00350D12">
      <w:pPr>
        <w:spacing w:after="4" w:line="248" w:lineRule="auto"/>
        <w:ind w:left="194" w:hanging="209"/>
      </w:pPr>
      <w:r>
        <w:rPr>
          <w:sz w:val="17"/>
        </w:rPr>
        <w:t xml:space="preserve">Elser, J. J., Watts, T., Bitler, B., and Markow, T. A. (2006). Ontogenetic coupling of growth rate with RNA and P contents in five species of Drosophila. </w:t>
      </w:r>
      <w:r>
        <w:rPr>
          <w:i/>
          <w:sz w:val="17"/>
        </w:rPr>
        <w:t>Functional Ecology</w:t>
      </w:r>
      <w:r>
        <w:rPr>
          <w:sz w:val="17"/>
        </w:rPr>
        <w:t xml:space="preserve">, 20(5):846–856. </w:t>
      </w:r>
      <w:proofErr w:type="spellStart"/>
      <w:r>
        <w:rPr>
          <w:sz w:val="17"/>
        </w:rPr>
        <w:t>doi</w:t>
      </w:r>
      <w:proofErr w:type="spellEnd"/>
      <w:r>
        <w:rPr>
          <w:sz w:val="17"/>
        </w:rPr>
        <w:t xml:space="preserve">: </w:t>
      </w:r>
      <w:r>
        <w:rPr>
          <w:sz w:val="18"/>
        </w:rPr>
        <w:t>10.1111/j.1365-2435.2006.</w:t>
      </w:r>
      <w:proofErr w:type="gramStart"/>
      <w:r>
        <w:rPr>
          <w:sz w:val="18"/>
        </w:rPr>
        <w:t>01165.x</w:t>
      </w:r>
      <w:r>
        <w:rPr>
          <w:sz w:val="17"/>
        </w:rPr>
        <w:t>.</w:t>
      </w:r>
      <w:proofErr w:type="gramEnd"/>
    </w:p>
    <w:p w14:paraId="698ED005" w14:textId="77777777" w:rsidR="007015D6" w:rsidRDefault="00350D12">
      <w:pPr>
        <w:spacing w:after="4" w:line="248" w:lineRule="auto"/>
        <w:ind w:left="194" w:hanging="209"/>
      </w:pPr>
      <w:r>
        <w:rPr>
          <w:sz w:val="17"/>
        </w:rPr>
        <w:t xml:space="preserve">Elser, J. J., Kyle, M., Learned, J., McCrackin, M. L., Peace, A., and Steger, L. (2016). Life on the stoichiometric knife-edge: effects of high and low food c:p ratio on growth, feeding, and respiration in three daphnia species. </w:t>
      </w:r>
      <w:r>
        <w:rPr>
          <w:i/>
          <w:sz w:val="17"/>
        </w:rPr>
        <w:t>Inland Waters</w:t>
      </w:r>
      <w:r>
        <w:rPr>
          <w:sz w:val="17"/>
        </w:rPr>
        <w:t xml:space="preserve">, 6(2):136–146. </w:t>
      </w:r>
      <w:proofErr w:type="spellStart"/>
      <w:r>
        <w:rPr>
          <w:sz w:val="17"/>
        </w:rPr>
        <w:t>doi</w:t>
      </w:r>
      <w:proofErr w:type="spellEnd"/>
      <w:r>
        <w:rPr>
          <w:sz w:val="17"/>
        </w:rPr>
        <w:t xml:space="preserve">: </w:t>
      </w:r>
      <w:r>
        <w:rPr>
          <w:sz w:val="18"/>
        </w:rPr>
        <w:t>10.5268/IW-6.2.908</w:t>
      </w:r>
      <w:r>
        <w:rPr>
          <w:sz w:val="17"/>
        </w:rPr>
        <w:t>.</w:t>
      </w:r>
    </w:p>
    <w:p w14:paraId="26CF515F" w14:textId="77777777" w:rsidR="007015D6" w:rsidRDefault="00350D12">
      <w:pPr>
        <w:spacing w:after="4" w:line="248" w:lineRule="auto"/>
        <w:ind w:left="194" w:hanging="209"/>
      </w:pPr>
      <w:r>
        <w:rPr>
          <w:sz w:val="17"/>
        </w:rPr>
        <w:t xml:space="preserve">Enríquez, S., Duarte, C. M., and Sand-Jensen, K. (1993). Patterns in decomposition rates among photosynthetic organisms: the importance of detritus </w:t>
      </w:r>
      <w:proofErr w:type="gramStart"/>
      <w:r>
        <w:rPr>
          <w:sz w:val="17"/>
        </w:rPr>
        <w:t>C:N</w:t>
      </w:r>
      <w:proofErr w:type="gramEnd"/>
      <w:r>
        <w:rPr>
          <w:sz w:val="17"/>
        </w:rPr>
        <w:t xml:space="preserve">:P content. </w:t>
      </w:r>
      <w:proofErr w:type="spellStart"/>
      <w:r>
        <w:rPr>
          <w:i/>
          <w:sz w:val="17"/>
        </w:rPr>
        <w:t>Oecologia</w:t>
      </w:r>
      <w:proofErr w:type="spellEnd"/>
      <w:r>
        <w:rPr>
          <w:sz w:val="17"/>
        </w:rPr>
        <w:t xml:space="preserve">, 94(4):457–471. </w:t>
      </w:r>
      <w:proofErr w:type="spellStart"/>
      <w:r>
        <w:rPr>
          <w:sz w:val="17"/>
        </w:rPr>
        <w:t>doi</w:t>
      </w:r>
      <w:proofErr w:type="spellEnd"/>
      <w:r>
        <w:rPr>
          <w:sz w:val="17"/>
        </w:rPr>
        <w:t xml:space="preserve">: </w:t>
      </w:r>
      <w:r>
        <w:rPr>
          <w:sz w:val="18"/>
        </w:rPr>
        <w:t>10.1007/BF00566960</w:t>
      </w:r>
      <w:r>
        <w:rPr>
          <w:sz w:val="17"/>
        </w:rPr>
        <w:t>.</w:t>
      </w:r>
    </w:p>
    <w:p w14:paraId="7A715F28" w14:textId="77777777" w:rsidR="007015D6" w:rsidRDefault="00350D12">
      <w:pPr>
        <w:spacing w:after="4" w:line="248" w:lineRule="auto"/>
        <w:ind w:left="194" w:hanging="209"/>
      </w:pPr>
      <w:proofErr w:type="spellStart"/>
      <w:r>
        <w:rPr>
          <w:sz w:val="17"/>
        </w:rPr>
        <w:t>Evjemo</w:t>
      </w:r>
      <w:proofErr w:type="spellEnd"/>
      <w:r>
        <w:rPr>
          <w:sz w:val="17"/>
        </w:rPr>
        <w:t xml:space="preserve">, J. O., </w:t>
      </w:r>
      <w:proofErr w:type="spellStart"/>
      <w:r>
        <w:rPr>
          <w:sz w:val="17"/>
        </w:rPr>
        <w:t>Vadstein</w:t>
      </w:r>
      <w:proofErr w:type="spellEnd"/>
      <w:r>
        <w:rPr>
          <w:sz w:val="17"/>
        </w:rPr>
        <w:t xml:space="preserve">, O., and Olsen, Y. (2000). Feeding and assimilation kinetics of artemia </w:t>
      </w:r>
      <w:proofErr w:type="spellStart"/>
      <w:r>
        <w:rPr>
          <w:sz w:val="17"/>
        </w:rPr>
        <w:t>franciscana</w:t>
      </w:r>
      <w:proofErr w:type="spellEnd"/>
      <w:r>
        <w:rPr>
          <w:sz w:val="17"/>
        </w:rPr>
        <w:t xml:space="preserve"> fed </w:t>
      </w:r>
      <w:proofErr w:type="spellStart"/>
      <w:r>
        <w:rPr>
          <w:sz w:val="17"/>
        </w:rPr>
        <w:t>isochrysis</w:t>
      </w:r>
      <w:proofErr w:type="spellEnd"/>
      <w:r>
        <w:rPr>
          <w:sz w:val="17"/>
        </w:rPr>
        <w:t xml:space="preserve"> </w:t>
      </w:r>
      <w:proofErr w:type="spellStart"/>
      <w:r>
        <w:rPr>
          <w:sz w:val="17"/>
        </w:rPr>
        <w:t>galbana</w:t>
      </w:r>
      <w:proofErr w:type="spellEnd"/>
      <w:r>
        <w:rPr>
          <w:sz w:val="17"/>
        </w:rPr>
        <w:t xml:space="preserve"> (clone t. iso). </w:t>
      </w:r>
      <w:r>
        <w:rPr>
          <w:i/>
          <w:sz w:val="17"/>
        </w:rPr>
        <w:t>Marine Biology</w:t>
      </w:r>
      <w:r>
        <w:rPr>
          <w:sz w:val="17"/>
        </w:rPr>
        <w:t xml:space="preserve">, 136(6):1099–1109. </w:t>
      </w:r>
      <w:proofErr w:type="spellStart"/>
      <w:r>
        <w:rPr>
          <w:sz w:val="17"/>
        </w:rPr>
        <w:t>doi</w:t>
      </w:r>
      <w:proofErr w:type="spellEnd"/>
      <w:r>
        <w:rPr>
          <w:sz w:val="17"/>
        </w:rPr>
        <w:t xml:space="preserve">: </w:t>
      </w:r>
      <w:r>
        <w:rPr>
          <w:sz w:val="18"/>
        </w:rPr>
        <w:t>10.1007/s002270000306</w:t>
      </w:r>
      <w:r>
        <w:rPr>
          <w:sz w:val="17"/>
        </w:rPr>
        <w:t>.</w:t>
      </w:r>
    </w:p>
    <w:p w14:paraId="6A5C83D4" w14:textId="77777777" w:rsidR="007015D6" w:rsidRDefault="00350D12">
      <w:pPr>
        <w:spacing w:after="4" w:line="248" w:lineRule="auto"/>
        <w:ind w:left="194" w:hanging="209"/>
      </w:pPr>
      <w:r>
        <w:rPr>
          <w:sz w:val="17"/>
        </w:rPr>
        <w:t xml:space="preserve">Fairweather-Tait, S. and Hurrell, R. F. (1996). Bioavailability of minerals and trace elements. </w:t>
      </w:r>
      <w:r>
        <w:rPr>
          <w:i/>
          <w:sz w:val="17"/>
        </w:rPr>
        <w:t>Nutrition Research Reviews</w:t>
      </w:r>
      <w:r>
        <w:rPr>
          <w:sz w:val="17"/>
        </w:rPr>
        <w:t xml:space="preserve">, 9(1): 295324. </w:t>
      </w:r>
      <w:proofErr w:type="spellStart"/>
      <w:r>
        <w:rPr>
          <w:sz w:val="17"/>
        </w:rPr>
        <w:t>doi</w:t>
      </w:r>
      <w:proofErr w:type="spellEnd"/>
      <w:r>
        <w:rPr>
          <w:sz w:val="17"/>
        </w:rPr>
        <w:t xml:space="preserve">: </w:t>
      </w:r>
      <w:r>
        <w:rPr>
          <w:sz w:val="18"/>
        </w:rPr>
        <w:t>10.1079/NRR19960016</w:t>
      </w:r>
      <w:r>
        <w:rPr>
          <w:sz w:val="17"/>
        </w:rPr>
        <w:t>.</w:t>
      </w:r>
    </w:p>
    <w:p w14:paraId="7A3A576B" w14:textId="77777777" w:rsidR="007015D6" w:rsidRPr="00020BCF" w:rsidRDefault="00350D12">
      <w:pPr>
        <w:spacing w:after="4" w:line="248" w:lineRule="auto"/>
        <w:ind w:left="194" w:hanging="209"/>
        <w:rPr>
          <w:lang w:val="fr-FR"/>
          <w:rPrChange w:id="247" w:author="mathieu" w:date="2024-09-11T11:12:00Z">
            <w:rPr/>
          </w:rPrChange>
        </w:rPr>
      </w:pPr>
      <w:r>
        <w:rPr>
          <w:sz w:val="17"/>
        </w:rPr>
        <w:t xml:space="preserve">Fenton, A., Spencer, M., and </w:t>
      </w:r>
      <w:proofErr w:type="spellStart"/>
      <w:r>
        <w:rPr>
          <w:sz w:val="17"/>
        </w:rPr>
        <w:t>Montagnes</w:t>
      </w:r>
      <w:proofErr w:type="spellEnd"/>
      <w:r>
        <w:rPr>
          <w:sz w:val="17"/>
        </w:rPr>
        <w:t xml:space="preserve">, D. J. S. (2010). Parameterising variable assimilation efficiency in </w:t>
      </w:r>
      <w:proofErr w:type="spellStart"/>
      <w:r>
        <w:rPr>
          <w:sz w:val="17"/>
        </w:rPr>
        <w:t>predatorprey</w:t>
      </w:r>
      <w:proofErr w:type="spellEnd"/>
      <w:r>
        <w:rPr>
          <w:sz w:val="17"/>
        </w:rPr>
        <w:t xml:space="preserve"> models. </w:t>
      </w:r>
      <w:proofErr w:type="spellStart"/>
      <w:r w:rsidRPr="00020BCF">
        <w:rPr>
          <w:i/>
          <w:sz w:val="17"/>
          <w:lang w:val="fr-FR"/>
          <w:rPrChange w:id="248" w:author="mathieu" w:date="2024-09-11T11:12:00Z">
            <w:rPr>
              <w:i/>
              <w:sz w:val="17"/>
            </w:rPr>
          </w:rPrChange>
        </w:rPr>
        <w:t>Oikos</w:t>
      </w:r>
      <w:proofErr w:type="spellEnd"/>
      <w:r w:rsidRPr="00020BCF">
        <w:rPr>
          <w:sz w:val="17"/>
          <w:lang w:val="fr-FR"/>
          <w:rPrChange w:id="249" w:author="mathieu" w:date="2024-09-11T11:12:00Z">
            <w:rPr>
              <w:sz w:val="17"/>
            </w:rPr>
          </w:rPrChange>
        </w:rPr>
        <w:t>, 119(6</w:t>
      </w:r>
      <w:proofErr w:type="gramStart"/>
      <w:r w:rsidRPr="00020BCF">
        <w:rPr>
          <w:sz w:val="17"/>
          <w:lang w:val="fr-FR"/>
          <w:rPrChange w:id="250" w:author="mathieu" w:date="2024-09-11T11:12:00Z">
            <w:rPr>
              <w:sz w:val="17"/>
            </w:rPr>
          </w:rPrChange>
        </w:rPr>
        <w:t>):</w:t>
      </w:r>
      <w:proofErr w:type="gramEnd"/>
      <w:r w:rsidRPr="00020BCF">
        <w:rPr>
          <w:sz w:val="17"/>
          <w:lang w:val="fr-FR"/>
          <w:rPrChange w:id="251" w:author="mathieu" w:date="2024-09-11T11:12:00Z">
            <w:rPr>
              <w:sz w:val="17"/>
            </w:rPr>
          </w:rPrChange>
        </w:rPr>
        <w:t xml:space="preserve">1000–1010. </w:t>
      </w:r>
      <w:proofErr w:type="spellStart"/>
      <w:proofErr w:type="gramStart"/>
      <w:r w:rsidRPr="00020BCF">
        <w:rPr>
          <w:sz w:val="17"/>
          <w:lang w:val="fr-FR"/>
          <w:rPrChange w:id="252" w:author="mathieu" w:date="2024-09-11T11:12:00Z">
            <w:rPr>
              <w:sz w:val="17"/>
            </w:rPr>
          </w:rPrChange>
        </w:rPr>
        <w:t>doi</w:t>
      </w:r>
      <w:proofErr w:type="spellEnd"/>
      <w:r w:rsidRPr="00020BCF">
        <w:rPr>
          <w:sz w:val="17"/>
          <w:lang w:val="fr-FR"/>
          <w:rPrChange w:id="253" w:author="mathieu" w:date="2024-09-11T11:12:00Z">
            <w:rPr>
              <w:sz w:val="17"/>
            </w:rPr>
          </w:rPrChange>
        </w:rPr>
        <w:t>:</w:t>
      </w:r>
      <w:proofErr w:type="gramEnd"/>
      <w:r w:rsidRPr="00020BCF">
        <w:rPr>
          <w:sz w:val="17"/>
          <w:lang w:val="fr-FR"/>
          <w:rPrChange w:id="254" w:author="mathieu" w:date="2024-09-11T11:12:00Z">
            <w:rPr>
              <w:sz w:val="17"/>
            </w:rPr>
          </w:rPrChange>
        </w:rPr>
        <w:t xml:space="preserve"> </w:t>
      </w:r>
      <w:r w:rsidRPr="00020BCF">
        <w:rPr>
          <w:sz w:val="18"/>
          <w:lang w:val="fr-FR"/>
          <w:rPrChange w:id="255" w:author="mathieu" w:date="2024-09-11T11:12:00Z">
            <w:rPr>
              <w:sz w:val="18"/>
            </w:rPr>
          </w:rPrChange>
        </w:rPr>
        <w:t>https://doi.org/10.1111/j.1600-0706.2009.17875.x</w:t>
      </w:r>
      <w:r w:rsidRPr="00020BCF">
        <w:rPr>
          <w:sz w:val="17"/>
          <w:lang w:val="fr-FR"/>
          <w:rPrChange w:id="256" w:author="mathieu" w:date="2024-09-11T11:12:00Z">
            <w:rPr>
              <w:sz w:val="17"/>
            </w:rPr>
          </w:rPrChange>
        </w:rPr>
        <w:t>.</w:t>
      </w:r>
    </w:p>
    <w:p w14:paraId="2B38AA4B" w14:textId="77777777" w:rsidR="007015D6" w:rsidRDefault="00350D12">
      <w:pPr>
        <w:spacing w:after="4" w:line="248" w:lineRule="auto"/>
        <w:ind w:left="194" w:hanging="209"/>
      </w:pPr>
      <w:r w:rsidRPr="00020BCF">
        <w:rPr>
          <w:sz w:val="17"/>
          <w:lang w:val="fr-FR"/>
          <w:rPrChange w:id="257" w:author="mathieu" w:date="2024-09-11T11:12:00Z">
            <w:rPr>
              <w:sz w:val="17"/>
            </w:rPr>
          </w:rPrChange>
        </w:rPr>
        <w:t xml:space="preserve">Flynn, K. J. (2009). </w:t>
      </w:r>
      <w:r>
        <w:rPr>
          <w:sz w:val="17"/>
        </w:rPr>
        <w:t xml:space="preserve">Food-density-dependent inefficiency in animals with a gut as a stabilizing mechanism in trophic dynamics. </w:t>
      </w:r>
      <w:r>
        <w:rPr>
          <w:i/>
          <w:sz w:val="17"/>
        </w:rPr>
        <w:t>Proceedings of the Royal Society B: Biological Sciences</w:t>
      </w:r>
      <w:r>
        <w:rPr>
          <w:sz w:val="17"/>
        </w:rPr>
        <w:t xml:space="preserve">, 276(1659):1147–1152. </w:t>
      </w:r>
      <w:proofErr w:type="spellStart"/>
      <w:r>
        <w:rPr>
          <w:sz w:val="17"/>
        </w:rPr>
        <w:t>doi</w:t>
      </w:r>
      <w:proofErr w:type="spellEnd"/>
      <w:r>
        <w:rPr>
          <w:sz w:val="17"/>
        </w:rPr>
        <w:t xml:space="preserve">: </w:t>
      </w:r>
      <w:r>
        <w:rPr>
          <w:sz w:val="18"/>
        </w:rPr>
        <w:t>10.1098/rspb.2008.1575</w:t>
      </w:r>
      <w:r>
        <w:rPr>
          <w:sz w:val="17"/>
        </w:rPr>
        <w:t>.</w:t>
      </w:r>
    </w:p>
    <w:p w14:paraId="37E9D3FE" w14:textId="77777777" w:rsidR="007015D6" w:rsidRDefault="00350D12">
      <w:pPr>
        <w:spacing w:after="4" w:line="248" w:lineRule="auto"/>
        <w:ind w:left="194" w:hanging="209"/>
      </w:pPr>
      <w:r>
        <w:rPr>
          <w:sz w:val="17"/>
        </w:rPr>
        <w:t xml:space="preserve">Gaudy, R. (1974). Feeding four species of pelagic copepods under experimental conditions. </w:t>
      </w:r>
      <w:r>
        <w:rPr>
          <w:i/>
          <w:sz w:val="17"/>
        </w:rPr>
        <w:t>Marine Biology</w:t>
      </w:r>
      <w:r>
        <w:rPr>
          <w:sz w:val="17"/>
        </w:rPr>
        <w:t xml:space="preserve">, 25(2):125–141. </w:t>
      </w:r>
      <w:proofErr w:type="spellStart"/>
      <w:r>
        <w:rPr>
          <w:sz w:val="17"/>
        </w:rPr>
        <w:t>doi</w:t>
      </w:r>
      <w:proofErr w:type="spellEnd"/>
      <w:r>
        <w:rPr>
          <w:sz w:val="17"/>
        </w:rPr>
        <w:t xml:space="preserve">: </w:t>
      </w:r>
      <w:r>
        <w:rPr>
          <w:sz w:val="18"/>
        </w:rPr>
        <w:t>10.1007/bf00389261</w:t>
      </w:r>
      <w:r>
        <w:rPr>
          <w:sz w:val="17"/>
        </w:rPr>
        <w:t>.</w:t>
      </w:r>
    </w:p>
    <w:p w14:paraId="20767B76" w14:textId="77777777" w:rsidR="007015D6" w:rsidRDefault="00350D12">
      <w:pPr>
        <w:spacing w:after="4" w:line="248" w:lineRule="auto"/>
        <w:ind w:left="194" w:hanging="209"/>
      </w:pPr>
      <w:r>
        <w:rPr>
          <w:sz w:val="17"/>
        </w:rPr>
        <w:t xml:space="preserve">Goff, J. P. (2018). Invited review: Mineral absorption mechanisms, mineral interactions that affect </w:t>
      </w:r>
      <w:proofErr w:type="spellStart"/>
      <w:r>
        <w:rPr>
          <w:sz w:val="17"/>
        </w:rPr>
        <w:t>acidbase</w:t>
      </w:r>
      <w:proofErr w:type="spellEnd"/>
      <w:r>
        <w:rPr>
          <w:sz w:val="17"/>
        </w:rPr>
        <w:t xml:space="preserve"> and antioxidant status, and diet considerations to improve mineral status. </w:t>
      </w:r>
      <w:r>
        <w:rPr>
          <w:i/>
          <w:sz w:val="17"/>
        </w:rPr>
        <w:t>Journal of Dairy Science</w:t>
      </w:r>
      <w:r>
        <w:rPr>
          <w:sz w:val="17"/>
        </w:rPr>
        <w:t xml:space="preserve">, 101(4):2763–2813. </w:t>
      </w:r>
      <w:proofErr w:type="spellStart"/>
      <w:r>
        <w:rPr>
          <w:sz w:val="17"/>
        </w:rPr>
        <w:t>doi</w:t>
      </w:r>
      <w:proofErr w:type="spellEnd"/>
      <w:r>
        <w:rPr>
          <w:sz w:val="17"/>
        </w:rPr>
        <w:t xml:space="preserve">: </w:t>
      </w:r>
      <w:r>
        <w:rPr>
          <w:sz w:val="18"/>
        </w:rPr>
        <w:t>https://doi.org/ 10.3168/jds.2017-13112</w:t>
      </w:r>
      <w:r>
        <w:rPr>
          <w:sz w:val="17"/>
        </w:rPr>
        <w:t>.</w:t>
      </w:r>
    </w:p>
    <w:p w14:paraId="7C6B1C94" w14:textId="77777777" w:rsidR="007015D6" w:rsidRDefault="00350D12">
      <w:pPr>
        <w:spacing w:after="4" w:line="248" w:lineRule="auto"/>
        <w:ind w:left="194" w:hanging="209"/>
      </w:pPr>
      <w:proofErr w:type="spellStart"/>
      <w:r>
        <w:rPr>
          <w:sz w:val="17"/>
        </w:rPr>
        <w:t>Güsewell</w:t>
      </w:r>
      <w:proofErr w:type="spellEnd"/>
      <w:r>
        <w:rPr>
          <w:sz w:val="17"/>
        </w:rPr>
        <w:t xml:space="preserve">, S. and Gessner, M. O. (2009). </w:t>
      </w:r>
      <w:proofErr w:type="gramStart"/>
      <w:r>
        <w:rPr>
          <w:sz w:val="17"/>
        </w:rPr>
        <w:t>N :</w:t>
      </w:r>
      <w:proofErr w:type="gramEnd"/>
      <w:r>
        <w:rPr>
          <w:sz w:val="17"/>
        </w:rPr>
        <w:t xml:space="preserve"> p ratios influence litter decomposition and colonization by fungi and bacteria in microcosms. </w:t>
      </w:r>
      <w:r>
        <w:rPr>
          <w:i/>
          <w:sz w:val="17"/>
        </w:rPr>
        <w:t>Functional Ecology</w:t>
      </w:r>
      <w:r>
        <w:rPr>
          <w:sz w:val="17"/>
        </w:rPr>
        <w:t xml:space="preserve">, 23(1):211–219. </w:t>
      </w:r>
      <w:proofErr w:type="spellStart"/>
      <w:r>
        <w:rPr>
          <w:sz w:val="17"/>
        </w:rPr>
        <w:t>doi</w:t>
      </w:r>
      <w:proofErr w:type="spellEnd"/>
      <w:r>
        <w:rPr>
          <w:sz w:val="17"/>
        </w:rPr>
        <w:t xml:space="preserve">: </w:t>
      </w:r>
      <w:r>
        <w:rPr>
          <w:sz w:val="18"/>
        </w:rPr>
        <w:t>https://doi.org/10.1111/j.1365-2435.2008.01478.x</w:t>
      </w:r>
      <w:r>
        <w:rPr>
          <w:sz w:val="17"/>
        </w:rPr>
        <w:t>.</w:t>
      </w:r>
    </w:p>
    <w:p w14:paraId="34345B3E" w14:textId="77777777" w:rsidR="007015D6" w:rsidRDefault="00350D12">
      <w:pPr>
        <w:spacing w:after="4" w:line="248" w:lineRule="auto"/>
        <w:ind w:left="194" w:hanging="209"/>
      </w:pPr>
      <w:r>
        <w:rPr>
          <w:sz w:val="17"/>
        </w:rPr>
        <w:t xml:space="preserve">He, X. and Wang, W.-X. (2007). Kinetics of phosphorus in daphnia at different food concentrations and </w:t>
      </w:r>
      <w:proofErr w:type="spellStart"/>
      <w:r>
        <w:rPr>
          <w:sz w:val="17"/>
        </w:rPr>
        <w:t>carbon:phosphorus</w:t>
      </w:r>
      <w:proofErr w:type="spellEnd"/>
      <w:r>
        <w:rPr>
          <w:sz w:val="17"/>
        </w:rPr>
        <w:t xml:space="preserve"> ratios. </w:t>
      </w:r>
      <w:r>
        <w:rPr>
          <w:i/>
          <w:sz w:val="17"/>
        </w:rPr>
        <w:t>Limnology and Oceanography</w:t>
      </w:r>
      <w:r>
        <w:rPr>
          <w:sz w:val="17"/>
        </w:rPr>
        <w:t xml:space="preserve">, 52(1):395–406. </w:t>
      </w:r>
      <w:proofErr w:type="spellStart"/>
      <w:r>
        <w:rPr>
          <w:sz w:val="17"/>
        </w:rPr>
        <w:t>doi</w:t>
      </w:r>
      <w:proofErr w:type="spellEnd"/>
      <w:r>
        <w:rPr>
          <w:sz w:val="17"/>
        </w:rPr>
        <w:t xml:space="preserve">: </w:t>
      </w:r>
      <w:r>
        <w:rPr>
          <w:sz w:val="18"/>
        </w:rPr>
        <w:t>https://doi.org/10.4319/lo.2007.52.1.0395</w:t>
      </w:r>
      <w:r>
        <w:rPr>
          <w:sz w:val="17"/>
        </w:rPr>
        <w:t>.</w:t>
      </w:r>
    </w:p>
    <w:p w14:paraId="579D2E91" w14:textId="77777777" w:rsidR="007015D6" w:rsidRDefault="00350D12">
      <w:pPr>
        <w:spacing w:after="4" w:line="248" w:lineRule="auto"/>
        <w:ind w:left="194" w:hanging="209"/>
      </w:pPr>
      <w:r>
        <w:rPr>
          <w:sz w:val="17"/>
        </w:rPr>
        <w:t xml:space="preserve">Hessen, D. O., Ågren, G. I., Anderson, T. R., Elser, J. J., and de Ruiter, P. C. (2004). Carbon sequestration in ecosystems: The role of stoichiometry. </w:t>
      </w:r>
      <w:r>
        <w:rPr>
          <w:i/>
          <w:sz w:val="17"/>
        </w:rPr>
        <w:t>Ecology</w:t>
      </w:r>
      <w:r>
        <w:rPr>
          <w:sz w:val="17"/>
        </w:rPr>
        <w:t>, 85(5):1179–1192.</w:t>
      </w:r>
    </w:p>
    <w:p w14:paraId="441050BC" w14:textId="77777777" w:rsidR="007015D6" w:rsidRDefault="00350D12">
      <w:pPr>
        <w:spacing w:after="4" w:line="248" w:lineRule="auto"/>
        <w:ind w:left="194" w:hanging="209"/>
      </w:pPr>
      <w:r>
        <w:rPr>
          <w:sz w:val="17"/>
        </w:rPr>
        <w:t xml:space="preserve">Hessen, D. O., Elser, J. J., Sterner, R. W., and Urabe, J. (2013). Ecological stoichiometry: An elementary approach using basic principles. </w:t>
      </w:r>
      <w:r>
        <w:rPr>
          <w:i/>
          <w:sz w:val="17"/>
        </w:rPr>
        <w:t>Limnology and Oceanography</w:t>
      </w:r>
      <w:r>
        <w:rPr>
          <w:sz w:val="17"/>
        </w:rPr>
        <w:t xml:space="preserve">, 58(6):2219–2236. </w:t>
      </w:r>
      <w:proofErr w:type="spellStart"/>
      <w:r>
        <w:rPr>
          <w:sz w:val="17"/>
        </w:rPr>
        <w:t>doi</w:t>
      </w:r>
      <w:proofErr w:type="spellEnd"/>
      <w:r>
        <w:rPr>
          <w:sz w:val="17"/>
        </w:rPr>
        <w:t xml:space="preserve">: </w:t>
      </w:r>
      <w:r>
        <w:rPr>
          <w:sz w:val="18"/>
        </w:rPr>
        <w:t>10.4319/lo.2013.58.6.2219</w:t>
      </w:r>
      <w:r>
        <w:rPr>
          <w:sz w:val="17"/>
        </w:rPr>
        <w:t>.</w:t>
      </w:r>
    </w:p>
    <w:p w14:paraId="40F610E4" w14:textId="77777777" w:rsidR="007015D6" w:rsidRDefault="00350D12">
      <w:pPr>
        <w:spacing w:after="4" w:line="248" w:lineRule="auto"/>
        <w:ind w:left="194" w:hanging="209"/>
      </w:pPr>
      <w:r>
        <w:rPr>
          <w:sz w:val="17"/>
        </w:rPr>
        <w:t xml:space="preserve">Hinks, C. F. and Byers, J. R. (1976). Biosystematics of the genus </w:t>
      </w:r>
      <w:proofErr w:type="spellStart"/>
      <w:r>
        <w:rPr>
          <w:sz w:val="17"/>
        </w:rPr>
        <w:t>euxoa</w:t>
      </w:r>
      <w:proofErr w:type="spellEnd"/>
      <w:r>
        <w:rPr>
          <w:sz w:val="17"/>
        </w:rPr>
        <w:t xml:space="preserve"> (lepidoptera: </w:t>
      </w:r>
      <w:proofErr w:type="spellStart"/>
      <w:r>
        <w:rPr>
          <w:sz w:val="17"/>
        </w:rPr>
        <w:t>Noctuidae</w:t>
      </w:r>
      <w:proofErr w:type="spellEnd"/>
      <w:r>
        <w:rPr>
          <w:sz w:val="17"/>
        </w:rPr>
        <w:t xml:space="preserve">): v. rearing procedures, and life cycles of 36 species. </w:t>
      </w:r>
      <w:r>
        <w:rPr>
          <w:i/>
          <w:sz w:val="17"/>
        </w:rPr>
        <w:t>The Canadian Entomologist</w:t>
      </w:r>
      <w:r>
        <w:rPr>
          <w:sz w:val="17"/>
        </w:rPr>
        <w:t xml:space="preserve">, 108(12):13451357. </w:t>
      </w:r>
      <w:proofErr w:type="spellStart"/>
      <w:r>
        <w:rPr>
          <w:sz w:val="17"/>
        </w:rPr>
        <w:t>doi</w:t>
      </w:r>
      <w:proofErr w:type="spellEnd"/>
      <w:r>
        <w:rPr>
          <w:sz w:val="17"/>
        </w:rPr>
        <w:t xml:space="preserve">: </w:t>
      </w:r>
      <w:r>
        <w:rPr>
          <w:sz w:val="18"/>
        </w:rPr>
        <w:t>10.4039/Ent1081345-12</w:t>
      </w:r>
      <w:r>
        <w:rPr>
          <w:sz w:val="17"/>
        </w:rPr>
        <w:t>.</w:t>
      </w:r>
    </w:p>
    <w:p w14:paraId="3AF2D771" w14:textId="77777777" w:rsidR="007015D6" w:rsidRDefault="00350D12">
      <w:pPr>
        <w:spacing w:after="4" w:line="248" w:lineRule="auto"/>
        <w:ind w:left="194" w:hanging="209"/>
      </w:pPr>
      <w:proofErr w:type="spellStart"/>
      <w:r>
        <w:rPr>
          <w:sz w:val="17"/>
        </w:rPr>
        <w:t>Hirche</w:t>
      </w:r>
      <w:proofErr w:type="spellEnd"/>
      <w:r>
        <w:rPr>
          <w:sz w:val="17"/>
        </w:rPr>
        <w:t xml:space="preserve">, H.-J. and Kattner, G. (1993). Egg production and lipid content of </w:t>
      </w:r>
      <w:proofErr w:type="spellStart"/>
      <w:r>
        <w:rPr>
          <w:sz w:val="17"/>
        </w:rPr>
        <w:t>calanus</w:t>
      </w:r>
      <w:proofErr w:type="spellEnd"/>
      <w:r>
        <w:rPr>
          <w:sz w:val="17"/>
        </w:rPr>
        <w:t xml:space="preserve"> glacialis in spring: indication of a food-dependent and food-independent reproductive mode. </w:t>
      </w:r>
      <w:r>
        <w:rPr>
          <w:i/>
          <w:sz w:val="17"/>
        </w:rPr>
        <w:t>Marine Biology</w:t>
      </w:r>
      <w:r>
        <w:rPr>
          <w:sz w:val="17"/>
        </w:rPr>
        <w:t xml:space="preserve">, 117(4):615–622. </w:t>
      </w:r>
      <w:proofErr w:type="spellStart"/>
      <w:r>
        <w:rPr>
          <w:sz w:val="17"/>
        </w:rPr>
        <w:t>doi</w:t>
      </w:r>
      <w:proofErr w:type="spellEnd"/>
      <w:r>
        <w:rPr>
          <w:sz w:val="17"/>
        </w:rPr>
        <w:t xml:space="preserve">: </w:t>
      </w:r>
      <w:r>
        <w:rPr>
          <w:sz w:val="18"/>
        </w:rPr>
        <w:t>10.1007/BF00349773</w:t>
      </w:r>
      <w:r>
        <w:rPr>
          <w:sz w:val="17"/>
        </w:rPr>
        <w:t>.</w:t>
      </w:r>
    </w:p>
    <w:p w14:paraId="113FD103" w14:textId="77777777" w:rsidR="007015D6" w:rsidRDefault="00350D12">
      <w:pPr>
        <w:spacing w:after="4" w:line="248" w:lineRule="auto"/>
        <w:ind w:left="194" w:hanging="209"/>
      </w:pPr>
      <w:r>
        <w:rPr>
          <w:sz w:val="17"/>
        </w:rPr>
        <w:t>Hopper, G. W., Dickinson, G. K., and Atkinson, C. L. (2021). Associations among elements in freshwater mussel shells (</w:t>
      </w:r>
      <w:proofErr w:type="spellStart"/>
      <w:r>
        <w:rPr>
          <w:sz w:val="17"/>
        </w:rPr>
        <w:t>unionidae</w:t>
      </w:r>
      <w:proofErr w:type="spellEnd"/>
      <w:r>
        <w:rPr>
          <w:sz w:val="17"/>
        </w:rPr>
        <w:t xml:space="preserve">) and their relation to morphology and life history. </w:t>
      </w:r>
      <w:r>
        <w:rPr>
          <w:i/>
          <w:sz w:val="17"/>
        </w:rPr>
        <w:t>Freshwater Biology</w:t>
      </w:r>
      <w:r>
        <w:rPr>
          <w:sz w:val="17"/>
        </w:rPr>
        <w:t xml:space="preserve">, 66(10):1980–1991. </w:t>
      </w:r>
      <w:proofErr w:type="spellStart"/>
      <w:r>
        <w:rPr>
          <w:sz w:val="17"/>
        </w:rPr>
        <w:t>doi</w:t>
      </w:r>
      <w:proofErr w:type="spellEnd"/>
      <w:r>
        <w:rPr>
          <w:sz w:val="17"/>
        </w:rPr>
        <w:t xml:space="preserve">: </w:t>
      </w:r>
      <w:r>
        <w:rPr>
          <w:sz w:val="18"/>
        </w:rPr>
        <w:t>https://doi.org/10.1111/fwb. 13807</w:t>
      </w:r>
      <w:r>
        <w:rPr>
          <w:sz w:val="17"/>
        </w:rPr>
        <w:t>.</w:t>
      </w:r>
    </w:p>
    <w:p w14:paraId="58421417" w14:textId="77777777" w:rsidR="007015D6" w:rsidRDefault="00350D12">
      <w:pPr>
        <w:spacing w:after="4" w:line="248" w:lineRule="auto"/>
        <w:ind w:left="194" w:hanging="209"/>
      </w:pPr>
      <w:r>
        <w:rPr>
          <w:sz w:val="17"/>
        </w:rPr>
        <w:t xml:space="preserve">Huang, H., Shi, P., Wang, Y., Luo, H., Shao, N., Wang, G., Yang, P., and Yao, B. (2009). Diversity of beta-propeller phytase genes in the intestinal contents of grass carp provides insight into the release of major phosphorus from phytate in nature. </w:t>
      </w:r>
      <w:r>
        <w:rPr>
          <w:i/>
          <w:sz w:val="17"/>
        </w:rPr>
        <w:t>Applied and Environmental Microbiology</w:t>
      </w:r>
      <w:r>
        <w:rPr>
          <w:sz w:val="17"/>
        </w:rPr>
        <w:t xml:space="preserve">, 75(6):1508–1516. </w:t>
      </w:r>
      <w:proofErr w:type="spellStart"/>
      <w:r>
        <w:rPr>
          <w:sz w:val="17"/>
        </w:rPr>
        <w:t>doi</w:t>
      </w:r>
      <w:proofErr w:type="spellEnd"/>
      <w:r>
        <w:rPr>
          <w:sz w:val="17"/>
        </w:rPr>
        <w:t xml:space="preserve">: </w:t>
      </w:r>
      <w:r>
        <w:rPr>
          <w:sz w:val="18"/>
        </w:rPr>
        <w:t>10.1128/AEM.02188-08</w:t>
      </w:r>
      <w:r>
        <w:rPr>
          <w:sz w:val="17"/>
        </w:rPr>
        <w:t>.</w:t>
      </w:r>
    </w:p>
    <w:p w14:paraId="7A099270" w14:textId="77777777" w:rsidR="007015D6" w:rsidRDefault="00350D12">
      <w:pPr>
        <w:spacing w:after="4" w:line="248" w:lineRule="auto"/>
        <w:ind w:left="194" w:hanging="209"/>
      </w:pPr>
      <w:r>
        <w:rPr>
          <w:sz w:val="17"/>
        </w:rPr>
        <w:t xml:space="preserve">Hubbell, S. P., Sikora, A., and Paris, O. H. (1965). Radiotracer, gravimetric and calorimetric studies of ingestion and assimilation rates of an isopod. </w:t>
      </w:r>
      <w:r>
        <w:rPr>
          <w:i/>
          <w:sz w:val="17"/>
        </w:rPr>
        <w:t>Health physics</w:t>
      </w:r>
      <w:r>
        <w:rPr>
          <w:sz w:val="17"/>
        </w:rPr>
        <w:t>, 11(12):1485–1501.</w:t>
      </w:r>
    </w:p>
    <w:p w14:paraId="5C43DBF4" w14:textId="77777777" w:rsidR="007015D6" w:rsidRDefault="00350D12">
      <w:pPr>
        <w:spacing w:after="4" w:line="248" w:lineRule="auto"/>
        <w:ind w:left="194" w:hanging="209"/>
      </w:pPr>
      <w:proofErr w:type="spellStart"/>
      <w:r>
        <w:rPr>
          <w:sz w:val="17"/>
        </w:rPr>
        <w:t>Isanta</w:t>
      </w:r>
      <w:proofErr w:type="spellEnd"/>
      <w:r>
        <w:rPr>
          <w:sz w:val="17"/>
        </w:rPr>
        <w:t xml:space="preserve">-Navarro, J., Prater, C., Peoples, L. M., Loladze, I., Phan, T., </w:t>
      </w:r>
      <w:proofErr w:type="spellStart"/>
      <w:r>
        <w:rPr>
          <w:sz w:val="17"/>
        </w:rPr>
        <w:t>Jeyasingh</w:t>
      </w:r>
      <w:proofErr w:type="spellEnd"/>
      <w:r>
        <w:rPr>
          <w:sz w:val="17"/>
        </w:rPr>
        <w:t xml:space="preserve">, P. D., Church, M. J., Kuang, Y., and Elser, J. J. (2022). Revisiting the growth rate hypothesis: Towards a holistic stoichiometric understanding of growth. </w:t>
      </w:r>
      <w:r>
        <w:rPr>
          <w:i/>
          <w:sz w:val="17"/>
        </w:rPr>
        <w:t>Ecology Letters</w:t>
      </w:r>
      <w:r>
        <w:rPr>
          <w:sz w:val="17"/>
        </w:rPr>
        <w:t xml:space="preserve">, 25 (10):2324–2339. </w:t>
      </w:r>
      <w:proofErr w:type="spellStart"/>
      <w:r>
        <w:rPr>
          <w:sz w:val="17"/>
        </w:rPr>
        <w:t>doi</w:t>
      </w:r>
      <w:proofErr w:type="spellEnd"/>
      <w:r>
        <w:rPr>
          <w:sz w:val="17"/>
        </w:rPr>
        <w:t xml:space="preserve">: </w:t>
      </w:r>
      <w:r>
        <w:rPr>
          <w:sz w:val="18"/>
        </w:rPr>
        <w:t>https://doi.org/10.1111/ele.14096</w:t>
      </w:r>
      <w:r>
        <w:rPr>
          <w:sz w:val="17"/>
        </w:rPr>
        <w:t>.</w:t>
      </w:r>
    </w:p>
    <w:p w14:paraId="325A16DA" w14:textId="77777777" w:rsidR="007015D6" w:rsidRDefault="00350D12">
      <w:pPr>
        <w:spacing w:after="4" w:line="248" w:lineRule="auto"/>
        <w:ind w:left="194" w:hanging="209"/>
      </w:pPr>
      <w:r>
        <w:rPr>
          <w:sz w:val="17"/>
        </w:rPr>
        <w:t xml:space="preserve">Jensen, K., Mayntz, D., Toft, S., </w:t>
      </w:r>
      <w:proofErr w:type="spellStart"/>
      <w:r>
        <w:rPr>
          <w:sz w:val="17"/>
        </w:rPr>
        <w:t>Raubenheimer</w:t>
      </w:r>
      <w:proofErr w:type="spellEnd"/>
      <w:r>
        <w:rPr>
          <w:sz w:val="17"/>
        </w:rPr>
        <w:t xml:space="preserve">, D., and Simpson, S. J. (2011). Nutrient regulation in a predator, the wolf spider </w:t>
      </w:r>
      <w:proofErr w:type="spellStart"/>
      <w:r>
        <w:rPr>
          <w:sz w:val="17"/>
        </w:rPr>
        <w:t>pardosa</w:t>
      </w:r>
      <w:proofErr w:type="spellEnd"/>
      <w:r>
        <w:rPr>
          <w:sz w:val="17"/>
        </w:rPr>
        <w:t xml:space="preserve"> </w:t>
      </w:r>
      <w:proofErr w:type="spellStart"/>
      <w:r>
        <w:rPr>
          <w:sz w:val="17"/>
        </w:rPr>
        <w:t>prativaga</w:t>
      </w:r>
      <w:proofErr w:type="spellEnd"/>
      <w:r>
        <w:rPr>
          <w:sz w:val="17"/>
        </w:rPr>
        <w:t xml:space="preserve">. </w:t>
      </w:r>
      <w:r>
        <w:rPr>
          <w:i/>
          <w:sz w:val="17"/>
        </w:rPr>
        <w:t>Animal Behaviour</w:t>
      </w:r>
      <w:r>
        <w:rPr>
          <w:sz w:val="17"/>
        </w:rPr>
        <w:t xml:space="preserve">, 81(5):993–999. </w:t>
      </w:r>
      <w:proofErr w:type="spellStart"/>
      <w:r>
        <w:rPr>
          <w:sz w:val="17"/>
        </w:rPr>
        <w:t>doi</w:t>
      </w:r>
      <w:proofErr w:type="spellEnd"/>
      <w:r>
        <w:rPr>
          <w:sz w:val="17"/>
        </w:rPr>
        <w:t xml:space="preserve">: </w:t>
      </w:r>
      <w:r>
        <w:rPr>
          <w:sz w:val="18"/>
        </w:rPr>
        <w:t>https://doi.org/10.1016/j.anbehav.2011.01.035</w:t>
      </w:r>
      <w:r>
        <w:rPr>
          <w:sz w:val="17"/>
        </w:rPr>
        <w:t>.</w:t>
      </w:r>
    </w:p>
    <w:p w14:paraId="452B82A9" w14:textId="77777777" w:rsidR="007015D6" w:rsidRDefault="00350D12">
      <w:pPr>
        <w:spacing w:after="4" w:line="248" w:lineRule="auto"/>
        <w:ind w:left="194" w:hanging="209"/>
      </w:pPr>
      <w:proofErr w:type="spellStart"/>
      <w:r>
        <w:rPr>
          <w:sz w:val="17"/>
        </w:rPr>
        <w:t>Jeyasingh</w:t>
      </w:r>
      <w:proofErr w:type="spellEnd"/>
      <w:r>
        <w:rPr>
          <w:sz w:val="17"/>
        </w:rPr>
        <w:t xml:space="preserve">, P. D., Sherman, R. E., Prater, C., Pulkkinen, K., and Ketola, T. (2023). Adaptation to a limiting element involves mitigation of multiple elemental imbalances. </w:t>
      </w:r>
      <w:r>
        <w:rPr>
          <w:i/>
          <w:sz w:val="17"/>
        </w:rPr>
        <w:t>Journal of The Royal Society Interface</w:t>
      </w:r>
      <w:r>
        <w:rPr>
          <w:sz w:val="17"/>
        </w:rPr>
        <w:t xml:space="preserve">, 20(198):20220472. </w:t>
      </w:r>
      <w:proofErr w:type="spellStart"/>
      <w:r>
        <w:rPr>
          <w:sz w:val="17"/>
        </w:rPr>
        <w:t>doi</w:t>
      </w:r>
      <w:proofErr w:type="spellEnd"/>
      <w:r>
        <w:rPr>
          <w:sz w:val="17"/>
        </w:rPr>
        <w:t xml:space="preserve">: </w:t>
      </w:r>
      <w:r>
        <w:rPr>
          <w:sz w:val="18"/>
        </w:rPr>
        <w:t>10.1098/</w:t>
      </w:r>
      <w:proofErr w:type="spellStart"/>
      <w:r>
        <w:rPr>
          <w:sz w:val="18"/>
        </w:rPr>
        <w:t>rsif</w:t>
      </w:r>
      <w:proofErr w:type="spellEnd"/>
      <w:r>
        <w:rPr>
          <w:sz w:val="18"/>
        </w:rPr>
        <w:t>. 2022.0472</w:t>
      </w:r>
      <w:r>
        <w:rPr>
          <w:sz w:val="17"/>
        </w:rPr>
        <w:t>.</w:t>
      </w:r>
    </w:p>
    <w:p w14:paraId="31406297" w14:textId="77777777" w:rsidR="007015D6" w:rsidRDefault="00350D12">
      <w:pPr>
        <w:spacing w:after="4" w:line="248" w:lineRule="auto"/>
        <w:ind w:left="194" w:hanging="209"/>
      </w:pPr>
      <w:r>
        <w:rPr>
          <w:sz w:val="17"/>
        </w:rPr>
        <w:t xml:space="preserve">Jumars, P. A. (2000). Animal guts as ideal chemical reactors: Maximizing absorption rates. </w:t>
      </w:r>
      <w:r>
        <w:rPr>
          <w:i/>
          <w:sz w:val="17"/>
        </w:rPr>
        <w:t>The American Naturalist</w:t>
      </w:r>
      <w:r>
        <w:rPr>
          <w:sz w:val="17"/>
        </w:rPr>
        <w:t xml:space="preserve">, 155(4): 527–543. </w:t>
      </w:r>
      <w:proofErr w:type="spellStart"/>
      <w:r>
        <w:rPr>
          <w:sz w:val="17"/>
        </w:rPr>
        <w:t>doi</w:t>
      </w:r>
      <w:proofErr w:type="spellEnd"/>
      <w:r>
        <w:rPr>
          <w:sz w:val="17"/>
        </w:rPr>
        <w:t xml:space="preserve">: </w:t>
      </w:r>
      <w:r>
        <w:rPr>
          <w:sz w:val="18"/>
        </w:rPr>
        <w:t>10.1086/303333</w:t>
      </w:r>
      <w:r>
        <w:rPr>
          <w:sz w:val="17"/>
        </w:rPr>
        <w:t>. PMID: 10753079.</w:t>
      </w:r>
    </w:p>
    <w:p w14:paraId="0E13027E" w14:textId="77777777" w:rsidR="007015D6" w:rsidRDefault="00350D12">
      <w:pPr>
        <w:spacing w:after="4" w:line="248" w:lineRule="auto"/>
        <w:ind w:left="194" w:hanging="209"/>
      </w:pPr>
      <w:proofErr w:type="spellStart"/>
      <w:r>
        <w:rPr>
          <w:sz w:val="17"/>
        </w:rPr>
        <w:t>Karasov</w:t>
      </w:r>
      <w:proofErr w:type="spellEnd"/>
      <w:r>
        <w:rPr>
          <w:sz w:val="17"/>
        </w:rPr>
        <w:t xml:space="preserve">, W. (1986). Energetics, physiology and vertebrate ecology. </w:t>
      </w:r>
      <w:r>
        <w:rPr>
          <w:i/>
          <w:sz w:val="17"/>
        </w:rPr>
        <w:t>Trends in Ecology &amp; Evolution</w:t>
      </w:r>
      <w:r>
        <w:rPr>
          <w:sz w:val="17"/>
        </w:rPr>
        <w:t xml:space="preserve">, 1(4):101–104. </w:t>
      </w:r>
      <w:proofErr w:type="spellStart"/>
      <w:r>
        <w:rPr>
          <w:sz w:val="17"/>
        </w:rPr>
        <w:t>doi</w:t>
      </w:r>
      <w:proofErr w:type="spellEnd"/>
      <w:r>
        <w:rPr>
          <w:sz w:val="17"/>
        </w:rPr>
        <w:t xml:space="preserve">: </w:t>
      </w:r>
      <w:r>
        <w:rPr>
          <w:sz w:val="18"/>
        </w:rPr>
        <w:t xml:space="preserve">https: </w:t>
      </w:r>
      <w:proofErr w:type="gramStart"/>
      <w:r>
        <w:rPr>
          <w:sz w:val="18"/>
        </w:rPr>
        <w:t>//doi.org/10.1016/0169-5347(</w:t>
      </w:r>
      <w:proofErr w:type="gramEnd"/>
      <w:r>
        <w:rPr>
          <w:sz w:val="18"/>
        </w:rPr>
        <w:t>86)90034-0</w:t>
      </w:r>
      <w:r>
        <w:rPr>
          <w:sz w:val="17"/>
        </w:rPr>
        <w:t>.</w:t>
      </w:r>
    </w:p>
    <w:p w14:paraId="0A5341C4" w14:textId="77777777" w:rsidR="007015D6" w:rsidRDefault="00350D12">
      <w:pPr>
        <w:spacing w:after="4" w:line="248" w:lineRule="auto"/>
        <w:ind w:left="194" w:hanging="209"/>
      </w:pPr>
      <w:r>
        <w:rPr>
          <w:sz w:val="17"/>
        </w:rPr>
        <w:t xml:space="preserve">Kaspari, M. (2020). The seventh macronutrient: how sodium shortfall ramifies through populations, food webs and ecosystems. </w:t>
      </w:r>
      <w:r>
        <w:rPr>
          <w:i/>
          <w:sz w:val="17"/>
        </w:rPr>
        <w:t>Ecology Letters</w:t>
      </w:r>
      <w:r>
        <w:rPr>
          <w:sz w:val="17"/>
        </w:rPr>
        <w:t xml:space="preserve">, 23(7):1153–1168. </w:t>
      </w:r>
      <w:proofErr w:type="spellStart"/>
      <w:r>
        <w:rPr>
          <w:sz w:val="17"/>
        </w:rPr>
        <w:t>doi</w:t>
      </w:r>
      <w:proofErr w:type="spellEnd"/>
      <w:r>
        <w:rPr>
          <w:sz w:val="17"/>
        </w:rPr>
        <w:t xml:space="preserve">: </w:t>
      </w:r>
      <w:r>
        <w:rPr>
          <w:sz w:val="18"/>
        </w:rPr>
        <w:t>https://doi.org/10.1111/ele.13517</w:t>
      </w:r>
      <w:r>
        <w:rPr>
          <w:sz w:val="17"/>
        </w:rPr>
        <w:t>.</w:t>
      </w:r>
    </w:p>
    <w:p w14:paraId="370EB334" w14:textId="77777777" w:rsidR="007015D6" w:rsidRDefault="00350D12">
      <w:pPr>
        <w:spacing w:after="4" w:line="248" w:lineRule="auto"/>
        <w:ind w:left="194" w:hanging="209"/>
      </w:pPr>
      <w:r>
        <w:rPr>
          <w:sz w:val="17"/>
        </w:rPr>
        <w:lastRenderedPageBreak/>
        <w:t xml:space="preserve">Kiela, P. R. and </w:t>
      </w:r>
      <w:proofErr w:type="spellStart"/>
      <w:r>
        <w:rPr>
          <w:sz w:val="17"/>
        </w:rPr>
        <w:t>Ghishan</w:t>
      </w:r>
      <w:proofErr w:type="spellEnd"/>
      <w:r>
        <w:rPr>
          <w:sz w:val="17"/>
        </w:rPr>
        <w:t xml:space="preserve">, F. K. (2016). Physiology of intestinal absorption and secretion. </w:t>
      </w:r>
      <w:r>
        <w:rPr>
          <w:i/>
          <w:sz w:val="17"/>
        </w:rPr>
        <w:t>Best Practice &amp; Research Clinical Gastroenterology</w:t>
      </w:r>
      <w:r>
        <w:rPr>
          <w:sz w:val="17"/>
        </w:rPr>
        <w:t xml:space="preserve">, 30(2):145–159. </w:t>
      </w:r>
      <w:proofErr w:type="spellStart"/>
      <w:r>
        <w:rPr>
          <w:sz w:val="17"/>
        </w:rPr>
        <w:t>doi</w:t>
      </w:r>
      <w:proofErr w:type="spellEnd"/>
      <w:r>
        <w:rPr>
          <w:sz w:val="17"/>
        </w:rPr>
        <w:t xml:space="preserve">: </w:t>
      </w:r>
      <w:r>
        <w:rPr>
          <w:sz w:val="18"/>
        </w:rPr>
        <w:t>https://doi.org/10.1016/j.bpg.2016.02.007</w:t>
      </w:r>
      <w:r>
        <w:rPr>
          <w:sz w:val="17"/>
        </w:rPr>
        <w:t>. Diagnosis and Management of Malabsorption.</w:t>
      </w:r>
    </w:p>
    <w:p w14:paraId="49FD91CE" w14:textId="77777777" w:rsidR="007015D6" w:rsidRDefault="00350D12">
      <w:pPr>
        <w:spacing w:after="4" w:line="248" w:lineRule="auto"/>
        <w:ind w:left="194" w:hanging="209"/>
      </w:pPr>
      <w:r>
        <w:rPr>
          <w:sz w:val="17"/>
        </w:rPr>
        <w:t xml:space="preserve">Kiørboe, T., Møhlenberg, F., and Hamburger, K. (1985). Bioenergetics of the planktonic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relation between feeding, egg production and respiration, and composition of specific dynamic action. </w:t>
      </w:r>
      <w:r>
        <w:rPr>
          <w:i/>
          <w:sz w:val="17"/>
        </w:rPr>
        <w:t>Marine Ecology-progress Series - MAR ECOL-PROGR SER</w:t>
      </w:r>
      <w:r>
        <w:rPr>
          <w:sz w:val="17"/>
        </w:rPr>
        <w:t xml:space="preserve">, 26:85–97. </w:t>
      </w:r>
      <w:proofErr w:type="spellStart"/>
      <w:r>
        <w:rPr>
          <w:sz w:val="17"/>
        </w:rPr>
        <w:t>doi</w:t>
      </w:r>
      <w:proofErr w:type="spellEnd"/>
      <w:r>
        <w:rPr>
          <w:sz w:val="17"/>
        </w:rPr>
        <w:t xml:space="preserve">: </w:t>
      </w:r>
      <w:r>
        <w:rPr>
          <w:sz w:val="18"/>
        </w:rPr>
        <w:t>10.3354/meps026085</w:t>
      </w:r>
      <w:r>
        <w:rPr>
          <w:sz w:val="17"/>
        </w:rPr>
        <w:t>.</w:t>
      </w:r>
    </w:p>
    <w:p w14:paraId="1FCF635B" w14:textId="77777777" w:rsidR="007015D6" w:rsidRDefault="00350D12">
      <w:pPr>
        <w:spacing w:after="4" w:line="248" w:lineRule="auto"/>
        <w:ind w:left="194" w:hanging="209"/>
      </w:pPr>
      <w:r>
        <w:rPr>
          <w:sz w:val="17"/>
        </w:rPr>
        <w:t xml:space="preserve">Kodama, N., </w:t>
      </w:r>
      <w:proofErr w:type="spellStart"/>
      <w:r>
        <w:rPr>
          <w:sz w:val="17"/>
        </w:rPr>
        <w:t>Nishimuta</w:t>
      </w:r>
      <w:proofErr w:type="spellEnd"/>
      <w:r>
        <w:rPr>
          <w:sz w:val="17"/>
        </w:rPr>
        <w:t xml:space="preserve">, M., and Suzuki, K. (2003). Negative balance of calcium and magnesium under relatively low sodium intake in humans. </w:t>
      </w:r>
      <w:r>
        <w:rPr>
          <w:i/>
          <w:sz w:val="17"/>
        </w:rPr>
        <w:t xml:space="preserve">Journal of nutritional science and </w:t>
      </w:r>
      <w:proofErr w:type="spellStart"/>
      <w:r>
        <w:rPr>
          <w:i/>
          <w:sz w:val="17"/>
        </w:rPr>
        <w:t>vitaminology</w:t>
      </w:r>
      <w:proofErr w:type="spellEnd"/>
      <w:r>
        <w:rPr>
          <w:sz w:val="17"/>
        </w:rPr>
        <w:t>, 49(3):201–209.</w:t>
      </w:r>
    </w:p>
    <w:p w14:paraId="72235387" w14:textId="77777777" w:rsidR="007015D6" w:rsidRDefault="00350D12">
      <w:pPr>
        <w:spacing w:after="4" w:line="248" w:lineRule="auto"/>
        <w:ind w:left="194" w:hanging="209"/>
      </w:pPr>
      <w:r>
        <w:rPr>
          <w:sz w:val="17"/>
        </w:rPr>
        <w:t xml:space="preserve">Kyle, M., Acharya, K., Weider, L. J., Looper, K., and Elser, J. J. (2006). Coupling of growth rate and body stoichiometry in daphnia: a role for maintenance processes? </w:t>
      </w:r>
      <w:r>
        <w:rPr>
          <w:i/>
          <w:sz w:val="17"/>
        </w:rPr>
        <w:t>Freshwater Biology</w:t>
      </w:r>
      <w:r>
        <w:rPr>
          <w:sz w:val="17"/>
        </w:rPr>
        <w:t xml:space="preserve">, 51(11):2087–2095. </w:t>
      </w:r>
      <w:proofErr w:type="spellStart"/>
      <w:r>
        <w:rPr>
          <w:sz w:val="17"/>
        </w:rPr>
        <w:t>doi</w:t>
      </w:r>
      <w:proofErr w:type="spellEnd"/>
      <w:r>
        <w:rPr>
          <w:sz w:val="17"/>
        </w:rPr>
        <w:t xml:space="preserve">: </w:t>
      </w:r>
      <w:r>
        <w:rPr>
          <w:sz w:val="18"/>
        </w:rPr>
        <w:t>https://doi.org/10.1111/j.13652427.2006.01639.x</w:t>
      </w:r>
      <w:r>
        <w:rPr>
          <w:sz w:val="17"/>
        </w:rPr>
        <w:t>.</w:t>
      </w:r>
    </w:p>
    <w:p w14:paraId="50484818" w14:textId="77777777" w:rsidR="007015D6" w:rsidRDefault="00350D12">
      <w:pPr>
        <w:spacing w:after="4" w:line="239" w:lineRule="auto"/>
        <w:ind w:left="194" w:right="-15" w:hanging="209"/>
        <w:jc w:val="left"/>
      </w:pPr>
      <w:r>
        <w:rPr>
          <w:sz w:val="17"/>
        </w:rPr>
        <w:t xml:space="preserve">Landry, M. R., Hassett, R. P., Fagerness, V., Downs, J., and Lorenzen, C. J. (1984). Effect of food acclimation on assimilation efficiency of </w:t>
      </w:r>
      <w:proofErr w:type="spellStart"/>
      <w:r>
        <w:rPr>
          <w:sz w:val="17"/>
        </w:rPr>
        <w:t>calanus</w:t>
      </w:r>
      <w:proofErr w:type="spellEnd"/>
      <w:r>
        <w:rPr>
          <w:sz w:val="17"/>
        </w:rPr>
        <w:t xml:space="preserve"> pacificus. </w:t>
      </w:r>
      <w:r>
        <w:rPr>
          <w:i/>
          <w:sz w:val="17"/>
        </w:rPr>
        <w:t>Limnology and Oceanography</w:t>
      </w:r>
      <w:r>
        <w:rPr>
          <w:sz w:val="17"/>
        </w:rPr>
        <w:t xml:space="preserve">, 29(2):361–364. </w:t>
      </w:r>
      <w:proofErr w:type="spellStart"/>
      <w:r>
        <w:rPr>
          <w:sz w:val="17"/>
        </w:rPr>
        <w:t>doi</w:t>
      </w:r>
      <w:proofErr w:type="spellEnd"/>
      <w:r>
        <w:rPr>
          <w:sz w:val="17"/>
        </w:rPr>
        <w:t xml:space="preserve">: </w:t>
      </w:r>
      <w:r>
        <w:rPr>
          <w:sz w:val="18"/>
        </w:rPr>
        <w:t>https://doi.org/10.4319/lo.1984.29.2. 0361</w:t>
      </w:r>
      <w:r>
        <w:rPr>
          <w:sz w:val="17"/>
        </w:rPr>
        <w:t>.</w:t>
      </w:r>
    </w:p>
    <w:p w14:paraId="0002A9D9" w14:textId="77777777" w:rsidR="007015D6" w:rsidRDefault="00350D12">
      <w:pPr>
        <w:spacing w:after="4" w:line="248" w:lineRule="auto"/>
        <w:ind w:left="194" w:hanging="209"/>
      </w:pPr>
      <w:proofErr w:type="spellStart"/>
      <w:r>
        <w:rPr>
          <w:sz w:val="17"/>
        </w:rPr>
        <w:t>Lapenis</w:t>
      </w:r>
      <w:proofErr w:type="spellEnd"/>
      <w:r>
        <w:rPr>
          <w:sz w:val="17"/>
        </w:rPr>
        <w:t xml:space="preserve">, A. G., Lawrence, G. B., Heim, A., Zheng, C., and Shortle, W. (2013). Climate warming shifts carbon allocation from </w:t>
      </w:r>
      <w:proofErr w:type="spellStart"/>
      <w:r>
        <w:rPr>
          <w:sz w:val="17"/>
        </w:rPr>
        <w:t>stemwood</w:t>
      </w:r>
      <w:proofErr w:type="spellEnd"/>
      <w:r>
        <w:rPr>
          <w:sz w:val="17"/>
        </w:rPr>
        <w:t xml:space="preserve"> to roots in calcium-depleted spruce forests. </w:t>
      </w:r>
      <w:r>
        <w:rPr>
          <w:i/>
          <w:sz w:val="17"/>
        </w:rPr>
        <w:t>Global Biogeochemical Cycles</w:t>
      </w:r>
      <w:r>
        <w:rPr>
          <w:sz w:val="17"/>
        </w:rPr>
        <w:t xml:space="preserve">, 27(1):101–107. </w:t>
      </w:r>
      <w:proofErr w:type="spellStart"/>
      <w:r>
        <w:rPr>
          <w:sz w:val="17"/>
        </w:rPr>
        <w:t>doi</w:t>
      </w:r>
      <w:proofErr w:type="spellEnd"/>
      <w:r>
        <w:rPr>
          <w:sz w:val="17"/>
        </w:rPr>
        <w:t xml:space="preserve">: </w:t>
      </w:r>
      <w:r>
        <w:rPr>
          <w:sz w:val="18"/>
        </w:rPr>
        <w:t>https: //doi.org/10.1029/2011GB004268</w:t>
      </w:r>
      <w:r>
        <w:rPr>
          <w:sz w:val="17"/>
        </w:rPr>
        <w:t>.</w:t>
      </w:r>
    </w:p>
    <w:p w14:paraId="013A973E" w14:textId="77777777" w:rsidR="007015D6" w:rsidRDefault="00350D12">
      <w:pPr>
        <w:spacing w:after="4" w:line="248" w:lineRule="auto"/>
        <w:ind w:left="194" w:hanging="209"/>
      </w:pPr>
      <w:r>
        <w:rPr>
          <w:sz w:val="17"/>
        </w:rPr>
        <w:t xml:space="preserve">Lawton, J. (1970). Feeding and food energy assimilation in larvae of the damselfly </w:t>
      </w:r>
      <w:proofErr w:type="spellStart"/>
      <w:r>
        <w:rPr>
          <w:sz w:val="17"/>
        </w:rPr>
        <w:t>pyrrhosoma</w:t>
      </w:r>
      <w:proofErr w:type="spellEnd"/>
      <w:r>
        <w:rPr>
          <w:sz w:val="17"/>
        </w:rPr>
        <w:t xml:space="preserve"> </w:t>
      </w:r>
      <w:proofErr w:type="spellStart"/>
      <w:r>
        <w:rPr>
          <w:sz w:val="17"/>
        </w:rPr>
        <w:t>nymphula</w:t>
      </w:r>
      <w:proofErr w:type="spellEnd"/>
      <w:r>
        <w:rPr>
          <w:sz w:val="17"/>
        </w:rPr>
        <w:t xml:space="preserve"> (</w:t>
      </w:r>
      <w:proofErr w:type="spellStart"/>
      <w:r>
        <w:rPr>
          <w:sz w:val="17"/>
        </w:rPr>
        <w:t>sulz</w:t>
      </w:r>
      <w:proofErr w:type="spellEnd"/>
      <w:proofErr w:type="gramStart"/>
      <w:r>
        <w:rPr>
          <w:sz w:val="17"/>
        </w:rPr>
        <w:t>.)(</w:t>
      </w:r>
      <w:proofErr w:type="spellStart"/>
      <w:proofErr w:type="gramEnd"/>
      <w:r>
        <w:rPr>
          <w:sz w:val="17"/>
        </w:rPr>
        <w:t>odonata</w:t>
      </w:r>
      <w:proofErr w:type="spellEnd"/>
      <w:r>
        <w:rPr>
          <w:sz w:val="17"/>
        </w:rPr>
        <w:t xml:space="preserve">: Zygoptera). </w:t>
      </w:r>
      <w:r>
        <w:rPr>
          <w:i/>
          <w:sz w:val="17"/>
        </w:rPr>
        <w:t>The Journal of Animal Ecology</w:t>
      </w:r>
      <w:r>
        <w:rPr>
          <w:sz w:val="17"/>
        </w:rPr>
        <w:t>, pages 669–689.</w:t>
      </w:r>
    </w:p>
    <w:p w14:paraId="3FC8DBD9" w14:textId="77777777" w:rsidR="007015D6" w:rsidRPr="00F15402" w:rsidRDefault="00350D12">
      <w:pPr>
        <w:spacing w:after="4" w:line="248" w:lineRule="auto"/>
        <w:ind w:left="194" w:hanging="209"/>
        <w:rPr>
          <w:lang w:val="de-CH"/>
          <w:rPrChange w:id="258" w:author="Samuel Charberet" w:date="2024-10-14T19:07:00Z" w16du:dateUtc="2024-10-14T17:07:00Z">
            <w:rPr/>
          </w:rPrChange>
        </w:rPr>
      </w:pPr>
      <w:r>
        <w:rPr>
          <w:sz w:val="17"/>
        </w:rPr>
        <w:t xml:space="preserve">Li, J. and </w:t>
      </w:r>
      <w:proofErr w:type="spellStart"/>
      <w:r>
        <w:rPr>
          <w:sz w:val="17"/>
        </w:rPr>
        <w:t>Montagnes</w:t>
      </w:r>
      <w:proofErr w:type="spellEnd"/>
      <w:r>
        <w:rPr>
          <w:sz w:val="17"/>
        </w:rPr>
        <w:t xml:space="preserve">, D. J. (2015). Restructuring fundamental predator-prey models by recognising prey-dependent conversion efficiency and mortality rates. </w:t>
      </w:r>
      <w:r w:rsidRPr="00F15402">
        <w:rPr>
          <w:i/>
          <w:sz w:val="17"/>
          <w:lang w:val="de-CH"/>
          <w:rPrChange w:id="259" w:author="Samuel Charberet" w:date="2024-10-14T19:07:00Z" w16du:dateUtc="2024-10-14T17:07:00Z">
            <w:rPr>
              <w:i/>
              <w:sz w:val="17"/>
            </w:rPr>
          </w:rPrChange>
        </w:rPr>
        <w:t>Protist</w:t>
      </w:r>
      <w:r w:rsidRPr="00F15402">
        <w:rPr>
          <w:sz w:val="17"/>
          <w:lang w:val="de-CH"/>
          <w:rPrChange w:id="260" w:author="Samuel Charberet" w:date="2024-10-14T19:07:00Z" w16du:dateUtc="2024-10-14T17:07:00Z">
            <w:rPr>
              <w:sz w:val="17"/>
            </w:rPr>
          </w:rPrChange>
        </w:rPr>
        <w:t xml:space="preserve">, 166(2):211–223. </w:t>
      </w:r>
      <w:proofErr w:type="spellStart"/>
      <w:r w:rsidRPr="00F15402">
        <w:rPr>
          <w:sz w:val="17"/>
          <w:lang w:val="de-CH"/>
          <w:rPrChange w:id="261" w:author="Samuel Charberet" w:date="2024-10-14T19:07:00Z" w16du:dateUtc="2024-10-14T17:07:00Z">
            <w:rPr>
              <w:sz w:val="17"/>
            </w:rPr>
          </w:rPrChange>
        </w:rPr>
        <w:t>doi</w:t>
      </w:r>
      <w:proofErr w:type="spellEnd"/>
      <w:r w:rsidRPr="00F15402">
        <w:rPr>
          <w:sz w:val="17"/>
          <w:lang w:val="de-CH"/>
          <w:rPrChange w:id="262" w:author="Samuel Charberet" w:date="2024-10-14T19:07:00Z" w16du:dateUtc="2024-10-14T17:07:00Z">
            <w:rPr>
              <w:sz w:val="17"/>
            </w:rPr>
          </w:rPrChange>
        </w:rPr>
        <w:t xml:space="preserve">: </w:t>
      </w:r>
      <w:r w:rsidRPr="00F15402">
        <w:rPr>
          <w:sz w:val="18"/>
          <w:lang w:val="de-CH"/>
          <w:rPrChange w:id="263" w:author="Samuel Charberet" w:date="2024-10-14T19:07:00Z" w16du:dateUtc="2024-10-14T17:07:00Z">
            <w:rPr>
              <w:sz w:val="18"/>
            </w:rPr>
          </w:rPrChange>
        </w:rPr>
        <w:t>https://doi.org/10.1016/j.protis.2015.02.003</w:t>
      </w:r>
      <w:r w:rsidRPr="00F15402">
        <w:rPr>
          <w:sz w:val="17"/>
          <w:lang w:val="de-CH"/>
          <w:rPrChange w:id="264" w:author="Samuel Charberet" w:date="2024-10-14T19:07:00Z" w16du:dateUtc="2024-10-14T17:07:00Z">
            <w:rPr>
              <w:sz w:val="17"/>
            </w:rPr>
          </w:rPrChange>
        </w:rPr>
        <w:t>.</w:t>
      </w:r>
    </w:p>
    <w:p w14:paraId="17A6EF98" w14:textId="77777777" w:rsidR="007015D6" w:rsidRDefault="00350D12">
      <w:pPr>
        <w:spacing w:after="4" w:line="248" w:lineRule="auto"/>
        <w:ind w:left="194" w:hanging="209"/>
      </w:pPr>
      <w:r w:rsidRPr="00F15402">
        <w:rPr>
          <w:sz w:val="17"/>
          <w:lang w:val="de-CH"/>
          <w:rPrChange w:id="265" w:author="Samuel Charberet" w:date="2024-10-14T19:07:00Z" w16du:dateUtc="2024-10-14T17:07:00Z">
            <w:rPr>
              <w:sz w:val="17"/>
            </w:rPr>
          </w:rPrChange>
        </w:rPr>
        <w:t xml:space="preserve">Li, X., Wang, H., and </w:t>
      </w:r>
      <w:proofErr w:type="spellStart"/>
      <w:r w:rsidRPr="00F15402">
        <w:rPr>
          <w:sz w:val="17"/>
          <w:lang w:val="de-CH"/>
          <w:rPrChange w:id="266" w:author="Samuel Charberet" w:date="2024-10-14T19:07:00Z" w16du:dateUtc="2024-10-14T17:07:00Z">
            <w:rPr>
              <w:sz w:val="17"/>
            </w:rPr>
          </w:rPrChange>
        </w:rPr>
        <w:t>Kuang</w:t>
      </w:r>
      <w:proofErr w:type="spellEnd"/>
      <w:r w:rsidRPr="00F15402">
        <w:rPr>
          <w:sz w:val="17"/>
          <w:lang w:val="de-CH"/>
          <w:rPrChange w:id="267" w:author="Samuel Charberet" w:date="2024-10-14T19:07:00Z" w16du:dateUtc="2024-10-14T17:07:00Z">
            <w:rPr>
              <w:sz w:val="17"/>
            </w:rPr>
          </w:rPrChange>
        </w:rPr>
        <w:t xml:space="preserve">, Y. (2011). </w:t>
      </w:r>
      <w:r>
        <w:rPr>
          <w:sz w:val="17"/>
        </w:rPr>
        <w:t xml:space="preserve">Global analysis of a stoichiometric producer-grazer model with Holling type functional responses. </w:t>
      </w:r>
      <w:r>
        <w:rPr>
          <w:i/>
          <w:sz w:val="17"/>
        </w:rPr>
        <w:t>Journal of Mathematical Biology</w:t>
      </w:r>
      <w:r>
        <w:rPr>
          <w:sz w:val="17"/>
        </w:rPr>
        <w:t xml:space="preserve">, 63(5):901–932. </w:t>
      </w:r>
      <w:proofErr w:type="spellStart"/>
      <w:r>
        <w:rPr>
          <w:sz w:val="17"/>
        </w:rPr>
        <w:t>doi</w:t>
      </w:r>
      <w:proofErr w:type="spellEnd"/>
      <w:r>
        <w:rPr>
          <w:sz w:val="17"/>
        </w:rPr>
        <w:t xml:space="preserve">: </w:t>
      </w:r>
      <w:r>
        <w:rPr>
          <w:sz w:val="18"/>
        </w:rPr>
        <w:t>10.1007/s00285-010-0392-2</w:t>
      </w:r>
      <w:r>
        <w:rPr>
          <w:sz w:val="17"/>
        </w:rPr>
        <w:t>.</w:t>
      </w:r>
    </w:p>
    <w:p w14:paraId="7A42655E" w14:textId="77777777" w:rsidR="007015D6" w:rsidRDefault="00350D12">
      <w:pPr>
        <w:spacing w:after="4" w:line="248" w:lineRule="auto"/>
        <w:ind w:left="194" w:hanging="209"/>
      </w:pPr>
      <w:r>
        <w:rPr>
          <w:sz w:val="17"/>
        </w:rPr>
        <w:t xml:space="preserve">Liesegang, A., Hatt, J.-M., and </w:t>
      </w:r>
      <w:proofErr w:type="spellStart"/>
      <w:r>
        <w:rPr>
          <w:sz w:val="17"/>
        </w:rPr>
        <w:t>Wanner</w:t>
      </w:r>
      <w:proofErr w:type="spellEnd"/>
      <w:r>
        <w:rPr>
          <w:sz w:val="17"/>
        </w:rPr>
        <w:t xml:space="preserve">, M. (2007). Influence of different dietary calcium levels on the digestibility of ca, mg and p in </w:t>
      </w:r>
      <w:proofErr w:type="spellStart"/>
      <w:r>
        <w:rPr>
          <w:sz w:val="17"/>
        </w:rPr>
        <w:t>hermann’s</w:t>
      </w:r>
      <w:proofErr w:type="spellEnd"/>
      <w:r>
        <w:rPr>
          <w:sz w:val="17"/>
        </w:rPr>
        <w:t xml:space="preserve"> tortoises (testudo </w:t>
      </w:r>
      <w:proofErr w:type="spellStart"/>
      <w:r>
        <w:rPr>
          <w:sz w:val="17"/>
        </w:rPr>
        <w:t>hermanni</w:t>
      </w:r>
      <w:proofErr w:type="spellEnd"/>
      <w:r>
        <w:rPr>
          <w:sz w:val="17"/>
        </w:rPr>
        <w:t xml:space="preserve">). </w:t>
      </w:r>
      <w:r>
        <w:rPr>
          <w:i/>
          <w:sz w:val="17"/>
        </w:rPr>
        <w:t>Journal of Animal Physiology and Animal Nutrition</w:t>
      </w:r>
      <w:r>
        <w:rPr>
          <w:sz w:val="17"/>
        </w:rPr>
        <w:t xml:space="preserve">, 91(11-12):459–464. </w:t>
      </w:r>
      <w:proofErr w:type="spellStart"/>
      <w:r>
        <w:rPr>
          <w:sz w:val="17"/>
        </w:rPr>
        <w:t>doi</w:t>
      </w:r>
      <w:proofErr w:type="spellEnd"/>
      <w:r>
        <w:rPr>
          <w:sz w:val="17"/>
        </w:rPr>
        <w:t xml:space="preserve">: </w:t>
      </w:r>
      <w:r>
        <w:rPr>
          <w:sz w:val="18"/>
        </w:rPr>
        <w:t>https://doi.org/10.1111/j.1439-0396.2007.00676.x</w:t>
      </w:r>
      <w:r>
        <w:rPr>
          <w:sz w:val="17"/>
        </w:rPr>
        <w:t>.</w:t>
      </w:r>
    </w:p>
    <w:p w14:paraId="6037CE78" w14:textId="77777777" w:rsidR="007015D6" w:rsidRDefault="00350D12">
      <w:pPr>
        <w:spacing w:after="4" w:line="248" w:lineRule="auto"/>
        <w:ind w:left="194" w:hanging="209"/>
      </w:pPr>
      <w:r>
        <w:rPr>
          <w:sz w:val="17"/>
        </w:rPr>
        <w:t xml:space="preserve">Liu, X. and Ban, S. (2016). Effects of acclimatization on metabolic plasticity of </w:t>
      </w:r>
      <w:proofErr w:type="spellStart"/>
      <w:r>
        <w:rPr>
          <w:sz w:val="17"/>
        </w:rPr>
        <w:t>Eodiaptomus</w:t>
      </w:r>
      <w:proofErr w:type="spellEnd"/>
      <w:r>
        <w:rPr>
          <w:sz w:val="17"/>
        </w:rPr>
        <w:t xml:space="preserve"> japonicus (</w:t>
      </w:r>
      <w:proofErr w:type="spellStart"/>
      <w:r>
        <w:rPr>
          <w:sz w:val="17"/>
        </w:rPr>
        <w:t>Copepoda</w:t>
      </w:r>
      <w:proofErr w:type="spellEnd"/>
      <w:r>
        <w:rPr>
          <w:sz w:val="17"/>
        </w:rPr>
        <w:t xml:space="preserve">: </w:t>
      </w:r>
      <w:proofErr w:type="spellStart"/>
      <w:r>
        <w:rPr>
          <w:sz w:val="17"/>
        </w:rPr>
        <w:t>Calanoida</w:t>
      </w:r>
      <w:proofErr w:type="spellEnd"/>
      <w:r>
        <w:rPr>
          <w:sz w:val="17"/>
        </w:rPr>
        <w:t xml:space="preserve">) determined using an optical oxygen meter. </w:t>
      </w:r>
      <w:r>
        <w:rPr>
          <w:i/>
          <w:sz w:val="17"/>
        </w:rPr>
        <w:t>Journal of Plankton Research</w:t>
      </w:r>
      <w:r>
        <w:rPr>
          <w:sz w:val="17"/>
        </w:rPr>
        <w:t xml:space="preserve">, 39(1):111–121. </w:t>
      </w:r>
      <w:proofErr w:type="spellStart"/>
      <w:r>
        <w:rPr>
          <w:sz w:val="17"/>
        </w:rPr>
        <w:t>doi</w:t>
      </w:r>
      <w:proofErr w:type="spellEnd"/>
      <w:r>
        <w:rPr>
          <w:sz w:val="17"/>
        </w:rPr>
        <w:t xml:space="preserve">: </w:t>
      </w:r>
      <w:r>
        <w:rPr>
          <w:sz w:val="18"/>
        </w:rPr>
        <w:t>10.1093/</w:t>
      </w:r>
      <w:proofErr w:type="spellStart"/>
      <w:r>
        <w:rPr>
          <w:sz w:val="18"/>
        </w:rPr>
        <w:t>plankt</w:t>
      </w:r>
      <w:proofErr w:type="spellEnd"/>
      <w:r>
        <w:rPr>
          <w:sz w:val="18"/>
        </w:rPr>
        <w:t>/fbw084</w:t>
      </w:r>
      <w:r>
        <w:rPr>
          <w:sz w:val="17"/>
        </w:rPr>
        <w:t>.</w:t>
      </w:r>
    </w:p>
    <w:p w14:paraId="57F8AD3B" w14:textId="77777777" w:rsidR="007015D6" w:rsidRDefault="00350D12">
      <w:pPr>
        <w:spacing w:after="4" w:line="248" w:lineRule="auto"/>
        <w:ind w:left="-15" w:firstLine="0"/>
      </w:pPr>
      <w:r>
        <w:rPr>
          <w:sz w:val="17"/>
        </w:rPr>
        <w:t xml:space="preserve">Lombard, F., Renaud, F., Sainsbury, C., Sciandra, A., and Gorsky, G. (2009). </w:t>
      </w:r>
      <w:proofErr w:type="spellStart"/>
      <w:r>
        <w:rPr>
          <w:sz w:val="17"/>
        </w:rPr>
        <w:t>Appendicularian</w:t>
      </w:r>
      <w:proofErr w:type="spellEnd"/>
      <w:r>
        <w:rPr>
          <w:sz w:val="17"/>
        </w:rPr>
        <w:t xml:space="preserve"> ecophysiology i: Food concentration dependent clearance rate, assimilation efficiency, growth and reproduction of </w:t>
      </w:r>
      <w:proofErr w:type="spellStart"/>
      <w:r>
        <w:rPr>
          <w:sz w:val="17"/>
        </w:rPr>
        <w:t>oikopleura</w:t>
      </w:r>
      <w:proofErr w:type="spellEnd"/>
      <w:r>
        <w:rPr>
          <w:sz w:val="17"/>
        </w:rPr>
        <w:t xml:space="preserve"> dioica. </w:t>
      </w:r>
      <w:r>
        <w:rPr>
          <w:i/>
          <w:sz w:val="17"/>
        </w:rPr>
        <w:t>Journal of Marine Systems</w:t>
      </w:r>
      <w:r>
        <w:rPr>
          <w:sz w:val="17"/>
        </w:rPr>
        <w:t xml:space="preserve">, 78 (4):606–616. </w:t>
      </w:r>
      <w:proofErr w:type="spellStart"/>
      <w:r>
        <w:rPr>
          <w:sz w:val="17"/>
        </w:rPr>
        <w:t>doi</w:t>
      </w:r>
      <w:proofErr w:type="spellEnd"/>
      <w:r>
        <w:rPr>
          <w:sz w:val="17"/>
        </w:rPr>
        <w:t xml:space="preserve">: </w:t>
      </w:r>
      <w:r>
        <w:rPr>
          <w:sz w:val="18"/>
        </w:rPr>
        <w:t>https://doi.org/10.1016/j.jmarsys.2009.01.004</w:t>
      </w:r>
      <w:r>
        <w:rPr>
          <w:sz w:val="17"/>
        </w:rPr>
        <w:t xml:space="preserve">. Revisiting the Role of Zooplankton in Pelagic Ecosystems. Lukas, M. and Wacker, A. (2014). Daphnia’s dilemma: adjustment of carbon budgets in the face of food and cholesterol limitation. </w:t>
      </w:r>
      <w:r>
        <w:rPr>
          <w:i/>
          <w:sz w:val="17"/>
        </w:rPr>
        <w:t>Journal of Experimental Biology</w:t>
      </w:r>
      <w:r>
        <w:rPr>
          <w:sz w:val="17"/>
        </w:rPr>
        <w:t xml:space="preserve">, 217(7):1079–1086. </w:t>
      </w:r>
      <w:proofErr w:type="spellStart"/>
      <w:r>
        <w:rPr>
          <w:sz w:val="17"/>
        </w:rPr>
        <w:t>doi</w:t>
      </w:r>
      <w:proofErr w:type="spellEnd"/>
      <w:r>
        <w:rPr>
          <w:sz w:val="17"/>
        </w:rPr>
        <w:t xml:space="preserve">: </w:t>
      </w:r>
      <w:r>
        <w:rPr>
          <w:sz w:val="18"/>
        </w:rPr>
        <w:t>10.1242/jeb.094151</w:t>
      </w:r>
      <w:r>
        <w:rPr>
          <w:sz w:val="17"/>
        </w:rPr>
        <w:t>.</w:t>
      </w:r>
    </w:p>
    <w:p w14:paraId="7A1A8FE4" w14:textId="77777777" w:rsidR="007015D6" w:rsidRDefault="00350D12">
      <w:pPr>
        <w:spacing w:after="4" w:line="248" w:lineRule="auto"/>
        <w:ind w:left="194" w:hanging="209"/>
      </w:pPr>
      <w:r>
        <w:rPr>
          <w:sz w:val="17"/>
        </w:rPr>
        <w:t xml:space="preserve">Malzahn, A. M., </w:t>
      </w:r>
      <w:proofErr w:type="spellStart"/>
      <w:r>
        <w:rPr>
          <w:sz w:val="17"/>
        </w:rPr>
        <w:t>Hantzsche</w:t>
      </w:r>
      <w:proofErr w:type="spellEnd"/>
      <w:r>
        <w:rPr>
          <w:sz w:val="17"/>
        </w:rPr>
        <w:t xml:space="preserve">, F., </w:t>
      </w:r>
      <w:proofErr w:type="spellStart"/>
      <w:r>
        <w:rPr>
          <w:sz w:val="17"/>
        </w:rPr>
        <w:t>Schoo</w:t>
      </w:r>
      <w:proofErr w:type="spellEnd"/>
      <w:r>
        <w:rPr>
          <w:sz w:val="17"/>
        </w:rPr>
        <w:t xml:space="preserve">, K. L., Boersma, M., and Aberle, N. (2010). Differential effects of nutrient-limited primary production on primary, secondary or tertiary consumers. </w:t>
      </w:r>
      <w:proofErr w:type="spellStart"/>
      <w:r>
        <w:rPr>
          <w:i/>
          <w:sz w:val="17"/>
        </w:rPr>
        <w:t>Oecologia</w:t>
      </w:r>
      <w:proofErr w:type="spellEnd"/>
      <w:r>
        <w:rPr>
          <w:sz w:val="17"/>
        </w:rPr>
        <w:t xml:space="preserve">, 162(1):35–48. </w:t>
      </w:r>
      <w:proofErr w:type="spellStart"/>
      <w:r>
        <w:rPr>
          <w:sz w:val="17"/>
        </w:rPr>
        <w:t>doi</w:t>
      </w:r>
      <w:proofErr w:type="spellEnd"/>
      <w:r>
        <w:rPr>
          <w:sz w:val="17"/>
        </w:rPr>
        <w:t xml:space="preserve">: </w:t>
      </w:r>
      <w:r>
        <w:rPr>
          <w:sz w:val="18"/>
        </w:rPr>
        <w:t>10.1007/s00442-009-1458-y</w:t>
      </w:r>
      <w:r>
        <w:rPr>
          <w:sz w:val="17"/>
        </w:rPr>
        <w:t>.</w:t>
      </w:r>
    </w:p>
    <w:p w14:paraId="680F0766" w14:textId="77777777" w:rsidR="007015D6" w:rsidRDefault="00350D12">
      <w:pPr>
        <w:spacing w:after="4" w:line="248" w:lineRule="auto"/>
        <w:ind w:left="194" w:hanging="209"/>
      </w:pPr>
      <w:r>
        <w:rPr>
          <w:sz w:val="17"/>
        </w:rPr>
        <w:t xml:space="preserve">Martin, M. M. (1983). Cellulose digestion in insects. </w:t>
      </w:r>
      <w:r>
        <w:rPr>
          <w:i/>
          <w:sz w:val="17"/>
        </w:rPr>
        <w:t>Comparative Biochemistry and Physiology Part A: Physiology</w:t>
      </w:r>
      <w:r>
        <w:rPr>
          <w:sz w:val="17"/>
        </w:rPr>
        <w:t xml:space="preserve">, 75(3): 313–324. </w:t>
      </w:r>
      <w:proofErr w:type="spellStart"/>
      <w:r>
        <w:rPr>
          <w:sz w:val="17"/>
        </w:rPr>
        <w:t>doi</w:t>
      </w:r>
      <w:proofErr w:type="spellEnd"/>
      <w:r>
        <w:rPr>
          <w:sz w:val="17"/>
        </w:rPr>
        <w:t xml:space="preserve">: </w:t>
      </w:r>
      <w:r>
        <w:rPr>
          <w:sz w:val="18"/>
        </w:rPr>
        <w:t>https://doi.org/10.1016/0300-9629(83)90088-9</w:t>
      </w:r>
      <w:r>
        <w:rPr>
          <w:sz w:val="17"/>
        </w:rPr>
        <w:t>.</w:t>
      </w:r>
    </w:p>
    <w:p w14:paraId="239BD1B6" w14:textId="77777777" w:rsidR="007015D6" w:rsidRDefault="00350D12">
      <w:pPr>
        <w:spacing w:after="4" w:line="248" w:lineRule="auto"/>
        <w:ind w:left="194" w:hanging="209"/>
      </w:pPr>
      <w:r>
        <w:rPr>
          <w:sz w:val="17"/>
        </w:rPr>
        <w:t xml:space="preserve">McCue, M. D. (2010). Starvation physiology: Reviewing the different strategies animals use to survive a common challenge. </w:t>
      </w:r>
      <w:r>
        <w:rPr>
          <w:i/>
          <w:sz w:val="17"/>
        </w:rPr>
        <w:t>Comparative Biochemistry and Physiology Part A: Molecular &amp; Integrative Physiology</w:t>
      </w:r>
      <w:r>
        <w:rPr>
          <w:sz w:val="17"/>
        </w:rPr>
        <w:t xml:space="preserve">, 156(1):1–18. </w:t>
      </w:r>
      <w:proofErr w:type="spellStart"/>
      <w:r>
        <w:rPr>
          <w:sz w:val="17"/>
        </w:rPr>
        <w:t>doi</w:t>
      </w:r>
      <w:proofErr w:type="spellEnd"/>
      <w:r>
        <w:rPr>
          <w:sz w:val="17"/>
        </w:rPr>
        <w:t xml:space="preserve">: </w:t>
      </w:r>
      <w:r>
        <w:rPr>
          <w:sz w:val="18"/>
        </w:rPr>
        <w:t>https://doi.org/10. 1016/j.cbpa.2010.01.002</w:t>
      </w:r>
      <w:r>
        <w:rPr>
          <w:sz w:val="17"/>
        </w:rPr>
        <w:t>.</w:t>
      </w:r>
    </w:p>
    <w:p w14:paraId="2BC8FE0C" w14:textId="77777777" w:rsidR="007015D6" w:rsidRDefault="00350D12">
      <w:pPr>
        <w:spacing w:after="4" w:line="248" w:lineRule="auto"/>
        <w:ind w:left="194" w:hanging="209"/>
      </w:pPr>
      <w:r>
        <w:rPr>
          <w:sz w:val="17"/>
        </w:rPr>
        <w:t xml:space="preserve">Mitra, A. and Flynn, K. J. (2007). Importance of interactions between food quality, quantity, and gut transit time on consumer feeding, growth, and trophic dynamics. </w:t>
      </w:r>
      <w:r>
        <w:rPr>
          <w:i/>
          <w:sz w:val="17"/>
        </w:rPr>
        <w:t>The American Naturalist</w:t>
      </w:r>
      <w:r>
        <w:rPr>
          <w:sz w:val="17"/>
        </w:rPr>
        <w:t xml:space="preserve">, 169(5):632–646. </w:t>
      </w:r>
      <w:proofErr w:type="spellStart"/>
      <w:r>
        <w:rPr>
          <w:sz w:val="17"/>
        </w:rPr>
        <w:t>doi</w:t>
      </w:r>
      <w:proofErr w:type="spellEnd"/>
      <w:r>
        <w:rPr>
          <w:sz w:val="17"/>
        </w:rPr>
        <w:t xml:space="preserve">: </w:t>
      </w:r>
      <w:r>
        <w:rPr>
          <w:sz w:val="18"/>
        </w:rPr>
        <w:t>10.1086/513187</w:t>
      </w:r>
      <w:r>
        <w:rPr>
          <w:sz w:val="17"/>
        </w:rPr>
        <w:t>. PMID: 17427134.</w:t>
      </w:r>
    </w:p>
    <w:p w14:paraId="58C6DE69" w14:textId="77777777" w:rsidR="007015D6" w:rsidRDefault="00350D12">
      <w:pPr>
        <w:spacing w:after="4" w:line="248" w:lineRule="auto"/>
        <w:ind w:left="194" w:hanging="209"/>
      </w:pPr>
      <w:r>
        <w:rPr>
          <w:sz w:val="17"/>
        </w:rPr>
        <w:t xml:space="preserve">Molnar, T., Szabo, A., Szabo, G., Szabo, C., and Hancs, C. (2006). Effect of different dietary fat content and fat type on the growth and body composition of intensively reared pikeperch sander </w:t>
      </w:r>
      <w:proofErr w:type="spellStart"/>
      <w:r>
        <w:rPr>
          <w:sz w:val="17"/>
        </w:rPr>
        <w:t>lucioperca</w:t>
      </w:r>
      <w:proofErr w:type="spellEnd"/>
      <w:r>
        <w:rPr>
          <w:sz w:val="17"/>
        </w:rPr>
        <w:t xml:space="preserve"> (l.). </w:t>
      </w:r>
      <w:r>
        <w:rPr>
          <w:i/>
          <w:sz w:val="17"/>
        </w:rPr>
        <w:t>Aquaculture Nutrition</w:t>
      </w:r>
      <w:r>
        <w:rPr>
          <w:sz w:val="17"/>
        </w:rPr>
        <w:t xml:space="preserve">, 12(3):173–182. </w:t>
      </w:r>
      <w:proofErr w:type="spellStart"/>
      <w:r>
        <w:rPr>
          <w:sz w:val="17"/>
        </w:rPr>
        <w:t>doi</w:t>
      </w:r>
      <w:proofErr w:type="spellEnd"/>
      <w:r>
        <w:rPr>
          <w:sz w:val="17"/>
        </w:rPr>
        <w:t xml:space="preserve">: </w:t>
      </w:r>
      <w:r>
        <w:rPr>
          <w:sz w:val="18"/>
        </w:rPr>
        <w:t>https://doi.org/10.1111/j.1365-2095.2006.00398.x</w:t>
      </w:r>
      <w:r>
        <w:rPr>
          <w:sz w:val="17"/>
        </w:rPr>
        <w:t>.</w:t>
      </w:r>
    </w:p>
    <w:p w14:paraId="604F49FE" w14:textId="77777777" w:rsidR="007015D6" w:rsidRDefault="00350D12">
      <w:pPr>
        <w:spacing w:after="4" w:line="248" w:lineRule="auto"/>
        <w:ind w:left="194" w:hanging="209"/>
      </w:pPr>
      <w:proofErr w:type="spellStart"/>
      <w:r>
        <w:rPr>
          <w:sz w:val="17"/>
        </w:rPr>
        <w:t>Montagnes</w:t>
      </w:r>
      <w:proofErr w:type="spellEnd"/>
      <w:r>
        <w:rPr>
          <w:sz w:val="17"/>
        </w:rPr>
        <w:t xml:space="preserve">, D. J. and Fenton, A. (2012). Prey-abundance affects zooplankton assimilation efficiency and the outcome of biogeochemical models. </w:t>
      </w:r>
      <w:r>
        <w:rPr>
          <w:i/>
          <w:sz w:val="17"/>
        </w:rPr>
        <w:t>Ecological Modelling</w:t>
      </w:r>
      <w:r>
        <w:rPr>
          <w:sz w:val="17"/>
        </w:rPr>
        <w:t xml:space="preserve">, 243:1–7. </w:t>
      </w:r>
      <w:proofErr w:type="spellStart"/>
      <w:r>
        <w:rPr>
          <w:sz w:val="17"/>
        </w:rPr>
        <w:t>doi</w:t>
      </w:r>
      <w:proofErr w:type="spellEnd"/>
      <w:r>
        <w:rPr>
          <w:sz w:val="17"/>
        </w:rPr>
        <w:t xml:space="preserve">: </w:t>
      </w:r>
      <w:r>
        <w:rPr>
          <w:sz w:val="18"/>
        </w:rPr>
        <w:t>https://doi.org/10.1016/j.ecolmodel.2012.05.006</w:t>
      </w:r>
      <w:r>
        <w:rPr>
          <w:sz w:val="17"/>
        </w:rPr>
        <w:t>.</w:t>
      </w:r>
    </w:p>
    <w:p w14:paraId="5CD68C09" w14:textId="77777777" w:rsidR="007015D6" w:rsidRDefault="00350D12">
      <w:pPr>
        <w:spacing w:after="4" w:line="248" w:lineRule="auto"/>
        <w:ind w:left="194" w:hanging="209"/>
      </w:pPr>
      <w:proofErr w:type="spellStart"/>
      <w:r>
        <w:rPr>
          <w:sz w:val="17"/>
        </w:rPr>
        <w:t>Montagnes</w:t>
      </w:r>
      <w:proofErr w:type="spellEnd"/>
      <w:r>
        <w:rPr>
          <w:sz w:val="17"/>
        </w:rPr>
        <w:t xml:space="preserve">, D. J. S., Zhu, X., Gu, L., Sun, Y., Wang, J., Horner, R., and Yang, Z. (2019). False exclusion: A case to embed predator performance in classical population models. </w:t>
      </w:r>
      <w:r>
        <w:rPr>
          <w:i/>
          <w:sz w:val="17"/>
        </w:rPr>
        <w:t>The American Naturalist</w:t>
      </w:r>
      <w:r>
        <w:rPr>
          <w:sz w:val="17"/>
        </w:rPr>
        <w:t xml:space="preserve">, 194(5):654–670. </w:t>
      </w:r>
      <w:proofErr w:type="spellStart"/>
      <w:r>
        <w:rPr>
          <w:sz w:val="17"/>
        </w:rPr>
        <w:t>doi</w:t>
      </w:r>
      <w:proofErr w:type="spellEnd"/>
      <w:r>
        <w:rPr>
          <w:sz w:val="17"/>
        </w:rPr>
        <w:t xml:space="preserve">: </w:t>
      </w:r>
      <w:r>
        <w:rPr>
          <w:sz w:val="18"/>
        </w:rPr>
        <w:t>10.1086/705381</w:t>
      </w:r>
      <w:r>
        <w:rPr>
          <w:sz w:val="17"/>
        </w:rPr>
        <w:t>. PMID: 31613665.</w:t>
      </w:r>
    </w:p>
    <w:p w14:paraId="2DC70B4A" w14:textId="77777777" w:rsidR="007015D6" w:rsidRDefault="00350D12">
      <w:pPr>
        <w:spacing w:after="4" w:line="248" w:lineRule="auto"/>
        <w:ind w:left="194" w:hanging="209"/>
      </w:pPr>
      <w:r>
        <w:rPr>
          <w:sz w:val="17"/>
        </w:rPr>
        <w:t xml:space="preserve">Mullin, M. M. and Brooks, E. R. (1970). The effect of concentration of food on body weight, cumulative ingestion, and rate of growth of the marine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15(5):748–755. </w:t>
      </w:r>
      <w:proofErr w:type="spellStart"/>
      <w:r>
        <w:rPr>
          <w:sz w:val="17"/>
        </w:rPr>
        <w:t>doi</w:t>
      </w:r>
      <w:proofErr w:type="spellEnd"/>
      <w:r>
        <w:rPr>
          <w:sz w:val="17"/>
        </w:rPr>
        <w:t xml:space="preserve">: </w:t>
      </w:r>
      <w:r>
        <w:rPr>
          <w:sz w:val="18"/>
        </w:rPr>
        <w:t>https://doi.org/ 10.4319/lo.1970.15.5.0748</w:t>
      </w:r>
      <w:r>
        <w:rPr>
          <w:sz w:val="17"/>
        </w:rPr>
        <w:t>.</w:t>
      </w:r>
    </w:p>
    <w:p w14:paraId="4808DD70" w14:textId="77777777" w:rsidR="007015D6" w:rsidRDefault="00350D12">
      <w:pPr>
        <w:spacing w:after="4" w:line="248" w:lineRule="auto"/>
        <w:ind w:left="194" w:hanging="209"/>
      </w:pPr>
      <w:r>
        <w:rPr>
          <w:sz w:val="17"/>
        </w:rPr>
        <w:t xml:space="preserve">Nagy, K. A., Girard, I. A., and Brown, T. K. (1999). Energetics of free-ranging mammals, reptiles, and birds. </w:t>
      </w:r>
      <w:r>
        <w:rPr>
          <w:i/>
          <w:sz w:val="17"/>
        </w:rPr>
        <w:t>Annual Review of Nutrition</w:t>
      </w:r>
      <w:r>
        <w:rPr>
          <w:sz w:val="17"/>
        </w:rPr>
        <w:t xml:space="preserve">, 19(1):247–277. </w:t>
      </w:r>
      <w:proofErr w:type="spellStart"/>
      <w:r>
        <w:rPr>
          <w:sz w:val="17"/>
        </w:rPr>
        <w:t>doi</w:t>
      </w:r>
      <w:proofErr w:type="spellEnd"/>
      <w:r>
        <w:rPr>
          <w:sz w:val="17"/>
        </w:rPr>
        <w:t xml:space="preserve">: </w:t>
      </w:r>
      <w:r>
        <w:rPr>
          <w:sz w:val="18"/>
        </w:rPr>
        <w:t>10.1146/annurev.nutr.19.1.247</w:t>
      </w:r>
      <w:r>
        <w:rPr>
          <w:sz w:val="17"/>
        </w:rPr>
        <w:t>. PMID: 10448524.</w:t>
      </w:r>
    </w:p>
    <w:p w14:paraId="1723FD70" w14:textId="77777777" w:rsidR="007015D6" w:rsidRDefault="00350D12">
      <w:pPr>
        <w:spacing w:after="4" w:line="248" w:lineRule="auto"/>
        <w:ind w:left="194" w:hanging="209"/>
      </w:pPr>
      <w:proofErr w:type="spellStart"/>
      <w:r>
        <w:rPr>
          <w:sz w:val="17"/>
        </w:rPr>
        <w:t>Naikkhwah</w:t>
      </w:r>
      <w:proofErr w:type="spellEnd"/>
      <w:r>
        <w:rPr>
          <w:sz w:val="17"/>
        </w:rPr>
        <w:t xml:space="preserve">, W. and O’Donnell, M. J. (2012). Phenotypic plasticity in response to dietary salt stress: Na+ and k+ transport by the gut </w:t>
      </w:r>
      <w:proofErr w:type="spellStart"/>
      <w:r>
        <w:rPr>
          <w:sz w:val="17"/>
        </w:rPr>
        <w:t>ofdrosophila</w:t>
      </w:r>
      <w:proofErr w:type="spellEnd"/>
      <w:r>
        <w:rPr>
          <w:sz w:val="17"/>
        </w:rPr>
        <w:t xml:space="preserve"> </w:t>
      </w:r>
      <w:proofErr w:type="spellStart"/>
      <w:r>
        <w:rPr>
          <w:sz w:val="17"/>
        </w:rPr>
        <w:t>melanogasterlarvae</w:t>
      </w:r>
      <w:proofErr w:type="spellEnd"/>
      <w:r>
        <w:rPr>
          <w:sz w:val="17"/>
        </w:rPr>
        <w:t xml:space="preserve">. </w:t>
      </w:r>
      <w:r>
        <w:rPr>
          <w:i/>
          <w:sz w:val="17"/>
        </w:rPr>
        <w:t>Journal of Experimental Biology</w:t>
      </w:r>
      <w:r>
        <w:rPr>
          <w:sz w:val="17"/>
        </w:rPr>
        <w:t xml:space="preserve">, 215(3):461470. </w:t>
      </w:r>
      <w:proofErr w:type="spellStart"/>
      <w:r>
        <w:rPr>
          <w:sz w:val="17"/>
        </w:rPr>
        <w:t>doi</w:t>
      </w:r>
      <w:proofErr w:type="spellEnd"/>
      <w:r>
        <w:rPr>
          <w:sz w:val="17"/>
        </w:rPr>
        <w:t xml:space="preserve">: </w:t>
      </w:r>
      <w:r>
        <w:rPr>
          <w:sz w:val="18"/>
        </w:rPr>
        <w:t>10.1242/jeb.064048</w:t>
      </w:r>
      <w:r>
        <w:rPr>
          <w:sz w:val="17"/>
        </w:rPr>
        <w:t>.</w:t>
      </w:r>
    </w:p>
    <w:p w14:paraId="5ABE6CCE" w14:textId="77777777" w:rsidR="007015D6" w:rsidRDefault="00350D12">
      <w:pPr>
        <w:spacing w:after="4" w:line="248" w:lineRule="auto"/>
        <w:ind w:left="194" w:hanging="209"/>
      </w:pPr>
      <w:r>
        <w:rPr>
          <w:sz w:val="17"/>
        </w:rPr>
        <w:t xml:space="preserve">Naples, B. K. and Fisk, M. C. (2009). Belowground insights into nutrient limitation in northern hardwood forests. </w:t>
      </w:r>
      <w:r>
        <w:rPr>
          <w:i/>
          <w:sz w:val="17"/>
        </w:rPr>
        <w:t>Biogeochemistry</w:t>
      </w:r>
      <w:r>
        <w:rPr>
          <w:sz w:val="17"/>
        </w:rPr>
        <w:t xml:space="preserve">, 97(23):109121. </w:t>
      </w:r>
      <w:proofErr w:type="spellStart"/>
      <w:r>
        <w:rPr>
          <w:sz w:val="17"/>
        </w:rPr>
        <w:t>doi</w:t>
      </w:r>
      <w:proofErr w:type="spellEnd"/>
      <w:r>
        <w:rPr>
          <w:sz w:val="17"/>
        </w:rPr>
        <w:t xml:space="preserve">: </w:t>
      </w:r>
      <w:r>
        <w:rPr>
          <w:sz w:val="18"/>
        </w:rPr>
        <w:t>10.1007/s10533-009-9354-4</w:t>
      </w:r>
      <w:r>
        <w:rPr>
          <w:sz w:val="17"/>
        </w:rPr>
        <w:t>.</w:t>
      </w:r>
    </w:p>
    <w:p w14:paraId="566100BD" w14:textId="77777777" w:rsidR="007015D6" w:rsidRDefault="00350D12">
      <w:pPr>
        <w:spacing w:after="4" w:line="248" w:lineRule="auto"/>
        <w:ind w:left="194" w:hanging="209"/>
      </w:pPr>
      <w:proofErr w:type="spellStart"/>
      <w:r>
        <w:rPr>
          <w:sz w:val="17"/>
        </w:rPr>
        <w:t>Paffenhofer</w:t>
      </w:r>
      <w:proofErr w:type="spellEnd"/>
      <w:r>
        <w:rPr>
          <w:sz w:val="17"/>
        </w:rPr>
        <w:t xml:space="preserve">, G.-A. (1976). Feeding, growth, and food conversion of the marine planktonic copepod </w:t>
      </w:r>
      <w:proofErr w:type="spellStart"/>
      <w:r>
        <w:rPr>
          <w:sz w:val="17"/>
        </w:rPr>
        <w:t>calanus</w:t>
      </w:r>
      <w:proofErr w:type="spellEnd"/>
      <w:r>
        <w:rPr>
          <w:sz w:val="17"/>
        </w:rPr>
        <w:t xml:space="preserve"> </w:t>
      </w:r>
      <w:proofErr w:type="spellStart"/>
      <w:r>
        <w:rPr>
          <w:sz w:val="17"/>
        </w:rPr>
        <w:t>helgolandicus</w:t>
      </w:r>
      <w:proofErr w:type="spellEnd"/>
      <w:r>
        <w:rPr>
          <w:sz w:val="17"/>
        </w:rPr>
        <w:t xml:space="preserve">. </w:t>
      </w:r>
      <w:r>
        <w:rPr>
          <w:i/>
          <w:sz w:val="17"/>
        </w:rPr>
        <w:t>Limnology and Oceanography</w:t>
      </w:r>
      <w:r>
        <w:rPr>
          <w:sz w:val="17"/>
        </w:rPr>
        <w:t xml:space="preserve">, 21(1):39–50. </w:t>
      </w:r>
      <w:proofErr w:type="spellStart"/>
      <w:r>
        <w:rPr>
          <w:sz w:val="17"/>
        </w:rPr>
        <w:t>doi</w:t>
      </w:r>
      <w:proofErr w:type="spellEnd"/>
      <w:r>
        <w:rPr>
          <w:sz w:val="17"/>
        </w:rPr>
        <w:t xml:space="preserve">: </w:t>
      </w:r>
      <w:r>
        <w:rPr>
          <w:sz w:val="18"/>
        </w:rPr>
        <w:t>https://doi.org/10.4319/lo.1976.21.1.0039</w:t>
      </w:r>
      <w:r>
        <w:rPr>
          <w:sz w:val="17"/>
        </w:rPr>
        <w:t>.</w:t>
      </w:r>
    </w:p>
    <w:p w14:paraId="62662DB2" w14:textId="77777777" w:rsidR="007015D6" w:rsidRDefault="00350D12">
      <w:pPr>
        <w:spacing w:after="4" w:line="248" w:lineRule="auto"/>
        <w:ind w:left="194" w:hanging="209"/>
      </w:pPr>
      <w:r>
        <w:rPr>
          <w:sz w:val="17"/>
        </w:rPr>
        <w:t xml:space="preserve">Pahlow, M. and </w:t>
      </w:r>
      <w:proofErr w:type="spellStart"/>
      <w:r>
        <w:rPr>
          <w:sz w:val="17"/>
        </w:rPr>
        <w:t>Prowe</w:t>
      </w:r>
      <w:proofErr w:type="spellEnd"/>
      <w:r>
        <w:rPr>
          <w:sz w:val="17"/>
        </w:rPr>
        <w:t xml:space="preserve">, A. F. (2010). Model of optimal current feeding in zooplankton. </w:t>
      </w:r>
      <w:r>
        <w:rPr>
          <w:i/>
          <w:sz w:val="17"/>
        </w:rPr>
        <w:t>Marine Ecology Progress Series</w:t>
      </w:r>
      <w:r>
        <w:rPr>
          <w:sz w:val="17"/>
        </w:rPr>
        <w:t xml:space="preserve">, 403: 129–144. </w:t>
      </w:r>
      <w:proofErr w:type="spellStart"/>
      <w:r>
        <w:rPr>
          <w:sz w:val="17"/>
        </w:rPr>
        <w:t>doi</w:t>
      </w:r>
      <w:proofErr w:type="spellEnd"/>
      <w:r>
        <w:rPr>
          <w:sz w:val="17"/>
        </w:rPr>
        <w:t xml:space="preserve">: </w:t>
      </w:r>
      <w:r>
        <w:rPr>
          <w:sz w:val="18"/>
        </w:rPr>
        <w:t>10.3354/meps08466</w:t>
      </w:r>
      <w:r>
        <w:rPr>
          <w:sz w:val="17"/>
        </w:rPr>
        <w:t>.</w:t>
      </w:r>
    </w:p>
    <w:p w14:paraId="04F3FA1B" w14:textId="77777777" w:rsidR="007015D6" w:rsidRDefault="00350D12">
      <w:pPr>
        <w:spacing w:after="4" w:line="248" w:lineRule="auto"/>
        <w:ind w:left="194" w:hanging="209"/>
      </w:pPr>
      <w:r>
        <w:rPr>
          <w:sz w:val="17"/>
        </w:rPr>
        <w:t xml:space="preserve">Pandian, T. J. (1967). Transformation of food in the fish megalops </w:t>
      </w:r>
      <w:proofErr w:type="spellStart"/>
      <w:r>
        <w:rPr>
          <w:sz w:val="17"/>
        </w:rPr>
        <w:t>cyprinoides</w:t>
      </w:r>
      <w:proofErr w:type="spellEnd"/>
      <w:r>
        <w:rPr>
          <w:sz w:val="17"/>
        </w:rPr>
        <w:t xml:space="preserve">. </w:t>
      </w:r>
      <w:r>
        <w:rPr>
          <w:i/>
          <w:sz w:val="17"/>
        </w:rPr>
        <w:t>Marine Biology</w:t>
      </w:r>
      <w:r>
        <w:rPr>
          <w:sz w:val="17"/>
        </w:rPr>
        <w:t xml:space="preserve">, 1(2):107–109. </w:t>
      </w:r>
      <w:proofErr w:type="spellStart"/>
      <w:r>
        <w:rPr>
          <w:sz w:val="17"/>
        </w:rPr>
        <w:t>doi</w:t>
      </w:r>
      <w:proofErr w:type="spellEnd"/>
      <w:r>
        <w:rPr>
          <w:sz w:val="17"/>
        </w:rPr>
        <w:t xml:space="preserve">: </w:t>
      </w:r>
      <w:r>
        <w:rPr>
          <w:sz w:val="18"/>
        </w:rPr>
        <w:t>10.1007/ BF00386513</w:t>
      </w:r>
      <w:r>
        <w:rPr>
          <w:sz w:val="17"/>
        </w:rPr>
        <w:t>.</w:t>
      </w:r>
    </w:p>
    <w:p w14:paraId="1ECE9BA0" w14:textId="77777777" w:rsidR="007015D6" w:rsidRDefault="00350D12">
      <w:pPr>
        <w:spacing w:after="4" w:line="248" w:lineRule="auto"/>
        <w:ind w:left="194" w:hanging="209"/>
      </w:pPr>
      <w:proofErr w:type="spellStart"/>
      <w:r>
        <w:rPr>
          <w:sz w:val="17"/>
        </w:rPr>
        <w:t>Panserat</w:t>
      </w:r>
      <w:proofErr w:type="spellEnd"/>
      <w:r>
        <w:rPr>
          <w:sz w:val="17"/>
        </w:rPr>
        <w:t xml:space="preserve">, S. and Kaushik, S. J. (2010). Regulation of gene expression by nutritional factors in fish. </w:t>
      </w:r>
      <w:r>
        <w:rPr>
          <w:i/>
          <w:sz w:val="17"/>
        </w:rPr>
        <w:t>Aquaculture Research</w:t>
      </w:r>
      <w:r>
        <w:rPr>
          <w:sz w:val="17"/>
        </w:rPr>
        <w:t xml:space="preserve">, 41(5): 751–762. </w:t>
      </w:r>
      <w:proofErr w:type="spellStart"/>
      <w:r>
        <w:rPr>
          <w:sz w:val="17"/>
        </w:rPr>
        <w:t>doi</w:t>
      </w:r>
      <w:proofErr w:type="spellEnd"/>
      <w:r>
        <w:rPr>
          <w:sz w:val="17"/>
        </w:rPr>
        <w:t xml:space="preserve">: </w:t>
      </w:r>
      <w:r>
        <w:rPr>
          <w:sz w:val="18"/>
        </w:rPr>
        <w:t>https://doi.org/10.1111/j.1365-2109.2009.02173.x</w:t>
      </w:r>
      <w:r>
        <w:rPr>
          <w:sz w:val="17"/>
        </w:rPr>
        <w:t>.</w:t>
      </w:r>
    </w:p>
    <w:p w14:paraId="77351D57" w14:textId="77777777" w:rsidR="007015D6" w:rsidRDefault="00350D12">
      <w:pPr>
        <w:spacing w:after="4" w:line="248" w:lineRule="auto"/>
        <w:ind w:left="194" w:hanging="209"/>
      </w:pPr>
      <w:r>
        <w:rPr>
          <w:sz w:val="17"/>
        </w:rPr>
        <w:t xml:space="preserve">Partridge, L., Piper, M. D., and Mair, W. (2005). Dietary restriction in drosophila. </w:t>
      </w:r>
      <w:r>
        <w:rPr>
          <w:i/>
          <w:sz w:val="17"/>
        </w:rPr>
        <w:t>Mechanisms of Ageing and Development</w:t>
      </w:r>
      <w:r>
        <w:rPr>
          <w:sz w:val="17"/>
        </w:rPr>
        <w:t xml:space="preserve">, 126 (9):938–950. </w:t>
      </w:r>
      <w:proofErr w:type="spellStart"/>
      <w:r>
        <w:rPr>
          <w:sz w:val="17"/>
        </w:rPr>
        <w:t>doi</w:t>
      </w:r>
      <w:proofErr w:type="spellEnd"/>
      <w:r>
        <w:rPr>
          <w:sz w:val="17"/>
        </w:rPr>
        <w:t xml:space="preserve">: </w:t>
      </w:r>
      <w:r>
        <w:rPr>
          <w:sz w:val="18"/>
        </w:rPr>
        <w:t>https://doi.org/10.1016/j.mad.2005.03.023</w:t>
      </w:r>
      <w:r>
        <w:rPr>
          <w:sz w:val="17"/>
        </w:rPr>
        <w:t>. Dietary restriction, longevity and ageing - the current state of our knowledge and ignorance.</w:t>
      </w:r>
    </w:p>
    <w:p w14:paraId="4BB3991A" w14:textId="77777777" w:rsidR="007015D6" w:rsidRDefault="00350D12">
      <w:pPr>
        <w:spacing w:after="4" w:line="248" w:lineRule="auto"/>
        <w:ind w:left="194" w:hanging="209"/>
      </w:pPr>
      <w:proofErr w:type="spellStart"/>
      <w:r w:rsidRPr="00020BCF">
        <w:rPr>
          <w:sz w:val="17"/>
          <w:lang w:val="fr-FR"/>
          <w:rPrChange w:id="268" w:author="mathieu" w:date="2024-09-11T11:13:00Z">
            <w:rPr>
              <w:sz w:val="17"/>
            </w:rPr>
          </w:rPrChange>
        </w:rPr>
        <w:lastRenderedPageBreak/>
        <w:t>Peñuelas</w:t>
      </w:r>
      <w:proofErr w:type="spellEnd"/>
      <w:r w:rsidRPr="00020BCF">
        <w:rPr>
          <w:sz w:val="17"/>
          <w:lang w:val="fr-FR"/>
          <w:rPrChange w:id="269" w:author="mathieu" w:date="2024-09-11T11:13:00Z">
            <w:rPr>
              <w:sz w:val="17"/>
            </w:rPr>
          </w:rPrChange>
        </w:rPr>
        <w:t>, J., Fernández-</w:t>
      </w:r>
      <w:proofErr w:type="spellStart"/>
      <w:r w:rsidRPr="00020BCF">
        <w:rPr>
          <w:sz w:val="17"/>
          <w:lang w:val="fr-FR"/>
          <w:rPrChange w:id="270" w:author="mathieu" w:date="2024-09-11T11:13:00Z">
            <w:rPr>
              <w:sz w:val="17"/>
            </w:rPr>
          </w:rPrChange>
        </w:rPr>
        <w:t>Martínez</w:t>
      </w:r>
      <w:proofErr w:type="spellEnd"/>
      <w:r w:rsidRPr="00020BCF">
        <w:rPr>
          <w:sz w:val="17"/>
          <w:lang w:val="fr-FR"/>
          <w:rPrChange w:id="271" w:author="mathieu" w:date="2024-09-11T11:13:00Z">
            <w:rPr>
              <w:sz w:val="17"/>
            </w:rPr>
          </w:rPrChange>
        </w:rPr>
        <w:t xml:space="preserve">, M., </w:t>
      </w:r>
      <w:proofErr w:type="spellStart"/>
      <w:r w:rsidRPr="00020BCF">
        <w:rPr>
          <w:sz w:val="17"/>
          <w:lang w:val="fr-FR"/>
          <w:rPrChange w:id="272" w:author="mathieu" w:date="2024-09-11T11:13:00Z">
            <w:rPr>
              <w:sz w:val="17"/>
            </w:rPr>
          </w:rPrChange>
        </w:rPr>
        <w:t>Ciais</w:t>
      </w:r>
      <w:proofErr w:type="spellEnd"/>
      <w:r w:rsidRPr="00020BCF">
        <w:rPr>
          <w:sz w:val="17"/>
          <w:lang w:val="fr-FR"/>
          <w:rPrChange w:id="273" w:author="mathieu" w:date="2024-09-11T11:13:00Z">
            <w:rPr>
              <w:sz w:val="17"/>
            </w:rPr>
          </w:rPrChange>
        </w:rPr>
        <w:t xml:space="preserve">, P., </w:t>
      </w:r>
      <w:proofErr w:type="spellStart"/>
      <w:r w:rsidRPr="00020BCF">
        <w:rPr>
          <w:sz w:val="17"/>
          <w:lang w:val="fr-FR"/>
          <w:rPrChange w:id="274" w:author="mathieu" w:date="2024-09-11T11:13:00Z">
            <w:rPr>
              <w:sz w:val="17"/>
            </w:rPr>
          </w:rPrChange>
        </w:rPr>
        <w:t>Jou</w:t>
      </w:r>
      <w:proofErr w:type="spellEnd"/>
      <w:r w:rsidRPr="00020BCF">
        <w:rPr>
          <w:sz w:val="17"/>
          <w:lang w:val="fr-FR"/>
          <w:rPrChange w:id="275" w:author="mathieu" w:date="2024-09-11T11:13:00Z">
            <w:rPr>
              <w:sz w:val="17"/>
            </w:rPr>
          </w:rPrChange>
        </w:rPr>
        <w:t xml:space="preserve">, D., </w:t>
      </w:r>
      <w:proofErr w:type="spellStart"/>
      <w:r w:rsidRPr="00020BCF">
        <w:rPr>
          <w:sz w:val="17"/>
          <w:lang w:val="fr-FR"/>
          <w:rPrChange w:id="276" w:author="mathieu" w:date="2024-09-11T11:13:00Z">
            <w:rPr>
              <w:sz w:val="17"/>
            </w:rPr>
          </w:rPrChange>
        </w:rPr>
        <w:t>Piao</w:t>
      </w:r>
      <w:proofErr w:type="spellEnd"/>
      <w:r w:rsidRPr="00020BCF">
        <w:rPr>
          <w:sz w:val="17"/>
          <w:lang w:val="fr-FR"/>
          <w:rPrChange w:id="277" w:author="mathieu" w:date="2024-09-11T11:13:00Z">
            <w:rPr>
              <w:sz w:val="17"/>
            </w:rPr>
          </w:rPrChange>
        </w:rPr>
        <w:t xml:space="preserve">, S., </w:t>
      </w:r>
      <w:proofErr w:type="spellStart"/>
      <w:r w:rsidRPr="00020BCF">
        <w:rPr>
          <w:sz w:val="17"/>
          <w:lang w:val="fr-FR"/>
          <w:rPrChange w:id="278" w:author="mathieu" w:date="2024-09-11T11:13:00Z">
            <w:rPr>
              <w:sz w:val="17"/>
            </w:rPr>
          </w:rPrChange>
        </w:rPr>
        <w:t>Obersteiner</w:t>
      </w:r>
      <w:proofErr w:type="spellEnd"/>
      <w:r w:rsidRPr="00020BCF">
        <w:rPr>
          <w:sz w:val="17"/>
          <w:lang w:val="fr-FR"/>
          <w:rPrChange w:id="279" w:author="mathieu" w:date="2024-09-11T11:13:00Z">
            <w:rPr>
              <w:sz w:val="17"/>
            </w:rPr>
          </w:rPrChange>
        </w:rPr>
        <w:t xml:space="preserve">, M., </w:t>
      </w:r>
      <w:proofErr w:type="spellStart"/>
      <w:r w:rsidRPr="00020BCF">
        <w:rPr>
          <w:sz w:val="17"/>
          <w:lang w:val="fr-FR"/>
          <w:rPrChange w:id="280" w:author="mathieu" w:date="2024-09-11T11:13:00Z">
            <w:rPr>
              <w:sz w:val="17"/>
            </w:rPr>
          </w:rPrChange>
        </w:rPr>
        <w:t>Vicca</w:t>
      </w:r>
      <w:proofErr w:type="spellEnd"/>
      <w:r w:rsidRPr="00020BCF">
        <w:rPr>
          <w:sz w:val="17"/>
          <w:lang w:val="fr-FR"/>
          <w:rPrChange w:id="281" w:author="mathieu" w:date="2024-09-11T11:13:00Z">
            <w:rPr>
              <w:sz w:val="17"/>
            </w:rPr>
          </w:rPrChange>
        </w:rPr>
        <w:t xml:space="preserve">, S., Janssens, I. A., and </w:t>
      </w:r>
      <w:proofErr w:type="spellStart"/>
      <w:r w:rsidRPr="00020BCF">
        <w:rPr>
          <w:sz w:val="17"/>
          <w:lang w:val="fr-FR"/>
          <w:rPrChange w:id="282" w:author="mathieu" w:date="2024-09-11T11:13:00Z">
            <w:rPr>
              <w:sz w:val="17"/>
            </w:rPr>
          </w:rPrChange>
        </w:rPr>
        <w:t>Sardans</w:t>
      </w:r>
      <w:proofErr w:type="spellEnd"/>
      <w:r w:rsidRPr="00020BCF">
        <w:rPr>
          <w:sz w:val="17"/>
          <w:lang w:val="fr-FR"/>
          <w:rPrChange w:id="283" w:author="mathieu" w:date="2024-09-11T11:13:00Z">
            <w:rPr>
              <w:sz w:val="17"/>
            </w:rPr>
          </w:rPrChange>
        </w:rPr>
        <w:t xml:space="preserve">, J. (2019). </w:t>
      </w:r>
      <w:r>
        <w:rPr>
          <w:sz w:val="17"/>
        </w:rPr>
        <w:t xml:space="preserve">The </w:t>
      </w:r>
      <w:proofErr w:type="spellStart"/>
      <w:r>
        <w:rPr>
          <w:sz w:val="17"/>
        </w:rPr>
        <w:t>bioelements</w:t>
      </w:r>
      <w:proofErr w:type="spellEnd"/>
      <w:r>
        <w:rPr>
          <w:sz w:val="17"/>
        </w:rPr>
        <w:t xml:space="preserve">, the </w:t>
      </w:r>
      <w:proofErr w:type="spellStart"/>
      <w:r>
        <w:rPr>
          <w:sz w:val="17"/>
        </w:rPr>
        <w:t>elementome</w:t>
      </w:r>
      <w:proofErr w:type="spellEnd"/>
      <w:r>
        <w:rPr>
          <w:sz w:val="17"/>
        </w:rPr>
        <w:t xml:space="preserve">, and the biogeochemical niche. </w:t>
      </w:r>
      <w:r>
        <w:rPr>
          <w:i/>
          <w:sz w:val="17"/>
        </w:rPr>
        <w:t>Ecology</w:t>
      </w:r>
      <w:r>
        <w:rPr>
          <w:sz w:val="17"/>
        </w:rPr>
        <w:t>, 100(5</w:t>
      </w:r>
      <w:proofErr w:type="gramStart"/>
      <w:r>
        <w:rPr>
          <w:sz w:val="17"/>
        </w:rPr>
        <w:t>):e</w:t>
      </w:r>
      <w:proofErr w:type="gramEnd"/>
      <w:r>
        <w:rPr>
          <w:sz w:val="17"/>
        </w:rPr>
        <w:t xml:space="preserve">02652. </w:t>
      </w:r>
      <w:proofErr w:type="spellStart"/>
      <w:r>
        <w:rPr>
          <w:sz w:val="17"/>
        </w:rPr>
        <w:t>doi</w:t>
      </w:r>
      <w:proofErr w:type="spellEnd"/>
      <w:r>
        <w:rPr>
          <w:sz w:val="17"/>
        </w:rPr>
        <w:t xml:space="preserve">: </w:t>
      </w:r>
      <w:r>
        <w:rPr>
          <w:sz w:val="18"/>
        </w:rPr>
        <w:t>https://doi.org/10. 1002/ecy.2652</w:t>
      </w:r>
      <w:r>
        <w:rPr>
          <w:sz w:val="17"/>
        </w:rPr>
        <w:t>.</w:t>
      </w:r>
    </w:p>
    <w:p w14:paraId="44055615" w14:textId="77777777" w:rsidR="007015D6" w:rsidRDefault="00350D12">
      <w:pPr>
        <w:spacing w:after="4" w:line="248" w:lineRule="auto"/>
        <w:ind w:left="194" w:hanging="209"/>
      </w:pPr>
      <w:r>
        <w:rPr>
          <w:sz w:val="17"/>
        </w:rPr>
        <w:t xml:space="preserve">Persson, J., Fink, P., Goto, A., Hood, J. M., Jonas, J., and Kato, S. (2010). To be or not to be what you eat: Regulation of stoichiometric homeostasis among autotrophs and heterotrophs. </w:t>
      </w:r>
      <w:r>
        <w:rPr>
          <w:i/>
          <w:sz w:val="17"/>
        </w:rPr>
        <w:t>Oikos</w:t>
      </w:r>
      <w:r>
        <w:rPr>
          <w:sz w:val="17"/>
        </w:rPr>
        <w:t xml:space="preserve">, 119(5):741–751. </w:t>
      </w:r>
      <w:proofErr w:type="spellStart"/>
      <w:r>
        <w:rPr>
          <w:sz w:val="17"/>
        </w:rPr>
        <w:t>doi</w:t>
      </w:r>
      <w:proofErr w:type="spellEnd"/>
      <w:r>
        <w:rPr>
          <w:sz w:val="17"/>
        </w:rPr>
        <w:t xml:space="preserve">: </w:t>
      </w:r>
      <w:r>
        <w:rPr>
          <w:sz w:val="18"/>
        </w:rPr>
        <w:t>10.1111/j.1600-0706.2009.</w:t>
      </w:r>
    </w:p>
    <w:p w14:paraId="1BC44317" w14:textId="77777777" w:rsidR="007015D6" w:rsidRDefault="00350D12">
      <w:pPr>
        <w:spacing w:after="0" w:line="259" w:lineRule="auto"/>
        <w:ind w:left="194"/>
        <w:jc w:val="left"/>
      </w:pPr>
      <w:r>
        <w:rPr>
          <w:sz w:val="18"/>
        </w:rPr>
        <w:t>18545.x</w:t>
      </w:r>
      <w:r>
        <w:rPr>
          <w:sz w:val="17"/>
        </w:rPr>
        <w:t>.</w:t>
      </w:r>
    </w:p>
    <w:p w14:paraId="534E8C91" w14:textId="77777777" w:rsidR="007015D6" w:rsidRDefault="00350D12">
      <w:pPr>
        <w:spacing w:after="4" w:line="248" w:lineRule="auto"/>
        <w:ind w:left="194" w:hanging="209"/>
      </w:pPr>
      <w:r>
        <w:rPr>
          <w:sz w:val="17"/>
        </w:rPr>
        <w:t xml:space="preserve">Pirt, S. J. and Hinshelwood, C. N. (1965). The maintenance energy of bacteria in growing cultures. </w:t>
      </w:r>
      <w:r>
        <w:rPr>
          <w:i/>
          <w:sz w:val="17"/>
        </w:rPr>
        <w:t>Proceedings of the Royal Society of London. Series B. Biological Sciences</w:t>
      </w:r>
      <w:r>
        <w:rPr>
          <w:sz w:val="17"/>
        </w:rPr>
        <w:t xml:space="preserve">, 163(991):224–231. </w:t>
      </w:r>
      <w:proofErr w:type="spellStart"/>
      <w:r>
        <w:rPr>
          <w:sz w:val="17"/>
        </w:rPr>
        <w:t>doi</w:t>
      </w:r>
      <w:proofErr w:type="spellEnd"/>
      <w:r>
        <w:rPr>
          <w:sz w:val="17"/>
        </w:rPr>
        <w:t xml:space="preserve">: </w:t>
      </w:r>
      <w:r>
        <w:rPr>
          <w:sz w:val="18"/>
        </w:rPr>
        <w:t>10.1098/rspb.1965.0069</w:t>
      </w:r>
      <w:r>
        <w:rPr>
          <w:sz w:val="17"/>
        </w:rPr>
        <w:t>.</w:t>
      </w:r>
    </w:p>
    <w:p w14:paraId="07736DE5" w14:textId="77777777" w:rsidR="007015D6" w:rsidRDefault="00350D12">
      <w:pPr>
        <w:spacing w:after="4" w:line="248" w:lineRule="auto"/>
        <w:ind w:left="194" w:hanging="209"/>
      </w:pPr>
      <w:r>
        <w:rPr>
          <w:sz w:val="17"/>
        </w:rPr>
        <w:t>Post, D. M.</w:t>
      </w:r>
      <w:r>
        <w:rPr>
          <w:sz w:val="17"/>
        </w:rPr>
        <w:tab/>
        <w:t>(2002).</w:t>
      </w:r>
      <w:r>
        <w:rPr>
          <w:sz w:val="17"/>
        </w:rPr>
        <w:tab/>
        <w:t>The long and short of food-chain length.</w:t>
      </w:r>
      <w:r>
        <w:rPr>
          <w:sz w:val="17"/>
        </w:rPr>
        <w:tab/>
      </w:r>
      <w:r>
        <w:rPr>
          <w:i/>
          <w:sz w:val="17"/>
        </w:rPr>
        <w:t>Trends in Ecology &amp; Evolution</w:t>
      </w:r>
      <w:r>
        <w:rPr>
          <w:sz w:val="17"/>
        </w:rPr>
        <w:t>, 17(6):269–277.</w:t>
      </w:r>
      <w:r>
        <w:rPr>
          <w:sz w:val="17"/>
        </w:rPr>
        <w:tab/>
      </w:r>
      <w:proofErr w:type="spellStart"/>
      <w:r>
        <w:rPr>
          <w:sz w:val="17"/>
        </w:rPr>
        <w:t>doi</w:t>
      </w:r>
      <w:proofErr w:type="spellEnd"/>
      <w:r>
        <w:rPr>
          <w:sz w:val="17"/>
        </w:rPr>
        <w:t xml:space="preserve">: </w:t>
      </w:r>
      <w:r>
        <w:rPr>
          <w:sz w:val="18"/>
        </w:rPr>
        <w:t xml:space="preserve">https: </w:t>
      </w:r>
      <w:proofErr w:type="gramStart"/>
      <w:r>
        <w:rPr>
          <w:sz w:val="18"/>
        </w:rPr>
        <w:t>//doi.org/10.1016/S0169-5347(</w:t>
      </w:r>
      <w:proofErr w:type="gramEnd"/>
      <w:r>
        <w:rPr>
          <w:sz w:val="18"/>
        </w:rPr>
        <w:t>02)02455-2</w:t>
      </w:r>
      <w:r>
        <w:rPr>
          <w:sz w:val="17"/>
        </w:rPr>
        <w:t>.</w:t>
      </w:r>
    </w:p>
    <w:p w14:paraId="724BAE26" w14:textId="77777777" w:rsidR="007015D6" w:rsidRDefault="00350D12">
      <w:pPr>
        <w:spacing w:after="4" w:line="248" w:lineRule="auto"/>
        <w:ind w:left="194" w:hanging="209"/>
      </w:pPr>
      <w:r>
        <w:rPr>
          <w:sz w:val="17"/>
        </w:rPr>
        <w:t xml:space="preserve">Rajendran, V. M., </w:t>
      </w:r>
      <w:proofErr w:type="spellStart"/>
      <w:r>
        <w:rPr>
          <w:sz w:val="17"/>
        </w:rPr>
        <w:t>Schulzke</w:t>
      </w:r>
      <w:proofErr w:type="spellEnd"/>
      <w:r>
        <w:rPr>
          <w:sz w:val="17"/>
        </w:rPr>
        <w:t xml:space="preserve">, J.-D., and Seidler, U. E. Chapter 58 - ion channels of the gastrointestinal epithelial cells. In Said, H. M., editor, </w:t>
      </w:r>
      <w:r>
        <w:rPr>
          <w:i/>
          <w:sz w:val="17"/>
        </w:rPr>
        <w:t>Physiology of the Gastrointestinal Tract (Sixth Edition)</w:t>
      </w:r>
      <w:r>
        <w:rPr>
          <w:sz w:val="17"/>
        </w:rPr>
        <w:t xml:space="preserve">, pages 1363–1404. Academic Press, sixth edition </w:t>
      </w:r>
      <w:proofErr w:type="spellStart"/>
      <w:r>
        <w:rPr>
          <w:sz w:val="17"/>
        </w:rPr>
        <w:t>edition</w:t>
      </w:r>
      <w:proofErr w:type="spellEnd"/>
      <w:r>
        <w:rPr>
          <w:sz w:val="17"/>
        </w:rPr>
        <w:t xml:space="preserve">, (2018). ISBN 978-0-12-809954-4. </w:t>
      </w:r>
      <w:proofErr w:type="spellStart"/>
      <w:r>
        <w:rPr>
          <w:sz w:val="17"/>
        </w:rPr>
        <w:t>doi</w:t>
      </w:r>
      <w:proofErr w:type="spellEnd"/>
      <w:r>
        <w:rPr>
          <w:sz w:val="17"/>
        </w:rPr>
        <w:t xml:space="preserve">: </w:t>
      </w:r>
      <w:r>
        <w:rPr>
          <w:sz w:val="18"/>
        </w:rPr>
        <w:t>https://doi.org/10.1016/B978-0-12-809954-4.00058-X</w:t>
      </w:r>
      <w:r>
        <w:rPr>
          <w:sz w:val="17"/>
        </w:rPr>
        <w:t xml:space="preserve">. URL </w:t>
      </w:r>
      <w:hyperlink r:id="rId29">
        <w:r>
          <w:rPr>
            <w:color w:val="0000FF"/>
            <w:sz w:val="18"/>
          </w:rPr>
          <w:t>https://www.sciencedirect.com/science/article/pii/B978012809954400058X</w:t>
        </w:r>
      </w:hyperlink>
      <w:hyperlink r:id="rId30">
        <w:r>
          <w:rPr>
            <w:sz w:val="17"/>
          </w:rPr>
          <w:t>.</w:t>
        </w:r>
      </w:hyperlink>
    </w:p>
    <w:p w14:paraId="5C64DE57" w14:textId="77777777" w:rsidR="007015D6" w:rsidRDefault="00350D12">
      <w:pPr>
        <w:spacing w:after="4" w:line="248" w:lineRule="auto"/>
        <w:ind w:left="194" w:hanging="209"/>
      </w:pPr>
      <w:r>
        <w:rPr>
          <w:sz w:val="17"/>
        </w:rPr>
        <w:t xml:space="preserve">Reeve, M. R. (1963). Growth efficiency in artemia under laboratory conditions. </w:t>
      </w:r>
      <w:r>
        <w:rPr>
          <w:i/>
          <w:sz w:val="17"/>
        </w:rPr>
        <w:t>The Biological Bulletin</w:t>
      </w:r>
      <w:r>
        <w:rPr>
          <w:sz w:val="17"/>
        </w:rPr>
        <w:t xml:space="preserve">, 125(1):133–145. </w:t>
      </w:r>
      <w:proofErr w:type="spellStart"/>
      <w:r>
        <w:rPr>
          <w:sz w:val="17"/>
        </w:rPr>
        <w:t>doi</w:t>
      </w:r>
      <w:proofErr w:type="spellEnd"/>
      <w:r>
        <w:rPr>
          <w:sz w:val="17"/>
        </w:rPr>
        <w:t xml:space="preserve">: </w:t>
      </w:r>
      <w:r>
        <w:rPr>
          <w:sz w:val="18"/>
        </w:rPr>
        <w:t>10.2307/1539296</w:t>
      </w:r>
      <w:r>
        <w:rPr>
          <w:sz w:val="17"/>
        </w:rPr>
        <w:t>.</w:t>
      </w:r>
    </w:p>
    <w:p w14:paraId="24B2973C" w14:textId="77777777" w:rsidR="007015D6" w:rsidRDefault="00350D12">
      <w:pPr>
        <w:spacing w:after="4" w:line="248" w:lineRule="auto"/>
        <w:ind w:left="194" w:hanging="209"/>
      </w:pPr>
      <w:r>
        <w:rPr>
          <w:sz w:val="17"/>
        </w:rPr>
        <w:t xml:space="preserve">Rinke, K. and </w:t>
      </w:r>
      <w:proofErr w:type="spellStart"/>
      <w:r>
        <w:rPr>
          <w:sz w:val="17"/>
        </w:rPr>
        <w:t>Vijverberg</w:t>
      </w:r>
      <w:proofErr w:type="spellEnd"/>
      <w:r>
        <w:rPr>
          <w:sz w:val="17"/>
        </w:rPr>
        <w:t xml:space="preserve">, J. (2005). A model approach to evaluate the effect of temperature and food concentration on individual life-history and population dynamics of daphnia. </w:t>
      </w:r>
      <w:r>
        <w:rPr>
          <w:i/>
          <w:sz w:val="17"/>
        </w:rPr>
        <w:t>Ecological Modelling</w:t>
      </w:r>
      <w:r>
        <w:rPr>
          <w:sz w:val="17"/>
        </w:rPr>
        <w:t xml:space="preserve">, 186(3):326–344. </w:t>
      </w:r>
      <w:proofErr w:type="spellStart"/>
      <w:r>
        <w:rPr>
          <w:sz w:val="17"/>
        </w:rPr>
        <w:t>doi</w:t>
      </w:r>
      <w:proofErr w:type="spellEnd"/>
      <w:r>
        <w:rPr>
          <w:sz w:val="17"/>
        </w:rPr>
        <w:t xml:space="preserve">: </w:t>
      </w:r>
      <w:r>
        <w:rPr>
          <w:sz w:val="18"/>
        </w:rPr>
        <w:t>https://doi.org/10.1016/j. ecolmodel.2005.01.031</w:t>
      </w:r>
      <w:r>
        <w:rPr>
          <w:sz w:val="17"/>
        </w:rPr>
        <w:t>.</w:t>
      </w:r>
    </w:p>
    <w:p w14:paraId="7260944A" w14:textId="77777777" w:rsidR="007015D6" w:rsidRDefault="00350D12">
      <w:pPr>
        <w:spacing w:after="4" w:line="248" w:lineRule="auto"/>
        <w:ind w:left="194" w:hanging="209"/>
      </w:pPr>
      <w:r>
        <w:rPr>
          <w:sz w:val="17"/>
        </w:rPr>
        <w:t xml:space="preserve">Rosen, D. A., Williams, L., and Trites, A. W. (2000). Effect of ration size and meal frequency on assimilation and digestive efficiency in yearling stellar sea lions, </w:t>
      </w:r>
      <w:proofErr w:type="spellStart"/>
      <w:r>
        <w:rPr>
          <w:sz w:val="17"/>
        </w:rPr>
        <w:t>eumetopias</w:t>
      </w:r>
      <w:proofErr w:type="spellEnd"/>
      <w:r>
        <w:rPr>
          <w:sz w:val="17"/>
        </w:rPr>
        <w:t xml:space="preserve"> jubatus. </w:t>
      </w:r>
      <w:r>
        <w:rPr>
          <w:i/>
          <w:sz w:val="17"/>
        </w:rPr>
        <w:t>Aquatic Mammals</w:t>
      </w:r>
      <w:r>
        <w:rPr>
          <w:sz w:val="17"/>
        </w:rPr>
        <w:t>, 26(1):76–82.</w:t>
      </w:r>
    </w:p>
    <w:p w14:paraId="7E25BD43" w14:textId="77777777" w:rsidR="007015D6" w:rsidRDefault="00350D12">
      <w:pPr>
        <w:spacing w:after="4" w:line="239" w:lineRule="auto"/>
        <w:ind w:left="194" w:right="-15" w:hanging="209"/>
        <w:jc w:val="left"/>
      </w:pPr>
      <w:r>
        <w:rPr>
          <w:sz w:val="17"/>
        </w:rPr>
        <w:t xml:space="preserve">Sans, M. D., Crozier, S. J., Vogel, N. L., </w:t>
      </w:r>
      <w:proofErr w:type="spellStart"/>
      <w:r>
        <w:rPr>
          <w:sz w:val="17"/>
        </w:rPr>
        <w:t>D’Alecy</w:t>
      </w:r>
      <w:proofErr w:type="spellEnd"/>
      <w:r>
        <w:rPr>
          <w:sz w:val="17"/>
        </w:rPr>
        <w:t xml:space="preserve">, L. G., and Williams, J. A. (2021). Dietary protein and amino acid deficiency inhibit pancreatic digestive enzyme </w:t>
      </w:r>
      <w:proofErr w:type="spellStart"/>
      <w:r>
        <w:rPr>
          <w:sz w:val="17"/>
        </w:rPr>
        <w:t>mrna</w:t>
      </w:r>
      <w:proofErr w:type="spellEnd"/>
      <w:r>
        <w:rPr>
          <w:sz w:val="17"/>
        </w:rPr>
        <w:t xml:space="preserve"> translation by multiple mechanisms. </w:t>
      </w:r>
      <w:r>
        <w:rPr>
          <w:i/>
          <w:sz w:val="17"/>
        </w:rPr>
        <w:t>Cellular and Molecular Gastroenterology and Hepatology</w:t>
      </w:r>
      <w:r>
        <w:rPr>
          <w:sz w:val="17"/>
        </w:rPr>
        <w:t xml:space="preserve">, 11(1):99–115. </w:t>
      </w:r>
      <w:proofErr w:type="spellStart"/>
      <w:r>
        <w:rPr>
          <w:sz w:val="17"/>
        </w:rPr>
        <w:t>doi</w:t>
      </w:r>
      <w:proofErr w:type="spellEnd"/>
      <w:r>
        <w:rPr>
          <w:sz w:val="17"/>
        </w:rPr>
        <w:t xml:space="preserve">: </w:t>
      </w:r>
      <w:r>
        <w:rPr>
          <w:sz w:val="18"/>
        </w:rPr>
        <w:t>10.1016/j.jcmgh.2020.07.008</w:t>
      </w:r>
      <w:r>
        <w:rPr>
          <w:sz w:val="17"/>
        </w:rPr>
        <w:t>.</w:t>
      </w:r>
    </w:p>
    <w:p w14:paraId="08DAA037" w14:textId="77777777" w:rsidR="007015D6" w:rsidRDefault="00350D12">
      <w:pPr>
        <w:spacing w:after="4" w:line="248" w:lineRule="auto"/>
        <w:ind w:left="194" w:hanging="209"/>
      </w:pPr>
      <w:proofErr w:type="spellStart"/>
      <w:r>
        <w:rPr>
          <w:sz w:val="17"/>
        </w:rPr>
        <w:t>Schoo</w:t>
      </w:r>
      <w:proofErr w:type="spellEnd"/>
      <w:r>
        <w:rPr>
          <w:sz w:val="17"/>
        </w:rPr>
        <w:t xml:space="preserve">, K. L., Aberle, N., Malzahn, A. M., and Boersma, M. (2010). Does the nutrient stoichiometry of primary producers affect the secondary consumer </w:t>
      </w:r>
      <w:proofErr w:type="spellStart"/>
      <w:r>
        <w:rPr>
          <w:sz w:val="17"/>
        </w:rPr>
        <w:t>pleurobrachia</w:t>
      </w:r>
      <w:proofErr w:type="spellEnd"/>
      <w:r>
        <w:rPr>
          <w:sz w:val="17"/>
        </w:rPr>
        <w:t xml:space="preserve"> pileus? </w:t>
      </w:r>
      <w:r>
        <w:rPr>
          <w:i/>
          <w:sz w:val="17"/>
        </w:rPr>
        <w:t>Aquatic Ecology</w:t>
      </w:r>
      <w:r>
        <w:rPr>
          <w:sz w:val="17"/>
        </w:rPr>
        <w:t xml:space="preserve">, 44(1):233–242. </w:t>
      </w:r>
      <w:proofErr w:type="spellStart"/>
      <w:r>
        <w:rPr>
          <w:sz w:val="17"/>
        </w:rPr>
        <w:t>doi</w:t>
      </w:r>
      <w:proofErr w:type="spellEnd"/>
      <w:r>
        <w:rPr>
          <w:sz w:val="17"/>
        </w:rPr>
        <w:t xml:space="preserve">: </w:t>
      </w:r>
      <w:r>
        <w:rPr>
          <w:sz w:val="18"/>
        </w:rPr>
        <w:t>10.1007/s10452-009-9265-4</w:t>
      </w:r>
      <w:r>
        <w:rPr>
          <w:sz w:val="17"/>
        </w:rPr>
        <w:t>.</w:t>
      </w:r>
    </w:p>
    <w:p w14:paraId="46410E9C" w14:textId="77777777" w:rsidR="007015D6" w:rsidRDefault="00350D12">
      <w:pPr>
        <w:spacing w:after="4" w:line="248" w:lineRule="auto"/>
        <w:ind w:left="194" w:hanging="209"/>
      </w:pPr>
      <w:r>
        <w:rPr>
          <w:sz w:val="17"/>
        </w:rPr>
        <w:t xml:space="preserve">Sehested, J., </w:t>
      </w:r>
      <w:proofErr w:type="spellStart"/>
      <w:r>
        <w:rPr>
          <w:sz w:val="17"/>
        </w:rPr>
        <w:t>Diernaes</w:t>
      </w:r>
      <w:proofErr w:type="spellEnd"/>
      <w:r>
        <w:rPr>
          <w:sz w:val="17"/>
        </w:rPr>
        <w:t xml:space="preserve">, L., Moller, P., and Skadhauge, E. (1996). Transport of sodium across the isolated bovine rumen epithelium: interaction with short-chain fatty acids, chloride and bicarbonate. </w:t>
      </w:r>
      <w:r>
        <w:rPr>
          <w:i/>
          <w:sz w:val="17"/>
        </w:rPr>
        <w:t>Experimental Physiology</w:t>
      </w:r>
      <w:r>
        <w:rPr>
          <w:sz w:val="17"/>
        </w:rPr>
        <w:t xml:space="preserve">, 81(1):79–94. </w:t>
      </w:r>
      <w:proofErr w:type="spellStart"/>
      <w:r>
        <w:rPr>
          <w:sz w:val="17"/>
        </w:rPr>
        <w:t>doi</w:t>
      </w:r>
      <w:proofErr w:type="spellEnd"/>
      <w:r>
        <w:rPr>
          <w:sz w:val="17"/>
        </w:rPr>
        <w:t>:</w:t>
      </w:r>
    </w:p>
    <w:p w14:paraId="48DA4C17" w14:textId="77777777" w:rsidR="007015D6" w:rsidRDefault="00350D12">
      <w:pPr>
        <w:spacing w:after="0" w:line="259" w:lineRule="auto"/>
        <w:ind w:left="194"/>
        <w:jc w:val="left"/>
      </w:pPr>
      <w:r>
        <w:rPr>
          <w:sz w:val="18"/>
        </w:rPr>
        <w:t>https://doi.org/10.1113/expphysiol.1996.sp003920</w:t>
      </w:r>
      <w:r>
        <w:rPr>
          <w:sz w:val="17"/>
        </w:rPr>
        <w:t>.</w:t>
      </w:r>
    </w:p>
    <w:p w14:paraId="79A5EAE4" w14:textId="77777777" w:rsidR="007015D6" w:rsidRDefault="00350D12">
      <w:pPr>
        <w:spacing w:after="3" w:line="259" w:lineRule="auto"/>
        <w:ind w:left="-5"/>
        <w:jc w:val="left"/>
      </w:pPr>
      <w:r>
        <w:rPr>
          <w:sz w:val="17"/>
        </w:rPr>
        <w:t xml:space="preserve">Simpson, G. L. </w:t>
      </w:r>
      <w:r>
        <w:rPr>
          <w:i/>
          <w:sz w:val="17"/>
        </w:rPr>
        <w:t xml:space="preserve">gratia: Graceful </w:t>
      </w:r>
      <w:proofErr w:type="spellStart"/>
      <w:r>
        <w:rPr>
          <w:i/>
          <w:sz w:val="17"/>
        </w:rPr>
        <w:t>ggplot</w:t>
      </w:r>
      <w:proofErr w:type="spellEnd"/>
      <w:r>
        <w:rPr>
          <w:i/>
          <w:sz w:val="17"/>
        </w:rPr>
        <w:t xml:space="preserve">-Based Graphics and Other Functions for GAMs Fitted using </w:t>
      </w:r>
      <w:proofErr w:type="spellStart"/>
      <w:r>
        <w:rPr>
          <w:i/>
          <w:sz w:val="17"/>
        </w:rPr>
        <w:t>mgcv</w:t>
      </w:r>
      <w:proofErr w:type="spellEnd"/>
      <w:r>
        <w:rPr>
          <w:sz w:val="17"/>
        </w:rPr>
        <w:t xml:space="preserve">, (2024). URL </w:t>
      </w:r>
      <w:hyperlink r:id="rId31">
        <w:r>
          <w:rPr>
            <w:color w:val="0000FF"/>
            <w:sz w:val="18"/>
          </w:rPr>
          <w:t>https:</w:t>
        </w:r>
      </w:hyperlink>
    </w:p>
    <w:p w14:paraId="6D31132E" w14:textId="77777777" w:rsidR="007015D6" w:rsidRDefault="00350D12">
      <w:pPr>
        <w:spacing w:after="0" w:line="259" w:lineRule="auto"/>
        <w:ind w:left="194"/>
        <w:jc w:val="left"/>
      </w:pPr>
      <w:hyperlink r:id="rId32">
        <w:r>
          <w:rPr>
            <w:color w:val="0000FF"/>
            <w:sz w:val="18"/>
          </w:rPr>
          <w:t>//gavinsimpson.github.io/gratia/</w:t>
        </w:r>
      </w:hyperlink>
      <w:r>
        <w:rPr>
          <w:sz w:val="17"/>
        </w:rPr>
        <w:t>. R package version 0.9.2.</w:t>
      </w:r>
    </w:p>
    <w:p w14:paraId="0EB9AA59" w14:textId="77777777" w:rsidR="007015D6" w:rsidRDefault="00350D12">
      <w:pPr>
        <w:spacing w:after="4" w:line="248" w:lineRule="auto"/>
        <w:ind w:left="194" w:hanging="209"/>
      </w:pPr>
      <w:r>
        <w:rPr>
          <w:sz w:val="17"/>
        </w:rPr>
        <w:t xml:space="preserve">Simpson, S. J., </w:t>
      </w:r>
      <w:proofErr w:type="spellStart"/>
      <w:r>
        <w:rPr>
          <w:sz w:val="17"/>
        </w:rPr>
        <w:t>Raubenheimer</w:t>
      </w:r>
      <w:proofErr w:type="spellEnd"/>
      <w:r>
        <w:rPr>
          <w:sz w:val="17"/>
        </w:rPr>
        <w:t xml:space="preserve">, D., Behmer, S. T., Whitworth, A., and Wright, G. A. (2002). A comparison of nutritional regulation in </w:t>
      </w:r>
      <w:proofErr w:type="spellStart"/>
      <w:r>
        <w:rPr>
          <w:sz w:val="17"/>
        </w:rPr>
        <w:t>solitarious</w:t>
      </w:r>
      <w:proofErr w:type="spellEnd"/>
      <w:r>
        <w:rPr>
          <w:sz w:val="17"/>
        </w:rPr>
        <w:t xml:space="preserve">- and gregarious-phase nymphs of the desert locust Schistocerca </w:t>
      </w:r>
      <w:proofErr w:type="spellStart"/>
      <w:r>
        <w:rPr>
          <w:sz w:val="17"/>
        </w:rPr>
        <w:t>gregaria</w:t>
      </w:r>
      <w:proofErr w:type="spellEnd"/>
      <w:r>
        <w:rPr>
          <w:sz w:val="17"/>
        </w:rPr>
        <w:t xml:space="preserve">. </w:t>
      </w:r>
      <w:r>
        <w:rPr>
          <w:i/>
          <w:sz w:val="17"/>
        </w:rPr>
        <w:t>Journal of Experimental Biology</w:t>
      </w:r>
      <w:r>
        <w:rPr>
          <w:sz w:val="17"/>
        </w:rPr>
        <w:t xml:space="preserve">, 205 (1):121–129. </w:t>
      </w:r>
      <w:proofErr w:type="spellStart"/>
      <w:r>
        <w:rPr>
          <w:sz w:val="17"/>
        </w:rPr>
        <w:t>doi</w:t>
      </w:r>
      <w:proofErr w:type="spellEnd"/>
      <w:r>
        <w:rPr>
          <w:sz w:val="17"/>
        </w:rPr>
        <w:t xml:space="preserve">: </w:t>
      </w:r>
      <w:r>
        <w:rPr>
          <w:sz w:val="18"/>
        </w:rPr>
        <w:t>10.1242/jeb.205.1.121</w:t>
      </w:r>
      <w:r>
        <w:rPr>
          <w:sz w:val="17"/>
        </w:rPr>
        <w:t>.</w:t>
      </w:r>
    </w:p>
    <w:p w14:paraId="03C8DBB2" w14:textId="77777777" w:rsidR="007015D6" w:rsidRDefault="00350D12">
      <w:pPr>
        <w:spacing w:after="4" w:line="248" w:lineRule="auto"/>
        <w:ind w:left="194" w:hanging="209"/>
      </w:pPr>
      <w:r>
        <w:rPr>
          <w:sz w:val="17"/>
        </w:rPr>
        <w:t xml:space="preserve">Sitters, J., </w:t>
      </w:r>
      <w:proofErr w:type="spellStart"/>
      <w:r>
        <w:rPr>
          <w:sz w:val="17"/>
        </w:rPr>
        <w:t>Maechler</w:t>
      </w:r>
      <w:proofErr w:type="spellEnd"/>
      <w:r>
        <w:rPr>
          <w:sz w:val="17"/>
        </w:rPr>
        <w:t xml:space="preserve">, M.-J., Edwards, P. J., Suter, W., and Olde </w:t>
      </w:r>
      <w:proofErr w:type="spellStart"/>
      <w:r>
        <w:rPr>
          <w:sz w:val="17"/>
        </w:rPr>
        <w:t>Venterink</w:t>
      </w:r>
      <w:proofErr w:type="spellEnd"/>
      <w:r>
        <w:rPr>
          <w:sz w:val="17"/>
        </w:rPr>
        <w:t xml:space="preserve">, H. (2014). Interactions between </w:t>
      </w:r>
      <w:proofErr w:type="spellStart"/>
      <w:r>
        <w:rPr>
          <w:sz w:val="17"/>
        </w:rPr>
        <w:t>cnp</w:t>
      </w:r>
      <w:proofErr w:type="spellEnd"/>
      <w:r>
        <w:rPr>
          <w:sz w:val="17"/>
        </w:rPr>
        <w:t xml:space="preserve"> stoichiometry and soil macrofauna control dung decomposition of savanna herbivores. </w:t>
      </w:r>
      <w:r>
        <w:rPr>
          <w:i/>
          <w:sz w:val="17"/>
        </w:rPr>
        <w:t>Functional Ecology</w:t>
      </w:r>
      <w:r>
        <w:rPr>
          <w:sz w:val="17"/>
        </w:rPr>
        <w:t xml:space="preserve">, 28(3):776–786. </w:t>
      </w:r>
      <w:proofErr w:type="spellStart"/>
      <w:r>
        <w:rPr>
          <w:sz w:val="17"/>
        </w:rPr>
        <w:t>doi</w:t>
      </w:r>
      <w:proofErr w:type="spellEnd"/>
      <w:r>
        <w:rPr>
          <w:sz w:val="17"/>
        </w:rPr>
        <w:t xml:space="preserve">: </w:t>
      </w:r>
      <w:r>
        <w:rPr>
          <w:sz w:val="18"/>
        </w:rPr>
        <w:t>https: //doi.org/10.1111/1365-2435.12213</w:t>
      </w:r>
      <w:r>
        <w:rPr>
          <w:sz w:val="17"/>
        </w:rPr>
        <w:t>.</w:t>
      </w:r>
    </w:p>
    <w:p w14:paraId="4BA0FA74" w14:textId="77777777" w:rsidR="007015D6" w:rsidRDefault="00350D12">
      <w:pPr>
        <w:spacing w:after="4" w:line="248" w:lineRule="auto"/>
        <w:ind w:left="194" w:hanging="209"/>
      </w:pPr>
      <w:r>
        <w:rPr>
          <w:sz w:val="17"/>
        </w:rPr>
        <w:t xml:space="preserve">Speakman, J. R. and Mitchell, S. E. (2011). Caloric restriction. </w:t>
      </w:r>
      <w:r>
        <w:rPr>
          <w:i/>
          <w:sz w:val="17"/>
        </w:rPr>
        <w:t>Molecular Aspects of Medicine</w:t>
      </w:r>
      <w:r>
        <w:rPr>
          <w:sz w:val="17"/>
        </w:rPr>
        <w:t xml:space="preserve">, 32(3):159–221. </w:t>
      </w:r>
      <w:proofErr w:type="spellStart"/>
      <w:r>
        <w:rPr>
          <w:sz w:val="17"/>
        </w:rPr>
        <w:t>doi</w:t>
      </w:r>
      <w:proofErr w:type="spellEnd"/>
      <w:r>
        <w:rPr>
          <w:sz w:val="17"/>
        </w:rPr>
        <w:t xml:space="preserve">: </w:t>
      </w:r>
      <w:r>
        <w:rPr>
          <w:sz w:val="18"/>
        </w:rPr>
        <w:t>https: //doi.org/10.1016/j.mam.2011.07.001</w:t>
      </w:r>
      <w:r>
        <w:rPr>
          <w:sz w:val="17"/>
        </w:rPr>
        <w:t>. Caloric Restriction.</w:t>
      </w:r>
    </w:p>
    <w:p w14:paraId="79B51638" w14:textId="77777777" w:rsidR="007015D6" w:rsidRDefault="00350D12">
      <w:pPr>
        <w:spacing w:after="3" w:line="259" w:lineRule="auto"/>
        <w:ind w:left="-5"/>
        <w:jc w:val="left"/>
      </w:pPr>
      <w:r>
        <w:rPr>
          <w:sz w:val="17"/>
        </w:rPr>
        <w:t xml:space="preserve">Sterner, R. W. and Elser, J. J. </w:t>
      </w:r>
      <w:r>
        <w:rPr>
          <w:i/>
          <w:sz w:val="17"/>
        </w:rPr>
        <w:t>Ecological Stoichiometry: The Biology of Elements from Molecules to the Biosphere</w:t>
      </w:r>
      <w:r>
        <w:rPr>
          <w:sz w:val="17"/>
        </w:rPr>
        <w:t>. Princeton</w:t>
      </w:r>
    </w:p>
    <w:p w14:paraId="332259A1" w14:textId="77777777" w:rsidR="007015D6" w:rsidRDefault="00350D12">
      <w:pPr>
        <w:spacing w:after="0" w:line="259" w:lineRule="auto"/>
        <w:ind w:left="194"/>
        <w:jc w:val="left"/>
      </w:pPr>
      <w:r>
        <w:rPr>
          <w:sz w:val="17"/>
        </w:rPr>
        <w:t xml:space="preserve">University Press, (2002). URL </w:t>
      </w:r>
      <w:hyperlink r:id="rId33">
        <w:r>
          <w:rPr>
            <w:color w:val="0000FF"/>
            <w:sz w:val="18"/>
          </w:rPr>
          <w:t>http://www.jstor.org/stable/j.ctt1jktrp3</w:t>
        </w:r>
      </w:hyperlink>
      <w:hyperlink r:id="rId34">
        <w:r>
          <w:rPr>
            <w:sz w:val="17"/>
          </w:rPr>
          <w:t>.</w:t>
        </w:r>
      </w:hyperlink>
    </w:p>
    <w:p w14:paraId="47D555EC" w14:textId="77777777" w:rsidR="007015D6" w:rsidRDefault="00350D12">
      <w:pPr>
        <w:spacing w:after="4" w:line="248" w:lineRule="auto"/>
        <w:ind w:left="194" w:hanging="209"/>
      </w:pPr>
      <w:r w:rsidRPr="00F15402">
        <w:rPr>
          <w:sz w:val="17"/>
          <w:lang w:val="de-CH"/>
          <w:rPrChange w:id="284" w:author="Samuel Charberet" w:date="2024-10-14T19:07:00Z" w16du:dateUtc="2024-10-14T17:07:00Z">
            <w:rPr>
              <w:sz w:val="17"/>
            </w:rPr>
          </w:rPrChange>
        </w:rPr>
        <w:t xml:space="preserve">Sterner, R. W. and Hessen, D. O. (1994). </w:t>
      </w:r>
      <w:r>
        <w:rPr>
          <w:sz w:val="17"/>
        </w:rPr>
        <w:t xml:space="preserve">Algal nutrient limitation and the nutrition of aquatic herbivores. </w:t>
      </w:r>
      <w:r>
        <w:rPr>
          <w:i/>
          <w:sz w:val="17"/>
        </w:rPr>
        <w:t>Annual Review of Ecology and Systematics</w:t>
      </w:r>
      <w:r>
        <w:rPr>
          <w:sz w:val="17"/>
        </w:rPr>
        <w:t xml:space="preserve">, 25(1):1–29. </w:t>
      </w:r>
      <w:proofErr w:type="spellStart"/>
      <w:r>
        <w:rPr>
          <w:sz w:val="17"/>
        </w:rPr>
        <w:t>doi</w:t>
      </w:r>
      <w:proofErr w:type="spellEnd"/>
      <w:r>
        <w:rPr>
          <w:sz w:val="17"/>
        </w:rPr>
        <w:t xml:space="preserve">: </w:t>
      </w:r>
      <w:r>
        <w:rPr>
          <w:sz w:val="18"/>
        </w:rPr>
        <w:t>10.1146/annurev.es.25.110194.000245</w:t>
      </w:r>
      <w:r>
        <w:rPr>
          <w:sz w:val="17"/>
        </w:rPr>
        <w:t>.</w:t>
      </w:r>
    </w:p>
    <w:p w14:paraId="5E4E0FCE" w14:textId="77777777" w:rsidR="007015D6" w:rsidRDefault="00350D12">
      <w:pPr>
        <w:spacing w:after="4" w:line="248" w:lineRule="auto"/>
        <w:ind w:left="-15" w:firstLine="0"/>
      </w:pPr>
      <w:r>
        <w:rPr>
          <w:sz w:val="17"/>
        </w:rPr>
        <w:t xml:space="preserve">Sterner, R. W., Elser, J. J., and VITOUSEK, P. </w:t>
      </w:r>
      <w:r>
        <w:rPr>
          <w:i/>
          <w:sz w:val="17"/>
        </w:rPr>
        <w:t>Imbalanced Resources and Animal Growth</w:t>
      </w:r>
      <w:r>
        <w:rPr>
          <w:sz w:val="17"/>
        </w:rPr>
        <w:t>, pages 179–230. Princeton University</w:t>
      </w:r>
    </w:p>
    <w:p w14:paraId="73C14034" w14:textId="77777777" w:rsidR="007015D6" w:rsidRDefault="00350D12">
      <w:pPr>
        <w:spacing w:after="0" w:line="259" w:lineRule="auto"/>
        <w:ind w:left="194"/>
        <w:jc w:val="left"/>
      </w:pPr>
      <w:r>
        <w:rPr>
          <w:sz w:val="17"/>
        </w:rPr>
        <w:t xml:space="preserve">Press, (2002). URL </w:t>
      </w:r>
      <w:hyperlink r:id="rId35">
        <w:r>
          <w:rPr>
            <w:color w:val="0000FF"/>
            <w:sz w:val="18"/>
          </w:rPr>
          <w:t>http://www.jstor.org/stable/j.ctt1jktrp3.11</w:t>
        </w:r>
      </w:hyperlink>
      <w:hyperlink r:id="rId36">
        <w:r>
          <w:rPr>
            <w:sz w:val="17"/>
          </w:rPr>
          <w:t>.</w:t>
        </w:r>
      </w:hyperlink>
    </w:p>
    <w:p w14:paraId="57C8FA15" w14:textId="77777777" w:rsidR="007015D6" w:rsidRDefault="00350D12">
      <w:pPr>
        <w:spacing w:after="4" w:line="248" w:lineRule="auto"/>
        <w:ind w:left="194" w:hanging="209"/>
      </w:pPr>
      <w:proofErr w:type="spellStart"/>
      <w:r>
        <w:rPr>
          <w:sz w:val="17"/>
        </w:rPr>
        <w:t>Straile</w:t>
      </w:r>
      <w:proofErr w:type="spellEnd"/>
      <w:r>
        <w:rPr>
          <w:sz w:val="17"/>
        </w:rPr>
        <w:t xml:space="preserve">, D. (1997). Gross growth efficiencies of protozoan and metazoan zooplankton and their dependence on food concentration, predator-prey weight ratio, and taxonomic group. </w:t>
      </w:r>
      <w:r>
        <w:rPr>
          <w:i/>
          <w:sz w:val="17"/>
        </w:rPr>
        <w:t>Limnology and Oceanography</w:t>
      </w:r>
      <w:r>
        <w:rPr>
          <w:sz w:val="17"/>
        </w:rPr>
        <w:t xml:space="preserve">, 42(6):1375–1385. </w:t>
      </w:r>
      <w:proofErr w:type="spellStart"/>
      <w:r>
        <w:rPr>
          <w:sz w:val="17"/>
        </w:rPr>
        <w:t>doi</w:t>
      </w:r>
      <w:proofErr w:type="spellEnd"/>
      <w:r>
        <w:rPr>
          <w:sz w:val="17"/>
        </w:rPr>
        <w:t xml:space="preserve">: </w:t>
      </w:r>
      <w:r>
        <w:rPr>
          <w:sz w:val="18"/>
        </w:rPr>
        <w:t>https://doi.org/10. 4319/lo.1997.42.6.1375</w:t>
      </w:r>
      <w:r>
        <w:rPr>
          <w:sz w:val="17"/>
        </w:rPr>
        <w:t>.</w:t>
      </w:r>
    </w:p>
    <w:p w14:paraId="542EE6BF" w14:textId="77777777" w:rsidR="007015D6" w:rsidRDefault="00350D12">
      <w:pPr>
        <w:spacing w:after="4" w:line="248" w:lineRule="auto"/>
        <w:ind w:left="194" w:hanging="209"/>
      </w:pPr>
      <w:r>
        <w:rPr>
          <w:sz w:val="17"/>
        </w:rPr>
        <w:t xml:space="preserve">Suzuki-Ohno, Y., Kawata, M., and Urabe, J. (2012). Optimal feeding under stoichiometric constraints: A model of compensatory feeding with functional response. </w:t>
      </w:r>
      <w:r>
        <w:rPr>
          <w:i/>
          <w:sz w:val="17"/>
        </w:rPr>
        <w:t>Oikos</w:t>
      </w:r>
      <w:r>
        <w:rPr>
          <w:sz w:val="17"/>
        </w:rPr>
        <w:t xml:space="preserve">, 121(4):569–578. </w:t>
      </w:r>
      <w:proofErr w:type="spellStart"/>
      <w:r>
        <w:rPr>
          <w:sz w:val="17"/>
        </w:rPr>
        <w:t>doi</w:t>
      </w:r>
      <w:proofErr w:type="spellEnd"/>
      <w:r>
        <w:rPr>
          <w:sz w:val="17"/>
        </w:rPr>
        <w:t xml:space="preserve">: </w:t>
      </w:r>
      <w:r>
        <w:rPr>
          <w:sz w:val="18"/>
        </w:rPr>
        <w:t>10.1111/j.1600-0706.2011.</w:t>
      </w:r>
      <w:proofErr w:type="gramStart"/>
      <w:r>
        <w:rPr>
          <w:sz w:val="18"/>
        </w:rPr>
        <w:t>19320.x</w:t>
      </w:r>
      <w:r>
        <w:rPr>
          <w:sz w:val="17"/>
        </w:rPr>
        <w:t>.</w:t>
      </w:r>
      <w:proofErr w:type="gramEnd"/>
    </w:p>
    <w:p w14:paraId="2657158A" w14:textId="77777777" w:rsidR="007015D6" w:rsidRDefault="00350D12">
      <w:pPr>
        <w:spacing w:after="4" w:line="248" w:lineRule="auto"/>
        <w:ind w:left="194" w:hanging="209"/>
      </w:pPr>
      <w:r>
        <w:rPr>
          <w:sz w:val="17"/>
        </w:rPr>
        <w:t xml:space="preserve">Thor, P. and Wendt, I. (2010). Functional response of carbon absorption efficiency in the pelagic calanoid copepod </w:t>
      </w:r>
      <w:proofErr w:type="spellStart"/>
      <w:r>
        <w:rPr>
          <w:sz w:val="17"/>
        </w:rPr>
        <w:t>acartia</w:t>
      </w:r>
      <w:proofErr w:type="spellEnd"/>
      <w:r>
        <w:rPr>
          <w:sz w:val="17"/>
        </w:rPr>
        <w:t xml:space="preserve"> </w:t>
      </w:r>
      <w:proofErr w:type="spellStart"/>
      <w:r>
        <w:rPr>
          <w:sz w:val="17"/>
        </w:rPr>
        <w:t>tonsa</w:t>
      </w:r>
      <w:proofErr w:type="spellEnd"/>
      <w:r>
        <w:rPr>
          <w:sz w:val="17"/>
        </w:rPr>
        <w:t xml:space="preserve">. </w:t>
      </w:r>
      <w:r>
        <w:rPr>
          <w:i/>
          <w:sz w:val="17"/>
        </w:rPr>
        <w:t>Limnology and Oceanography</w:t>
      </w:r>
      <w:r>
        <w:rPr>
          <w:sz w:val="17"/>
        </w:rPr>
        <w:t xml:space="preserve">, 55(4):1779–1789. </w:t>
      </w:r>
      <w:proofErr w:type="spellStart"/>
      <w:r>
        <w:rPr>
          <w:sz w:val="17"/>
        </w:rPr>
        <w:t>doi</w:t>
      </w:r>
      <w:proofErr w:type="spellEnd"/>
      <w:r>
        <w:rPr>
          <w:sz w:val="17"/>
        </w:rPr>
        <w:t xml:space="preserve">: </w:t>
      </w:r>
      <w:r>
        <w:rPr>
          <w:sz w:val="18"/>
        </w:rPr>
        <w:t>https://doi.org/10.4319/lo.2010.55.4.1779</w:t>
      </w:r>
      <w:r>
        <w:rPr>
          <w:sz w:val="17"/>
        </w:rPr>
        <w:t>.</w:t>
      </w:r>
    </w:p>
    <w:p w14:paraId="75E2150A" w14:textId="77777777" w:rsidR="007015D6" w:rsidRDefault="00350D12">
      <w:pPr>
        <w:spacing w:after="4" w:line="248" w:lineRule="auto"/>
        <w:ind w:left="194" w:hanging="209"/>
      </w:pPr>
      <w:r>
        <w:rPr>
          <w:sz w:val="17"/>
        </w:rPr>
        <w:t xml:space="preserve">Urabe, J. (1991). Effect of food concentration on the carbon balance of </w:t>
      </w:r>
      <w:proofErr w:type="spellStart"/>
      <w:r>
        <w:rPr>
          <w:sz w:val="17"/>
        </w:rPr>
        <w:t>bosmina</w:t>
      </w:r>
      <w:proofErr w:type="spellEnd"/>
      <w:r>
        <w:rPr>
          <w:sz w:val="17"/>
        </w:rPr>
        <w:t xml:space="preserve"> longirostris (crustacea: Cladocera). </w:t>
      </w:r>
      <w:r>
        <w:rPr>
          <w:i/>
          <w:sz w:val="17"/>
        </w:rPr>
        <w:t>Freshwater Biology</w:t>
      </w:r>
      <w:r>
        <w:rPr>
          <w:sz w:val="17"/>
        </w:rPr>
        <w:t xml:space="preserve">, 26(1):57–68. </w:t>
      </w:r>
      <w:proofErr w:type="spellStart"/>
      <w:r>
        <w:rPr>
          <w:sz w:val="17"/>
        </w:rPr>
        <w:t>doi</w:t>
      </w:r>
      <w:proofErr w:type="spellEnd"/>
      <w:r>
        <w:rPr>
          <w:sz w:val="17"/>
        </w:rPr>
        <w:t xml:space="preserve">: </w:t>
      </w:r>
      <w:r>
        <w:rPr>
          <w:sz w:val="18"/>
        </w:rPr>
        <w:t>https://doi.org/10.1111/j.1365-2427.1991.tb00508.x</w:t>
      </w:r>
      <w:r>
        <w:rPr>
          <w:sz w:val="17"/>
        </w:rPr>
        <w:t>.</w:t>
      </w:r>
    </w:p>
    <w:p w14:paraId="7D4E0C87" w14:textId="77777777" w:rsidR="007015D6" w:rsidRDefault="00350D12">
      <w:pPr>
        <w:spacing w:after="4" w:line="248" w:lineRule="auto"/>
        <w:ind w:left="-15" w:firstLine="0"/>
      </w:pPr>
      <w:r>
        <w:rPr>
          <w:sz w:val="17"/>
        </w:rPr>
        <w:t xml:space="preserve">Urabe, J. and Watanabe, Y. (1991). Effect of food concentration on the assimilation and production efficiencies of daphnia </w:t>
      </w:r>
      <w:proofErr w:type="spellStart"/>
      <w:r>
        <w:rPr>
          <w:sz w:val="17"/>
        </w:rPr>
        <w:t>galeata</w:t>
      </w:r>
      <w:proofErr w:type="spellEnd"/>
    </w:p>
    <w:p w14:paraId="36438676" w14:textId="77777777" w:rsidR="007015D6" w:rsidRDefault="00350D12">
      <w:pPr>
        <w:spacing w:after="4" w:line="248" w:lineRule="auto"/>
        <w:ind w:left="199" w:firstLine="0"/>
      </w:pPr>
      <w:proofErr w:type="spellStart"/>
      <w:r>
        <w:rPr>
          <w:sz w:val="17"/>
        </w:rPr>
        <w:t>g.o.</w:t>
      </w:r>
      <w:proofErr w:type="spellEnd"/>
      <w:r>
        <w:rPr>
          <w:sz w:val="17"/>
        </w:rPr>
        <w:t xml:space="preserve"> </w:t>
      </w:r>
      <w:proofErr w:type="spellStart"/>
      <w:r>
        <w:rPr>
          <w:sz w:val="17"/>
        </w:rPr>
        <w:t>sars</w:t>
      </w:r>
      <w:proofErr w:type="spellEnd"/>
      <w:r>
        <w:rPr>
          <w:sz w:val="17"/>
        </w:rPr>
        <w:t xml:space="preserve"> (crustacea: Cladocera). </w:t>
      </w:r>
      <w:r>
        <w:rPr>
          <w:i/>
          <w:sz w:val="17"/>
        </w:rPr>
        <w:t>Functional Ecology</w:t>
      </w:r>
      <w:r>
        <w:rPr>
          <w:sz w:val="17"/>
        </w:rPr>
        <w:t>, 5(5):635–641.</w:t>
      </w:r>
    </w:p>
    <w:p w14:paraId="578A3A9A" w14:textId="77777777" w:rsidR="007015D6" w:rsidRDefault="00350D12">
      <w:pPr>
        <w:spacing w:after="4" w:line="248" w:lineRule="auto"/>
        <w:ind w:left="194" w:hanging="209"/>
      </w:pPr>
      <w:r>
        <w:rPr>
          <w:sz w:val="17"/>
        </w:rPr>
        <w:t xml:space="preserve">Vanni, M. J. and McIntyre, P. B. (2016). Predicting nutrient excretion of aquatic animals with metabolic ecology and ecological stoichiometry: A global synthesis. </w:t>
      </w:r>
      <w:r>
        <w:rPr>
          <w:i/>
          <w:sz w:val="17"/>
        </w:rPr>
        <w:t>Ecology</w:t>
      </w:r>
      <w:r>
        <w:rPr>
          <w:sz w:val="17"/>
        </w:rPr>
        <w:t xml:space="preserve">, 97(12):3460–3471. </w:t>
      </w:r>
      <w:proofErr w:type="spellStart"/>
      <w:r>
        <w:rPr>
          <w:sz w:val="17"/>
        </w:rPr>
        <w:t>doi</w:t>
      </w:r>
      <w:proofErr w:type="spellEnd"/>
      <w:r>
        <w:rPr>
          <w:sz w:val="17"/>
        </w:rPr>
        <w:t xml:space="preserve">: </w:t>
      </w:r>
      <w:r>
        <w:rPr>
          <w:sz w:val="18"/>
        </w:rPr>
        <w:t>10.1002/ecy.1582</w:t>
      </w:r>
      <w:r>
        <w:rPr>
          <w:sz w:val="17"/>
        </w:rPr>
        <w:t>.</w:t>
      </w:r>
    </w:p>
    <w:p w14:paraId="6CF708B3" w14:textId="77777777" w:rsidR="007015D6" w:rsidRDefault="00350D12">
      <w:pPr>
        <w:spacing w:after="4" w:line="248" w:lineRule="auto"/>
        <w:ind w:left="194" w:hanging="209"/>
      </w:pPr>
      <w:r>
        <w:rPr>
          <w:sz w:val="17"/>
        </w:rPr>
        <w:t xml:space="preserve">Wang, G. and Post, W. M. (2012). A theoretical reassessment of microbial maintenance and implications for microbial ecology </w:t>
      </w:r>
      <w:proofErr w:type="spellStart"/>
      <w:r>
        <w:rPr>
          <w:sz w:val="17"/>
        </w:rPr>
        <w:t>modeling</w:t>
      </w:r>
      <w:proofErr w:type="spellEnd"/>
      <w:r>
        <w:rPr>
          <w:sz w:val="17"/>
        </w:rPr>
        <w:t xml:space="preserve">. </w:t>
      </w:r>
      <w:r>
        <w:rPr>
          <w:i/>
          <w:sz w:val="17"/>
        </w:rPr>
        <w:t>FEMS Microbiology Ecology</w:t>
      </w:r>
      <w:r>
        <w:rPr>
          <w:sz w:val="17"/>
        </w:rPr>
        <w:t xml:space="preserve">, 81(3):610–617. </w:t>
      </w:r>
      <w:proofErr w:type="spellStart"/>
      <w:r>
        <w:rPr>
          <w:sz w:val="17"/>
        </w:rPr>
        <w:t>doi</w:t>
      </w:r>
      <w:proofErr w:type="spellEnd"/>
      <w:r>
        <w:rPr>
          <w:sz w:val="17"/>
        </w:rPr>
        <w:t xml:space="preserve">: </w:t>
      </w:r>
      <w:r>
        <w:rPr>
          <w:sz w:val="18"/>
        </w:rPr>
        <w:t>https://doi.org/10.1111/j.1574-6941.2012.01389.x</w:t>
      </w:r>
      <w:r>
        <w:rPr>
          <w:sz w:val="17"/>
        </w:rPr>
        <w:t>.</w:t>
      </w:r>
    </w:p>
    <w:p w14:paraId="5C15A44D" w14:textId="77777777" w:rsidR="007015D6" w:rsidRDefault="00350D12">
      <w:pPr>
        <w:spacing w:after="4" w:line="248" w:lineRule="auto"/>
        <w:ind w:left="194" w:hanging="209"/>
      </w:pPr>
      <w:r>
        <w:rPr>
          <w:sz w:val="17"/>
        </w:rPr>
        <w:t xml:space="preserve">Wang, H., Lu, Z., and Raghavan, A. (2018). Weak dynamical threshold for the “strict homeostasis” assumption in ecological stoichiometry. </w:t>
      </w:r>
      <w:r>
        <w:rPr>
          <w:i/>
          <w:sz w:val="17"/>
        </w:rPr>
        <w:t>Ecological Modelling</w:t>
      </w:r>
      <w:r>
        <w:rPr>
          <w:sz w:val="17"/>
        </w:rPr>
        <w:t xml:space="preserve">, 384(April):233–240. </w:t>
      </w:r>
      <w:proofErr w:type="spellStart"/>
      <w:r>
        <w:rPr>
          <w:sz w:val="17"/>
        </w:rPr>
        <w:t>doi</w:t>
      </w:r>
      <w:proofErr w:type="spellEnd"/>
      <w:r>
        <w:rPr>
          <w:sz w:val="17"/>
        </w:rPr>
        <w:t xml:space="preserve">: </w:t>
      </w:r>
      <w:r>
        <w:rPr>
          <w:sz w:val="18"/>
        </w:rPr>
        <w:t>10.1016/j.ecolmodel.2018.06.027</w:t>
      </w:r>
      <w:r>
        <w:rPr>
          <w:sz w:val="17"/>
        </w:rPr>
        <w:t>.</w:t>
      </w:r>
    </w:p>
    <w:p w14:paraId="454CFFC1" w14:textId="77777777" w:rsidR="007015D6" w:rsidRDefault="00350D12">
      <w:pPr>
        <w:spacing w:after="4" w:line="248" w:lineRule="auto"/>
        <w:ind w:left="194" w:hanging="209"/>
      </w:pPr>
      <w:r>
        <w:rPr>
          <w:sz w:val="17"/>
        </w:rPr>
        <w:t xml:space="preserve">Wang, N., Hayward, R. S., and Noltie, D. B. (1998). Variation in food consumption, growth, and growth efficiency among juvenile hybrid sunfish held individually. </w:t>
      </w:r>
      <w:r>
        <w:rPr>
          <w:i/>
          <w:sz w:val="17"/>
        </w:rPr>
        <w:t>Aquaculture</w:t>
      </w:r>
      <w:r>
        <w:rPr>
          <w:sz w:val="17"/>
        </w:rPr>
        <w:t xml:space="preserve">, 167(1):43–52. </w:t>
      </w:r>
      <w:proofErr w:type="spellStart"/>
      <w:r>
        <w:rPr>
          <w:sz w:val="17"/>
        </w:rPr>
        <w:t>doi</w:t>
      </w:r>
      <w:proofErr w:type="spellEnd"/>
      <w:r>
        <w:rPr>
          <w:sz w:val="17"/>
        </w:rPr>
        <w:t xml:space="preserve">: </w:t>
      </w:r>
      <w:r>
        <w:rPr>
          <w:sz w:val="18"/>
        </w:rPr>
        <w:t>https://doi.org/10.1016/S0044-8486(98)00299-3</w:t>
      </w:r>
      <w:r>
        <w:rPr>
          <w:sz w:val="17"/>
        </w:rPr>
        <w:t>.</w:t>
      </w:r>
    </w:p>
    <w:p w14:paraId="35FC6A87" w14:textId="77777777" w:rsidR="007015D6" w:rsidRDefault="00350D12">
      <w:pPr>
        <w:spacing w:after="4" w:line="248" w:lineRule="auto"/>
        <w:ind w:left="194" w:hanging="209"/>
      </w:pPr>
      <w:r w:rsidRPr="0063187A">
        <w:rPr>
          <w:sz w:val="17"/>
          <w:lang w:val="de-CH"/>
        </w:rPr>
        <w:lastRenderedPageBreak/>
        <w:t xml:space="preserve">Wei, H., Liang, Y., Luo, Q., </w:t>
      </w:r>
      <w:proofErr w:type="spellStart"/>
      <w:r w:rsidRPr="0063187A">
        <w:rPr>
          <w:sz w:val="17"/>
          <w:lang w:val="de-CH"/>
        </w:rPr>
        <w:t>Gu</w:t>
      </w:r>
      <w:proofErr w:type="spellEnd"/>
      <w:r w:rsidRPr="0063187A">
        <w:rPr>
          <w:sz w:val="17"/>
          <w:lang w:val="de-CH"/>
        </w:rPr>
        <w:t xml:space="preserve">, D., Mu, X., and Hu, Y. (2022). </w:t>
      </w:r>
      <w:r>
        <w:rPr>
          <w:sz w:val="17"/>
        </w:rPr>
        <w:t xml:space="preserve">Environmental-related variation of stoichiometric traits in body and organs of non-native sailfin catfishes </w:t>
      </w:r>
      <w:proofErr w:type="spellStart"/>
      <w:r>
        <w:rPr>
          <w:sz w:val="17"/>
        </w:rPr>
        <w:t>pterygoplichthys</w:t>
      </w:r>
      <w:proofErr w:type="spellEnd"/>
      <w:r>
        <w:rPr>
          <w:sz w:val="17"/>
        </w:rPr>
        <w:t xml:space="preserve"> spp. </w:t>
      </w:r>
      <w:r>
        <w:rPr>
          <w:i/>
          <w:sz w:val="17"/>
        </w:rPr>
        <w:t>Ecology and Evolution</w:t>
      </w:r>
      <w:r>
        <w:rPr>
          <w:sz w:val="17"/>
        </w:rPr>
        <w:t>, 12(11</w:t>
      </w:r>
      <w:proofErr w:type="gramStart"/>
      <w:r>
        <w:rPr>
          <w:sz w:val="17"/>
        </w:rPr>
        <w:t>):e</w:t>
      </w:r>
      <w:proofErr w:type="gramEnd"/>
      <w:r>
        <w:rPr>
          <w:sz w:val="17"/>
        </w:rPr>
        <w:t xml:space="preserve">9483. </w:t>
      </w:r>
      <w:proofErr w:type="spellStart"/>
      <w:r>
        <w:rPr>
          <w:sz w:val="17"/>
        </w:rPr>
        <w:t>doi</w:t>
      </w:r>
      <w:proofErr w:type="spellEnd"/>
      <w:r>
        <w:rPr>
          <w:sz w:val="17"/>
        </w:rPr>
        <w:t xml:space="preserve">: </w:t>
      </w:r>
      <w:r>
        <w:rPr>
          <w:sz w:val="18"/>
        </w:rPr>
        <w:t>https://doi.org/10. 1002/ece3.9483</w:t>
      </w:r>
      <w:r>
        <w:rPr>
          <w:sz w:val="17"/>
        </w:rPr>
        <w:t>. e9483 ECE-2022-06-00886.R3.</w:t>
      </w:r>
    </w:p>
    <w:p w14:paraId="2F8F8799" w14:textId="77777777" w:rsidR="007015D6" w:rsidRDefault="00350D12">
      <w:pPr>
        <w:spacing w:after="4" w:line="248" w:lineRule="auto"/>
        <w:ind w:left="194" w:hanging="209"/>
      </w:pPr>
      <w:proofErr w:type="spellStart"/>
      <w:r>
        <w:rPr>
          <w:sz w:val="17"/>
        </w:rPr>
        <w:t>Wellard</w:t>
      </w:r>
      <w:proofErr w:type="spellEnd"/>
      <w:r>
        <w:rPr>
          <w:sz w:val="17"/>
        </w:rPr>
        <w:t xml:space="preserve">, G. and Hume, I. (1981). Digestion and digesta passage in the brushtail possum, </w:t>
      </w:r>
      <w:proofErr w:type="spellStart"/>
      <w:r>
        <w:rPr>
          <w:sz w:val="17"/>
        </w:rPr>
        <w:t>trichosurus</w:t>
      </w:r>
      <w:proofErr w:type="spellEnd"/>
      <w:r>
        <w:rPr>
          <w:sz w:val="17"/>
        </w:rPr>
        <w:t xml:space="preserve"> </w:t>
      </w:r>
      <w:proofErr w:type="spellStart"/>
      <w:r>
        <w:rPr>
          <w:sz w:val="17"/>
        </w:rPr>
        <w:t>vulpecula</w:t>
      </w:r>
      <w:proofErr w:type="spellEnd"/>
      <w:r>
        <w:rPr>
          <w:sz w:val="17"/>
        </w:rPr>
        <w:t xml:space="preserve"> (</w:t>
      </w:r>
      <w:proofErr w:type="spellStart"/>
      <w:r>
        <w:rPr>
          <w:sz w:val="17"/>
        </w:rPr>
        <w:t>kerr</w:t>
      </w:r>
      <w:proofErr w:type="spellEnd"/>
      <w:r>
        <w:rPr>
          <w:sz w:val="17"/>
        </w:rPr>
        <w:t xml:space="preserve">). </w:t>
      </w:r>
      <w:r>
        <w:rPr>
          <w:i/>
          <w:sz w:val="17"/>
        </w:rPr>
        <w:t>Australian Journal of Zoology</w:t>
      </w:r>
      <w:r>
        <w:rPr>
          <w:sz w:val="17"/>
        </w:rPr>
        <w:t xml:space="preserve">, 29(2):157–166. </w:t>
      </w:r>
      <w:proofErr w:type="spellStart"/>
      <w:r>
        <w:rPr>
          <w:sz w:val="17"/>
        </w:rPr>
        <w:t>doi</w:t>
      </w:r>
      <w:proofErr w:type="spellEnd"/>
      <w:r>
        <w:rPr>
          <w:sz w:val="17"/>
        </w:rPr>
        <w:t xml:space="preserve">: </w:t>
      </w:r>
      <w:r>
        <w:rPr>
          <w:sz w:val="18"/>
        </w:rPr>
        <w:t>10.1071/ZO9810157</w:t>
      </w:r>
      <w:r>
        <w:rPr>
          <w:sz w:val="17"/>
        </w:rPr>
        <w:t>.</w:t>
      </w:r>
    </w:p>
    <w:p w14:paraId="3051C828" w14:textId="77777777" w:rsidR="007015D6" w:rsidRDefault="00350D12">
      <w:pPr>
        <w:spacing w:after="3" w:line="259" w:lineRule="auto"/>
        <w:ind w:left="-5"/>
        <w:jc w:val="left"/>
      </w:pPr>
      <w:r>
        <w:rPr>
          <w:sz w:val="17"/>
        </w:rPr>
        <w:t xml:space="preserve">Wood, S. </w:t>
      </w:r>
      <w:r>
        <w:rPr>
          <w:i/>
          <w:sz w:val="17"/>
        </w:rPr>
        <w:t>Generalized Additive Models: An Introduction with R</w:t>
      </w:r>
      <w:r>
        <w:rPr>
          <w:sz w:val="17"/>
        </w:rPr>
        <w:t xml:space="preserve">. Chapman and Hall/CRC, 2 </w:t>
      </w:r>
      <w:proofErr w:type="gramStart"/>
      <w:r>
        <w:rPr>
          <w:sz w:val="17"/>
        </w:rPr>
        <w:t>edition</w:t>
      </w:r>
      <w:proofErr w:type="gramEnd"/>
      <w:r>
        <w:rPr>
          <w:sz w:val="17"/>
        </w:rPr>
        <w:t>, (2017).</w:t>
      </w:r>
    </w:p>
    <w:p w14:paraId="4C787CA0" w14:textId="77777777" w:rsidR="007015D6" w:rsidRDefault="00350D12">
      <w:pPr>
        <w:spacing w:after="3" w:line="259" w:lineRule="auto"/>
        <w:ind w:left="-5"/>
        <w:jc w:val="left"/>
      </w:pPr>
      <w:r>
        <w:rPr>
          <w:sz w:val="17"/>
        </w:rPr>
        <w:t xml:space="preserve">Wood, S. N. (2003). Thin Plate Regression Splines. </w:t>
      </w:r>
      <w:r>
        <w:rPr>
          <w:i/>
          <w:sz w:val="17"/>
        </w:rPr>
        <w:t>Journal of the Royal Statistical Society Series B: Statistical Methodology</w:t>
      </w:r>
      <w:r>
        <w:rPr>
          <w:sz w:val="17"/>
        </w:rPr>
        <w:t>, 65</w:t>
      </w:r>
    </w:p>
    <w:p w14:paraId="4551D4A6" w14:textId="77777777" w:rsidR="007015D6" w:rsidRDefault="00350D12">
      <w:pPr>
        <w:spacing w:after="0" w:line="259" w:lineRule="auto"/>
        <w:ind w:left="194"/>
        <w:jc w:val="left"/>
      </w:pPr>
      <w:r>
        <w:rPr>
          <w:sz w:val="17"/>
        </w:rPr>
        <w:t xml:space="preserve">(1):95–114. </w:t>
      </w:r>
      <w:proofErr w:type="spellStart"/>
      <w:r>
        <w:rPr>
          <w:sz w:val="17"/>
        </w:rPr>
        <w:t>doi</w:t>
      </w:r>
      <w:proofErr w:type="spellEnd"/>
      <w:r>
        <w:rPr>
          <w:sz w:val="17"/>
        </w:rPr>
        <w:t xml:space="preserve">: </w:t>
      </w:r>
      <w:r>
        <w:rPr>
          <w:sz w:val="18"/>
        </w:rPr>
        <w:t>10.1111/1467-9868.00374</w:t>
      </w:r>
      <w:r>
        <w:rPr>
          <w:sz w:val="17"/>
        </w:rPr>
        <w:t>.</w:t>
      </w:r>
    </w:p>
    <w:p w14:paraId="6F57CBEE" w14:textId="77777777" w:rsidR="007015D6" w:rsidRPr="00F15402" w:rsidRDefault="00350D12">
      <w:pPr>
        <w:spacing w:after="4" w:line="248" w:lineRule="auto"/>
        <w:ind w:left="-15" w:firstLine="0"/>
        <w:rPr>
          <w:lang w:val="de-CH"/>
          <w:rPrChange w:id="285" w:author="Samuel Charberet" w:date="2024-10-14T19:07:00Z" w16du:dateUtc="2024-10-14T17:07:00Z">
            <w:rPr/>
          </w:rPrChange>
        </w:rPr>
      </w:pPr>
      <w:proofErr w:type="spellStart"/>
      <w:r>
        <w:rPr>
          <w:sz w:val="17"/>
        </w:rPr>
        <w:t>Yodzis</w:t>
      </w:r>
      <w:proofErr w:type="spellEnd"/>
      <w:r>
        <w:rPr>
          <w:sz w:val="17"/>
        </w:rPr>
        <w:t xml:space="preserve">, P. (1984). Energy flow and the vertical structure of real ecosystems. </w:t>
      </w:r>
      <w:proofErr w:type="spellStart"/>
      <w:r w:rsidRPr="00F15402">
        <w:rPr>
          <w:i/>
          <w:sz w:val="17"/>
          <w:lang w:val="de-CH"/>
          <w:rPrChange w:id="286" w:author="Samuel Charberet" w:date="2024-10-14T19:07:00Z" w16du:dateUtc="2024-10-14T17:07:00Z">
            <w:rPr>
              <w:i/>
              <w:sz w:val="17"/>
            </w:rPr>
          </w:rPrChange>
        </w:rPr>
        <w:t>Oecologia</w:t>
      </w:r>
      <w:proofErr w:type="spellEnd"/>
      <w:r w:rsidRPr="00F15402">
        <w:rPr>
          <w:sz w:val="17"/>
          <w:lang w:val="de-CH"/>
          <w:rPrChange w:id="287" w:author="Samuel Charberet" w:date="2024-10-14T19:07:00Z" w16du:dateUtc="2024-10-14T17:07:00Z">
            <w:rPr>
              <w:sz w:val="17"/>
            </w:rPr>
          </w:rPrChange>
        </w:rPr>
        <w:t>, 65:86–88.</w:t>
      </w:r>
    </w:p>
    <w:p w14:paraId="16374B52" w14:textId="77777777" w:rsidR="007015D6" w:rsidRDefault="00350D12">
      <w:pPr>
        <w:spacing w:after="4" w:line="248" w:lineRule="auto"/>
        <w:ind w:left="194" w:hanging="209"/>
      </w:pPr>
      <w:r w:rsidRPr="00F15402">
        <w:rPr>
          <w:sz w:val="17"/>
          <w:lang w:val="de-CH"/>
          <w:rPrChange w:id="288" w:author="Samuel Charberet" w:date="2024-10-14T19:07:00Z" w16du:dateUtc="2024-10-14T17:07:00Z">
            <w:rPr>
              <w:sz w:val="17"/>
            </w:rPr>
          </w:rPrChange>
        </w:rPr>
        <w:t>Zechmeister-</w:t>
      </w:r>
      <w:proofErr w:type="spellStart"/>
      <w:r w:rsidRPr="00F15402">
        <w:rPr>
          <w:sz w:val="17"/>
          <w:lang w:val="de-CH"/>
          <w:rPrChange w:id="289" w:author="Samuel Charberet" w:date="2024-10-14T19:07:00Z" w16du:dateUtc="2024-10-14T17:07:00Z">
            <w:rPr>
              <w:sz w:val="17"/>
            </w:rPr>
          </w:rPrChange>
        </w:rPr>
        <w:t>Boltenstern</w:t>
      </w:r>
      <w:proofErr w:type="spellEnd"/>
      <w:r w:rsidRPr="00F15402">
        <w:rPr>
          <w:sz w:val="17"/>
          <w:lang w:val="de-CH"/>
          <w:rPrChange w:id="290" w:author="Samuel Charberet" w:date="2024-10-14T19:07:00Z" w16du:dateUtc="2024-10-14T17:07:00Z">
            <w:rPr>
              <w:sz w:val="17"/>
            </w:rPr>
          </w:rPrChange>
        </w:rPr>
        <w:t xml:space="preserve">, S., Keiblinger, K. M., Mooshammer, M., </w:t>
      </w:r>
      <w:proofErr w:type="spellStart"/>
      <w:r w:rsidRPr="00F15402">
        <w:rPr>
          <w:sz w:val="17"/>
          <w:lang w:val="de-CH"/>
          <w:rPrChange w:id="291" w:author="Samuel Charberet" w:date="2024-10-14T19:07:00Z" w16du:dateUtc="2024-10-14T17:07:00Z">
            <w:rPr>
              <w:sz w:val="17"/>
            </w:rPr>
          </w:rPrChange>
        </w:rPr>
        <w:t>Peñuelas</w:t>
      </w:r>
      <w:proofErr w:type="spellEnd"/>
      <w:r w:rsidRPr="00F15402">
        <w:rPr>
          <w:sz w:val="17"/>
          <w:lang w:val="de-CH"/>
          <w:rPrChange w:id="292" w:author="Samuel Charberet" w:date="2024-10-14T19:07:00Z" w16du:dateUtc="2024-10-14T17:07:00Z">
            <w:rPr>
              <w:sz w:val="17"/>
            </w:rPr>
          </w:rPrChange>
        </w:rPr>
        <w:t xml:space="preserve">, J., Richter, A., </w:t>
      </w:r>
      <w:proofErr w:type="spellStart"/>
      <w:r w:rsidRPr="00F15402">
        <w:rPr>
          <w:sz w:val="17"/>
          <w:lang w:val="de-CH"/>
          <w:rPrChange w:id="293" w:author="Samuel Charberet" w:date="2024-10-14T19:07:00Z" w16du:dateUtc="2024-10-14T17:07:00Z">
            <w:rPr>
              <w:sz w:val="17"/>
            </w:rPr>
          </w:rPrChange>
        </w:rPr>
        <w:t>Sardans</w:t>
      </w:r>
      <w:proofErr w:type="spellEnd"/>
      <w:r w:rsidRPr="00F15402">
        <w:rPr>
          <w:sz w:val="17"/>
          <w:lang w:val="de-CH"/>
          <w:rPrChange w:id="294" w:author="Samuel Charberet" w:date="2024-10-14T19:07:00Z" w16du:dateUtc="2024-10-14T17:07:00Z">
            <w:rPr>
              <w:sz w:val="17"/>
            </w:rPr>
          </w:rPrChange>
        </w:rPr>
        <w:t xml:space="preserve">, J., and </w:t>
      </w:r>
      <w:proofErr w:type="spellStart"/>
      <w:r w:rsidRPr="00F15402">
        <w:rPr>
          <w:sz w:val="17"/>
          <w:lang w:val="de-CH"/>
          <w:rPrChange w:id="295" w:author="Samuel Charberet" w:date="2024-10-14T19:07:00Z" w16du:dateUtc="2024-10-14T17:07:00Z">
            <w:rPr>
              <w:sz w:val="17"/>
            </w:rPr>
          </w:rPrChange>
        </w:rPr>
        <w:t>Wanek</w:t>
      </w:r>
      <w:proofErr w:type="spellEnd"/>
      <w:r w:rsidRPr="00F15402">
        <w:rPr>
          <w:sz w:val="17"/>
          <w:lang w:val="de-CH"/>
          <w:rPrChange w:id="296" w:author="Samuel Charberet" w:date="2024-10-14T19:07:00Z" w16du:dateUtc="2024-10-14T17:07:00Z">
            <w:rPr>
              <w:sz w:val="17"/>
            </w:rPr>
          </w:rPrChange>
        </w:rPr>
        <w:t xml:space="preserve">, W. (2015). </w:t>
      </w:r>
      <w:r>
        <w:rPr>
          <w:sz w:val="17"/>
        </w:rPr>
        <w:t xml:space="preserve">The application of ecological stoichiometry to </w:t>
      </w:r>
      <w:proofErr w:type="spellStart"/>
      <w:r>
        <w:rPr>
          <w:sz w:val="17"/>
        </w:rPr>
        <w:t>plantmicrobialsoil</w:t>
      </w:r>
      <w:proofErr w:type="spellEnd"/>
      <w:r>
        <w:rPr>
          <w:sz w:val="17"/>
        </w:rPr>
        <w:t xml:space="preserve"> organic matter transformations. </w:t>
      </w:r>
      <w:r>
        <w:rPr>
          <w:i/>
          <w:sz w:val="17"/>
        </w:rPr>
        <w:t>Ecological Monographs</w:t>
      </w:r>
      <w:r>
        <w:rPr>
          <w:sz w:val="17"/>
        </w:rPr>
        <w:t>, 85</w:t>
      </w:r>
    </w:p>
    <w:p w14:paraId="625144F4" w14:textId="77777777" w:rsidR="007015D6" w:rsidRDefault="00350D12">
      <w:pPr>
        <w:spacing w:after="0" w:line="259" w:lineRule="auto"/>
        <w:ind w:left="194"/>
        <w:jc w:val="left"/>
      </w:pPr>
      <w:r>
        <w:rPr>
          <w:sz w:val="17"/>
        </w:rPr>
        <w:t xml:space="preserve">(2):133–155. </w:t>
      </w:r>
      <w:proofErr w:type="spellStart"/>
      <w:r>
        <w:rPr>
          <w:sz w:val="17"/>
        </w:rPr>
        <w:t>doi</w:t>
      </w:r>
      <w:proofErr w:type="spellEnd"/>
      <w:r>
        <w:rPr>
          <w:sz w:val="17"/>
        </w:rPr>
        <w:t xml:space="preserve">: </w:t>
      </w:r>
      <w:r>
        <w:rPr>
          <w:sz w:val="18"/>
        </w:rPr>
        <w:t>https://doi.org/10.1890/14-0777.1</w:t>
      </w:r>
      <w:r>
        <w:rPr>
          <w:sz w:val="17"/>
        </w:rPr>
        <w:t>.</w:t>
      </w:r>
    </w:p>
    <w:p w14:paraId="62CF3F5F" w14:textId="77777777" w:rsidR="007015D6" w:rsidRPr="00020BCF" w:rsidRDefault="00350D12">
      <w:pPr>
        <w:spacing w:after="4" w:line="248" w:lineRule="auto"/>
        <w:ind w:left="194" w:hanging="209"/>
        <w:rPr>
          <w:lang w:val="fr-FR"/>
          <w:rPrChange w:id="297" w:author="mathieu" w:date="2024-09-11T11:13:00Z">
            <w:rPr/>
          </w:rPrChange>
        </w:rPr>
      </w:pPr>
      <w:r w:rsidRPr="0063187A">
        <w:rPr>
          <w:sz w:val="17"/>
          <w:lang w:val="de-CH"/>
        </w:rPr>
        <w:t xml:space="preserve">Zheng, Y., Hagen, K. S., </w:t>
      </w:r>
      <w:proofErr w:type="spellStart"/>
      <w:r w:rsidRPr="0063187A">
        <w:rPr>
          <w:sz w:val="17"/>
          <w:lang w:val="de-CH"/>
        </w:rPr>
        <w:t>Daane</w:t>
      </w:r>
      <w:proofErr w:type="spellEnd"/>
      <w:r w:rsidRPr="0063187A">
        <w:rPr>
          <w:sz w:val="17"/>
          <w:lang w:val="de-CH"/>
        </w:rPr>
        <w:t xml:space="preserve">, K. M., and Mittler, T. E. (1993). </w:t>
      </w:r>
      <w:r>
        <w:rPr>
          <w:sz w:val="17"/>
        </w:rPr>
        <w:t xml:space="preserve">Influence of larval dietary supply on the food consumption, food utilization efficiency, growth and development of the lacewing </w:t>
      </w:r>
      <w:proofErr w:type="spellStart"/>
      <w:r>
        <w:rPr>
          <w:sz w:val="17"/>
        </w:rPr>
        <w:t>chrysoperla</w:t>
      </w:r>
      <w:proofErr w:type="spellEnd"/>
      <w:r>
        <w:rPr>
          <w:sz w:val="17"/>
        </w:rPr>
        <w:t xml:space="preserve"> </w:t>
      </w:r>
      <w:proofErr w:type="spellStart"/>
      <w:r>
        <w:rPr>
          <w:sz w:val="17"/>
        </w:rPr>
        <w:t>carnea</w:t>
      </w:r>
      <w:proofErr w:type="spellEnd"/>
      <w:r>
        <w:rPr>
          <w:sz w:val="17"/>
        </w:rPr>
        <w:t xml:space="preserve">. </w:t>
      </w:r>
      <w:proofErr w:type="spellStart"/>
      <w:r w:rsidRPr="00020BCF">
        <w:rPr>
          <w:i/>
          <w:sz w:val="17"/>
          <w:lang w:val="fr-FR"/>
          <w:rPrChange w:id="298" w:author="mathieu" w:date="2024-09-11T11:13:00Z">
            <w:rPr>
              <w:i/>
              <w:sz w:val="17"/>
            </w:rPr>
          </w:rPrChange>
        </w:rPr>
        <w:t>Entomologia</w:t>
      </w:r>
      <w:proofErr w:type="spellEnd"/>
      <w:r w:rsidRPr="00020BCF">
        <w:rPr>
          <w:i/>
          <w:sz w:val="17"/>
          <w:lang w:val="fr-FR"/>
          <w:rPrChange w:id="299" w:author="mathieu" w:date="2024-09-11T11:13:00Z">
            <w:rPr>
              <w:i/>
              <w:sz w:val="17"/>
            </w:rPr>
          </w:rPrChange>
        </w:rPr>
        <w:t xml:space="preserve"> </w:t>
      </w:r>
      <w:proofErr w:type="spellStart"/>
      <w:r w:rsidRPr="00020BCF">
        <w:rPr>
          <w:i/>
          <w:sz w:val="17"/>
          <w:lang w:val="fr-FR"/>
          <w:rPrChange w:id="300" w:author="mathieu" w:date="2024-09-11T11:13:00Z">
            <w:rPr>
              <w:i/>
              <w:sz w:val="17"/>
            </w:rPr>
          </w:rPrChange>
        </w:rPr>
        <w:t>Experimentalis</w:t>
      </w:r>
      <w:proofErr w:type="spellEnd"/>
      <w:r w:rsidRPr="00020BCF">
        <w:rPr>
          <w:i/>
          <w:sz w:val="17"/>
          <w:lang w:val="fr-FR"/>
          <w:rPrChange w:id="301" w:author="mathieu" w:date="2024-09-11T11:13:00Z">
            <w:rPr>
              <w:i/>
              <w:sz w:val="17"/>
            </w:rPr>
          </w:rPrChange>
        </w:rPr>
        <w:t xml:space="preserve"> et Applicata</w:t>
      </w:r>
      <w:r w:rsidRPr="00020BCF">
        <w:rPr>
          <w:sz w:val="17"/>
          <w:lang w:val="fr-FR"/>
          <w:rPrChange w:id="302" w:author="mathieu" w:date="2024-09-11T11:13:00Z">
            <w:rPr>
              <w:sz w:val="17"/>
            </w:rPr>
          </w:rPrChange>
        </w:rPr>
        <w:t>, 67(1</w:t>
      </w:r>
      <w:proofErr w:type="gramStart"/>
      <w:r w:rsidRPr="00020BCF">
        <w:rPr>
          <w:sz w:val="17"/>
          <w:lang w:val="fr-FR"/>
          <w:rPrChange w:id="303" w:author="mathieu" w:date="2024-09-11T11:13:00Z">
            <w:rPr>
              <w:sz w:val="17"/>
            </w:rPr>
          </w:rPrChange>
        </w:rPr>
        <w:t>):</w:t>
      </w:r>
      <w:proofErr w:type="gramEnd"/>
      <w:r w:rsidRPr="00020BCF">
        <w:rPr>
          <w:sz w:val="17"/>
          <w:lang w:val="fr-FR"/>
          <w:rPrChange w:id="304" w:author="mathieu" w:date="2024-09-11T11:13:00Z">
            <w:rPr>
              <w:sz w:val="17"/>
            </w:rPr>
          </w:rPrChange>
        </w:rPr>
        <w:t xml:space="preserve">1–7. </w:t>
      </w:r>
      <w:proofErr w:type="spellStart"/>
      <w:proofErr w:type="gramStart"/>
      <w:r w:rsidRPr="00020BCF">
        <w:rPr>
          <w:sz w:val="17"/>
          <w:lang w:val="fr-FR"/>
          <w:rPrChange w:id="305" w:author="mathieu" w:date="2024-09-11T11:13:00Z">
            <w:rPr>
              <w:sz w:val="17"/>
            </w:rPr>
          </w:rPrChange>
        </w:rPr>
        <w:t>doi</w:t>
      </w:r>
      <w:proofErr w:type="spellEnd"/>
      <w:r w:rsidRPr="00020BCF">
        <w:rPr>
          <w:sz w:val="17"/>
          <w:lang w:val="fr-FR"/>
          <w:rPrChange w:id="306" w:author="mathieu" w:date="2024-09-11T11:13:00Z">
            <w:rPr>
              <w:sz w:val="17"/>
            </w:rPr>
          </w:rPrChange>
        </w:rPr>
        <w:t>:</w:t>
      </w:r>
      <w:proofErr w:type="gramEnd"/>
      <w:r w:rsidRPr="00020BCF">
        <w:rPr>
          <w:sz w:val="17"/>
          <w:lang w:val="fr-FR"/>
          <w:rPrChange w:id="307" w:author="mathieu" w:date="2024-09-11T11:13:00Z">
            <w:rPr>
              <w:sz w:val="17"/>
            </w:rPr>
          </w:rPrChange>
        </w:rPr>
        <w:t xml:space="preserve"> </w:t>
      </w:r>
      <w:r w:rsidRPr="00020BCF">
        <w:rPr>
          <w:sz w:val="18"/>
          <w:lang w:val="fr-FR"/>
          <w:rPrChange w:id="308" w:author="mathieu" w:date="2024-09-11T11:13:00Z">
            <w:rPr>
              <w:sz w:val="18"/>
            </w:rPr>
          </w:rPrChange>
        </w:rPr>
        <w:t>https://doi.org/10.1111/j.1570-7458.1993.tb01644.x</w:t>
      </w:r>
      <w:r w:rsidRPr="00020BCF">
        <w:rPr>
          <w:sz w:val="17"/>
          <w:lang w:val="fr-FR"/>
          <w:rPrChange w:id="309" w:author="mathieu" w:date="2024-09-11T11:13:00Z">
            <w:rPr>
              <w:sz w:val="17"/>
            </w:rPr>
          </w:rPrChange>
        </w:rPr>
        <w:t>.</w:t>
      </w:r>
    </w:p>
    <w:p w14:paraId="43BF0D95" w14:textId="77777777" w:rsidR="007015D6" w:rsidRDefault="00350D12">
      <w:pPr>
        <w:spacing w:after="4" w:line="248" w:lineRule="auto"/>
        <w:ind w:left="194" w:hanging="209"/>
      </w:pPr>
      <w:r w:rsidRPr="00F15402">
        <w:rPr>
          <w:sz w:val="17"/>
          <w:lang w:val="de-CH"/>
          <w:rPrChange w:id="310" w:author="Samuel Charberet" w:date="2024-10-14T19:07:00Z" w16du:dateUtc="2024-10-14T17:07:00Z">
            <w:rPr>
              <w:sz w:val="17"/>
            </w:rPr>
          </w:rPrChange>
        </w:rPr>
        <w:t xml:space="preserve">Zinke, I., Schütz, C. S., Katzenberger, J. D., Bauer, M., and Pankratz, M. J. (2002). </w:t>
      </w:r>
      <w:r>
        <w:rPr>
          <w:sz w:val="17"/>
        </w:rPr>
        <w:t xml:space="preserve">Nutrient control of gene expression in drosophila: microarray analysis of starvation and sugar-dependent response. </w:t>
      </w:r>
      <w:r>
        <w:rPr>
          <w:i/>
          <w:sz w:val="17"/>
        </w:rPr>
        <w:t>The EMBO Journal</w:t>
      </w:r>
      <w:r>
        <w:rPr>
          <w:sz w:val="17"/>
        </w:rPr>
        <w:t xml:space="preserve">, 21(22):61626173. </w:t>
      </w:r>
      <w:proofErr w:type="spellStart"/>
      <w:r>
        <w:rPr>
          <w:sz w:val="17"/>
        </w:rPr>
        <w:t>doi</w:t>
      </w:r>
      <w:proofErr w:type="spellEnd"/>
      <w:r>
        <w:rPr>
          <w:sz w:val="17"/>
        </w:rPr>
        <w:t>:</w:t>
      </w:r>
    </w:p>
    <w:p w14:paraId="1378E074" w14:textId="77777777" w:rsidR="007015D6" w:rsidRDefault="00350D12">
      <w:pPr>
        <w:spacing w:after="0" w:line="259" w:lineRule="auto"/>
        <w:ind w:left="194"/>
        <w:jc w:val="left"/>
      </w:pPr>
      <w:r>
        <w:rPr>
          <w:sz w:val="18"/>
        </w:rPr>
        <w:t>10.1093/</w:t>
      </w:r>
      <w:proofErr w:type="spellStart"/>
      <w:r>
        <w:rPr>
          <w:sz w:val="18"/>
        </w:rPr>
        <w:t>emboj</w:t>
      </w:r>
      <w:proofErr w:type="spellEnd"/>
      <w:r>
        <w:rPr>
          <w:sz w:val="18"/>
        </w:rPr>
        <w:t>/cdf600</w:t>
      </w:r>
      <w:r>
        <w:rPr>
          <w:sz w:val="17"/>
        </w:rPr>
        <w:t>.</w:t>
      </w:r>
    </w:p>
    <w:p w14:paraId="1F477505" w14:textId="77777777" w:rsidR="007015D6" w:rsidRDefault="007015D6">
      <w:pPr>
        <w:sectPr w:rsidR="007015D6">
          <w:headerReference w:type="even" r:id="rId37"/>
          <w:headerReference w:type="default" r:id="rId38"/>
          <w:footerReference w:type="even" r:id="rId39"/>
          <w:footerReference w:type="default" r:id="rId40"/>
          <w:headerReference w:type="first" r:id="rId41"/>
          <w:footerReference w:type="first" r:id="rId42"/>
          <w:pgSz w:w="11906" w:h="16838"/>
          <w:pgMar w:top="1331" w:right="1134" w:bottom="1522" w:left="1134" w:header="755" w:footer="963" w:gutter="0"/>
          <w:cols w:space="720"/>
        </w:sectPr>
      </w:pPr>
    </w:p>
    <w:p w14:paraId="1361011C" w14:textId="77777777" w:rsidR="007015D6" w:rsidRDefault="00350D12">
      <w:pPr>
        <w:spacing w:after="0" w:line="265" w:lineRule="auto"/>
        <w:ind w:left="-5"/>
        <w:jc w:val="left"/>
      </w:pPr>
      <w:r>
        <w:rPr>
          <w:b/>
          <w:sz w:val="27"/>
        </w:rPr>
        <w:lastRenderedPageBreak/>
        <w:t>*</w:t>
      </w:r>
    </w:p>
    <w:p w14:paraId="0B743CCF" w14:textId="77777777" w:rsidR="007015D6" w:rsidRDefault="00350D12">
      <w:pPr>
        <w:spacing w:after="9"/>
        <w:ind w:left="-5"/>
      </w:pPr>
      <w:r>
        <w:t>Supplementary Information</w:t>
      </w:r>
    </w:p>
    <w:p w14:paraId="054D7611" w14:textId="77777777" w:rsidR="007015D6" w:rsidRDefault="00350D12">
      <w:pPr>
        <w:spacing w:after="0"/>
        <w:ind w:left="-5"/>
      </w:pPr>
      <w:r>
        <w:t xml:space="preserve">The following figures and graphs provide details of the methods (table </w:t>
      </w:r>
      <w:r>
        <w:rPr>
          <w:color w:val="0000FF"/>
        </w:rPr>
        <w:t xml:space="preserve">1 </w:t>
      </w:r>
      <w:r>
        <w:t xml:space="preserve">and </w:t>
      </w:r>
      <w:proofErr w:type="gramStart"/>
      <w:r>
        <w:t>fig.</w:t>
      </w:r>
      <w:r>
        <w:rPr>
          <w:color w:val="0000FF"/>
        </w:rPr>
        <w:t>S</w:t>
      </w:r>
      <w:proofErr w:type="gramEnd"/>
      <w:r>
        <w:rPr>
          <w:color w:val="0000FF"/>
        </w:rPr>
        <w:t>2</w:t>
      </w:r>
      <w:r>
        <w:t xml:space="preserve">, </w:t>
      </w:r>
      <w:r>
        <w:rPr>
          <w:color w:val="0000FF"/>
        </w:rPr>
        <w:t>S3</w:t>
      </w:r>
      <w:r>
        <w:t xml:space="preserve">) and some supplementary results. You will find the ingredients (table </w:t>
      </w:r>
      <w:r>
        <w:rPr>
          <w:color w:val="0000FF"/>
        </w:rPr>
        <w:t>1</w:t>
      </w:r>
      <w:r>
        <w:t>) and the measured elemental composition (</w:t>
      </w:r>
      <w:proofErr w:type="gramStart"/>
      <w:r>
        <w:t>fig .</w:t>
      </w:r>
      <w:proofErr w:type="gramEnd"/>
      <w:r>
        <w:t xml:space="preserve"> </w:t>
      </w:r>
      <w:r>
        <w:rPr>
          <w:color w:val="0000FF"/>
        </w:rPr>
        <w:t>S1</w:t>
      </w:r>
      <w:r>
        <w:t xml:space="preserve">) of food. The fresh body mass of larvae at the onset of the treatment period is given for each week of the experiment in </w:t>
      </w:r>
      <w:proofErr w:type="gramStart"/>
      <w:r>
        <w:t>fig.</w:t>
      </w:r>
      <w:r>
        <w:rPr>
          <w:color w:val="0000FF"/>
        </w:rPr>
        <w:t>S</w:t>
      </w:r>
      <w:proofErr w:type="gramEnd"/>
      <w:r>
        <w:rPr>
          <w:color w:val="0000FF"/>
        </w:rPr>
        <w:t>2</w:t>
      </w:r>
      <w:r>
        <w:t>. As growth rate is dependent on initial body mass, it was essential to make sure that starting body mass was overall similar among temporal blocks. Despite small variations, all larvae were in the same larval stage (L6), ensuring an overall similar growth pattern. The assimilation of elements provided in the main text fig.</w:t>
      </w:r>
      <w:r>
        <w:rPr>
          <w:color w:val="0000FF"/>
        </w:rPr>
        <w:t xml:space="preserve">3 </w:t>
      </w:r>
      <w:r>
        <w:t xml:space="preserve">are shown in separate panels in </w:t>
      </w:r>
      <w:proofErr w:type="gramStart"/>
      <w:r>
        <w:t>fig.</w:t>
      </w:r>
      <w:r>
        <w:rPr>
          <w:color w:val="0000FF"/>
        </w:rPr>
        <w:t>S</w:t>
      </w:r>
      <w:proofErr w:type="gramEnd"/>
      <w:r>
        <w:rPr>
          <w:color w:val="0000FF"/>
        </w:rPr>
        <w:t xml:space="preserve">7 </w:t>
      </w:r>
      <w:r>
        <w:t xml:space="preserve">showing for all elements, an increase of assimilation at lower intake. The details of body and frass elemental compositions are shown in </w:t>
      </w:r>
      <w:proofErr w:type="gramStart"/>
      <w:r>
        <w:t>fig.</w:t>
      </w:r>
      <w:r>
        <w:rPr>
          <w:color w:val="0000FF"/>
        </w:rPr>
        <w:t>S</w:t>
      </w:r>
      <w:proofErr w:type="gramEnd"/>
      <w:r>
        <w:rPr>
          <w:color w:val="0000FF"/>
        </w:rPr>
        <w:t xml:space="preserve">11 </w:t>
      </w:r>
      <w:r>
        <w:t xml:space="preserve">and </w:t>
      </w:r>
      <w:r>
        <w:rPr>
          <w:color w:val="0000FF"/>
        </w:rPr>
        <w:t>S12</w:t>
      </w:r>
      <w:r>
        <w:t xml:space="preserve">, respectively. Larvae C content is increased at higher intake, whereas all other nutrient contents are decreased. All measured nutrient contents are decreased at lower intake in the frass, suggesting an increase of either O or H at low intake (not measured). The relative content of each element in food, body and frass is shown in </w:t>
      </w:r>
      <w:proofErr w:type="gramStart"/>
      <w:r>
        <w:t>fig.</w:t>
      </w:r>
      <w:r>
        <w:rPr>
          <w:color w:val="0000FF"/>
        </w:rPr>
        <w:t>S</w:t>
      </w:r>
      <w:proofErr w:type="gramEnd"/>
      <w:r>
        <w:rPr>
          <w:color w:val="0000FF"/>
        </w:rPr>
        <w:t>1</w:t>
      </w:r>
      <w:r>
        <w:t>. Body is richer in all elements but Ca at low intake.</w:t>
      </w:r>
      <w:r>
        <w:br w:type="page"/>
      </w:r>
    </w:p>
    <w:p w14:paraId="07B72BBE" w14:textId="77777777" w:rsidR="007015D6" w:rsidRDefault="00350D12">
      <w:pPr>
        <w:pStyle w:val="Titre1"/>
        <w:spacing w:after="210"/>
        <w:ind w:left="-5"/>
      </w:pPr>
      <w:r>
        <w:lastRenderedPageBreak/>
        <w:t>Methods</w:t>
      </w:r>
    </w:p>
    <w:p w14:paraId="1915C907" w14:textId="77777777" w:rsidR="007015D6" w:rsidRDefault="00350D12">
      <w:pPr>
        <w:spacing w:after="696"/>
        <w:ind w:left="-5"/>
      </w:pPr>
      <w:r>
        <w:t xml:space="preserve">In this section, we describe the food composition (table </w:t>
      </w:r>
      <w:r>
        <w:rPr>
          <w:color w:val="0000FF"/>
        </w:rPr>
        <w:t>1</w:t>
      </w:r>
      <w:r>
        <w:t xml:space="preserve">), </w:t>
      </w:r>
      <w:proofErr w:type="gramStart"/>
      <w:r>
        <w:t>and also</w:t>
      </w:r>
      <w:proofErr w:type="gramEnd"/>
      <w:r>
        <w:t xml:space="preserve"> its chemical analysis along with that of frass and larvae (fig. </w:t>
      </w:r>
      <w:r>
        <w:rPr>
          <w:color w:val="0000FF"/>
        </w:rPr>
        <w:t>S1</w:t>
      </w:r>
      <w:r>
        <w:t xml:space="preserve">). The variation of the initial fresh body mass among the temporal blocks is shown in fig. </w:t>
      </w:r>
      <w:r>
        <w:rPr>
          <w:color w:val="0000FF"/>
        </w:rPr>
        <w:t xml:space="preserve">S2 </w:t>
      </w:r>
      <w:r>
        <w:t xml:space="preserve">and among the food level treatments in fig. </w:t>
      </w:r>
      <w:r>
        <w:rPr>
          <w:color w:val="0000FF"/>
        </w:rPr>
        <w:t>S3</w:t>
      </w:r>
      <w:r>
        <w:t xml:space="preserve">. We also show how the water content, used to compute various variables on a dry weight basis, evolved during the experiment and between groups in fig. </w:t>
      </w:r>
      <w:r>
        <w:rPr>
          <w:color w:val="0000FF"/>
        </w:rPr>
        <w:t>S4</w:t>
      </w:r>
      <w:r>
        <w:t>.</w:t>
      </w:r>
    </w:p>
    <w:tbl>
      <w:tblPr>
        <w:tblStyle w:val="TableGrid"/>
        <w:tblW w:w="6379" w:type="dxa"/>
        <w:tblInd w:w="1629" w:type="dxa"/>
        <w:tblCellMar>
          <w:top w:w="85" w:type="dxa"/>
          <w:left w:w="124" w:type="dxa"/>
          <w:right w:w="115" w:type="dxa"/>
        </w:tblCellMar>
        <w:tblLook w:val="04A0" w:firstRow="1" w:lastRow="0" w:firstColumn="1" w:lastColumn="0" w:noHBand="0" w:noVBand="1"/>
      </w:tblPr>
      <w:tblGrid>
        <w:gridCol w:w="3654"/>
        <w:gridCol w:w="2725"/>
      </w:tblGrid>
      <w:tr w:rsidR="007015D6" w14:paraId="283FDE69"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3CDE370" w14:textId="77777777" w:rsidR="007015D6" w:rsidRDefault="00350D12">
            <w:pPr>
              <w:spacing w:after="0" w:line="259" w:lineRule="auto"/>
              <w:ind w:left="0" w:firstLine="0"/>
              <w:jc w:val="left"/>
            </w:pPr>
            <w:r>
              <w:rPr>
                <w:b/>
              </w:rPr>
              <w:t>Ingredient</w:t>
            </w:r>
          </w:p>
        </w:tc>
        <w:tc>
          <w:tcPr>
            <w:tcW w:w="2725" w:type="dxa"/>
            <w:tcBorders>
              <w:top w:val="single" w:sz="3" w:space="0" w:color="000000"/>
              <w:left w:val="single" w:sz="3" w:space="0" w:color="000000"/>
              <w:bottom w:val="single" w:sz="3" w:space="0" w:color="000000"/>
              <w:right w:val="single" w:sz="3" w:space="0" w:color="000000"/>
            </w:tcBorders>
          </w:tcPr>
          <w:p w14:paraId="3C9B2DFC" w14:textId="77777777" w:rsidR="007015D6" w:rsidRDefault="00350D12">
            <w:pPr>
              <w:spacing w:after="0" w:line="259" w:lineRule="auto"/>
              <w:ind w:left="0" w:firstLine="0"/>
              <w:jc w:val="left"/>
            </w:pPr>
            <w:r>
              <w:rPr>
                <w:b/>
              </w:rPr>
              <w:t>Mass fraction % m/m</w:t>
            </w:r>
          </w:p>
        </w:tc>
      </w:tr>
      <w:tr w:rsidR="007015D6" w14:paraId="301F2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442F06" w14:textId="77777777" w:rsidR="007015D6" w:rsidRDefault="00350D12">
            <w:pPr>
              <w:spacing w:after="0" w:line="259" w:lineRule="auto"/>
              <w:ind w:left="0" w:firstLine="0"/>
              <w:jc w:val="left"/>
            </w:pPr>
            <w:r>
              <w:t>Deionized water</w:t>
            </w:r>
          </w:p>
        </w:tc>
        <w:tc>
          <w:tcPr>
            <w:tcW w:w="2725" w:type="dxa"/>
            <w:tcBorders>
              <w:top w:val="single" w:sz="3" w:space="0" w:color="000000"/>
              <w:left w:val="single" w:sz="3" w:space="0" w:color="000000"/>
              <w:bottom w:val="single" w:sz="3" w:space="0" w:color="000000"/>
              <w:right w:val="single" w:sz="3" w:space="0" w:color="000000"/>
            </w:tcBorders>
          </w:tcPr>
          <w:p w14:paraId="13CCBA98" w14:textId="77777777" w:rsidR="007015D6" w:rsidRDefault="00350D12">
            <w:pPr>
              <w:spacing w:after="0" w:line="259" w:lineRule="auto"/>
              <w:ind w:left="0" w:firstLine="0"/>
              <w:jc w:val="left"/>
            </w:pPr>
            <w:r>
              <w:t>76.7</w:t>
            </w:r>
          </w:p>
        </w:tc>
      </w:tr>
      <w:tr w:rsidR="007015D6" w14:paraId="1DC1567D"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811472" w14:textId="77777777" w:rsidR="007015D6" w:rsidRDefault="00350D12">
            <w:pPr>
              <w:spacing w:after="0" w:line="259" w:lineRule="auto"/>
              <w:ind w:left="0" w:firstLine="0"/>
              <w:jc w:val="left"/>
            </w:pPr>
            <w:r>
              <w:t>Soja meal</w:t>
            </w:r>
          </w:p>
        </w:tc>
        <w:tc>
          <w:tcPr>
            <w:tcW w:w="2725" w:type="dxa"/>
            <w:tcBorders>
              <w:top w:val="single" w:sz="3" w:space="0" w:color="000000"/>
              <w:left w:val="single" w:sz="3" w:space="0" w:color="000000"/>
              <w:bottom w:val="single" w:sz="3" w:space="0" w:color="000000"/>
              <w:right w:val="single" w:sz="3" w:space="0" w:color="000000"/>
            </w:tcBorders>
          </w:tcPr>
          <w:p w14:paraId="33FA2099" w14:textId="77777777" w:rsidR="007015D6" w:rsidRDefault="00350D12">
            <w:pPr>
              <w:spacing w:after="0" w:line="259" w:lineRule="auto"/>
              <w:ind w:left="0" w:firstLine="0"/>
              <w:jc w:val="left"/>
            </w:pPr>
            <w:r>
              <w:t>6.79</w:t>
            </w:r>
          </w:p>
        </w:tc>
      </w:tr>
      <w:tr w:rsidR="007015D6" w14:paraId="6865D2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D1FC923" w14:textId="77777777" w:rsidR="007015D6" w:rsidRDefault="00350D12">
            <w:pPr>
              <w:spacing w:after="0" w:line="259" w:lineRule="auto"/>
              <w:ind w:left="0" w:firstLine="0"/>
              <w:jc w:val="left"/>
            </w:pPr>
            <w:r>
              <w:t>Corn flour</w:t>
            </w:r>
          </w:p>
        </w:tc>
        <w:tc>
          <w:tcPr>
            <w:tcW w:w="2725" w:type="dxa"/>
            <w:tcBorders>
              <w:top w:val="single" w:sz="3" w:space="0" w:color="000000"/>
              <w:left w:val="single" w:sz="3" w:space="0" w:color="000000"/>
              <w:bottom w:val="single" w:sz="3" w:space="0" w:color="000000"/>
              <w:right w:val="single" w:sz="3" w:space="0" w:color="000000"/>
            </w:tcBorders>
          </w:tcPr>
          <w:p w14:paraId="67740161" w14:textId="77777777" w:rsidR="007015D6" w:rsidRDefault="00350D12">
            <w:pPr>
              <w:spacing w:after="0" w:line="259" w:lineRule="auto"/>
              <w:ind w:left="0" w:firstLine="0"/>
              <w:jc w:val="left"/>
            </w:pPr>
            <w:r>
              <w:t>6.79</w:t>
            </w:r>
          </w:p>
        </w:tc>
      </w:tr>
      <w:tr w:rsidR="007015D6" w14:paraId="5A883EE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558107B" w14:textId="77777777" w:rsidR="007015D6" w:rsidRDefault="00350D12">
            <w:pPr>
              <w:spacing w:after="0" w:line="259" w:lineRule="auto"/>
              <w:ind w:left="0" w:firstLine="0"/>
              <w:jc w:val="left"/>
            </w:pPr>
            <w:proofErr w:type="spellStart"/>
            <w:r>
              <w:t>Germalyne</w:t>
            </w:r>
            <w:proofErr w:type="spellEnd"/>
          </w:p>
        </w:tc>
        <w:tc>
          <w:tcPr>
            <w:tcW w:w="2725" w:type="dxa"/>
            <w:tcBorders>
              <w:top w:val="single" w:sz="3" w:space="0" w:color="000000"/>
              <w:left w:val="single" w:sz="3" w:space="0" w:color="000000"/>
              <w:bottom w:val="single" w:sz="3" w:space="0" w:color="000000"/>
              <w:right w:val="single" w:sz="3" w:space="0" w:color="000000"/>
            </w:tcBorders>
          </w:tcPr>
          <w:p w14:paraId="3E7CF322" w14:textId="77777777" w:rsidR="007015D6" w:rsidRDefault="00350D12">
            <w:pPr>
              <w:spacing w:after="0" w:line="259" w:lineRule="auto"/>
              <w:ind w:left="0" w:firstLine="0"/>
              <w:jc w:val="left"/>
            </w:pPr>
            <w:r>
              <w:t>3.40</w:t>
            </w:r>
          </w:p>
        </w:tc>
      </w:tr>
      <w:tr w:rsidR="007015D6" w14:paraId="718F70F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E154A5" w14:textId="77777777" w:rsidR="007015D6" w:rsidRDefault="00350D12">
            <w:pPr>
              <w:spacing w:after="0" w:line="259" w:lineRule="auto"/>
              <w:ind w:left="0" w:firstLine="0"/>
              <w:jc w:val="left"/>
            </w:pPr>
            <w:r>
              <w:t>Yeast</w:t>
            </w:r>
          </w:p>
        </w:tc>
        <w:tc>
          <w:tcPr>
            <w:tcW w:w="2725" w:type="dxa"/>
            <w:tcBorders>
              <w:top w:val="single" w:sz="3" w:space="0" w:color="000000"/>
              <w:left w:val="single" w:sz="3" w:space="0" w:color="000000"/>
              <w:bottom w:val="single" w:sz="3" w:space="0" w:color="000000"/>
              <w:right w:val="single" w:sz="3" w:space="0" w:color="000000"/>
            </w:tcBorders>
          </w:tcPr>
          <w:p w14:paraId="5A791109" w14:textId="77777777" w:rsidR="007015D6" w:rsidRDefault="00350D12">
            <w:pPr>
              <w:spacing w:after="0" w:line="259" w:lineRule="auto"/>
              <w:ind w:left="0" w:firstLine="0"/>
              <w:jc w:val="left"/>
            </w:pPr>
            <w:r>
              <w:t>2.55</w:t>
            </w:r>
          </w:p>
        </w:tc>
      </w:tr>
      <w:tr w:rsidR="007015D6" w14:paraId="7E3959A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6EDA6BF" w14:textId="77777777" w:rsidR="007015D6" w:rsidRDefault="00350D12">
            <w:pPr>
              <w:spacing w:after="0" w:line="259" w:lineRule="auto"/>
              <w:ind w:left="0" w:firstLine="0"/>
              <w:jc w:val="left"/>
            </w:pPr>
            <w:r>
              <w:t>Agar</w:t>
            </w:r>
          </w:p>
        </w:tc>
        <w:tc>
          <w:tcPr>
            <w:tcW w:w="2725" w:type="dxa"/>
            <w:tcBorders>
              <w:top w:val="single" w:sz="3" w:space="0" w:color="000000"/>
              <w:left w:val="single" w:sz="3" w:space="0" w:color="000000"/>
              <w:bottom w:val="single" w:sz="3" w:space="0" w:color="000000"/>
              <w:right w:val="single" w:sz="3" w:space="0" w:color="000000"/>
            </w:tcBorders>
          </w:tcPr>
          <w:p w14:paraId="0622C056" w14:textId="77777777" w:rsidR="007015D6" w:rsidRDefault="00350D12">
            <w:pPr>
              <w:spacing w:after="0" w:line="259" w:lineRule="auto"/>
              <w:ind w:left="0" w:firstLine="0"/>
              <w:jc w:val="left"/>
            </w:pPr>
            <w:r>
              <w:t>1.20</w:t>
            </w:r>
          </w:p>
        </w:tc>
      </w:tr>
      <w:tr w:rsidR="007015D6" w14:paraId="3356C50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930BD78" w14:textId="77777777" w:rsidR="007015D6" w:rsidRDefault="00350D12">
            <w:pPr>
              <w:spacing w:after="0" w:line="259" w:lineRule="auto"/>
              <w:ind w:left="0" w:firstLine="0"/>
              <w:jc w:val="left"/>
            </w:pPr>
            <w:r>
              <w:t>Casein</w:t>
            </w:r>
          </w:p>
        </w:tc>
        <w:tc>
          <w:tcPr>
            <w:tcW w:w="2725" w:type="dxa"/>
            <w:tcBorders>
              <w:top w:val="single" w:sz="3" w:space="0" w:color="000000"/>
              <w:left w:val="single" w:sz="3" w:space="0" w:color="000000"/>
              <w:bottom w:val="single" w:sz="3" w:space="0" w:color="000000"/>
              <w:right w:val="single" w:sz="3" w:space="0" w:color="000000"/>
            </w:tcBorders>
          </w:tcPr>
          <w:p w14:paraId="5DE19D27" w14:textId="77777777" w:rsidR="007015D6" w:rsidRDefault="00350D12">
            <w:pPr>
              <w:spacing w:after="0" w:line="259" w:lineRule="auto"/>
              <w:ind w:left="0" w:firstLine="0"/>
              <w:jc w:val="left"/>
            </w:pPr>
            <w:r>
              <w:t>7.19E-01</w:t>
            </w:r>
          </w:p>
        </w:tc>
      </w:tr>
      <w:tr w:rsidR="007015D6" w14:paraId="0D906DD0"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2D23C12" w14:textId="77777777" w:rsidR="007015D6" w:rsidRDefault="00350D12">
            <w:pPr>
              <w:spacing w:after="0" w:line="259" w:lineRule="auto"/>
              <w:ind w:left="0" w:firstLine="0"/>
              <w:jc w:val="left"/>
            </w:pPr>
            <w:r>
              <w:t>D-Glucose</w:t>
            </w:r>
          </w:p>
        </w:tc>
        <w:tc>
          <w:tcPr>
            <w:tcW w:w="2725" w:type="dxa"/>
            <w:tcBorders>
              <w:top w:val="single" w:sz="3" w:space="0" w:color="000000"/>
              <w:left w:val="single" w:sz="3" w:space="0" w:color="000000"/>
              <w:bottom w:val="single" w:sz="3" w:space="0" w:color="000000"/>
              <w:right w:val="single" w:sz="3" w:space="0" w:color="000000"/>
            </w:tcBorders>
          </w:tcPr>
          <w:p w14:paraId="765748CA" w14:textId="77777777" w:rsidR="007015D6" w:rsidRDefault="00350D12">
            <w:pPr>
              <w:spacing w:after="0" w:line="259" w:lineRule="auto"/>
              <w:ind w:left="0" w:firstLine="0"/>
              <w:jc w:val="left"/>
            </w:pPr>
            <w:r>
              <w:t>6.01E-01</w:t>
            </w:r>
          </w:p>
        </w:tc>
      </w:tr>
      <w:tr w:rsidR="007015D6" w14:paraId="30B0541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8D184EC" w14:textId="77777777" w:rsidR="007015D6" w:rsidRDefault="00350D12">
            <w:pPr>
              <w:spacing w:after="0" w:line="259" w:lineRule="auto"/>
              <w:ind w:left="0" w:firstLine="0"/>
              <w:jc w:val="left"/>
            </w:pPr>
            <w:r>
              <w:t>Ascorbic acid</w:t>
            </w:r>
          </w:p>
        </w:tc>
        <w:tc>
          <w:tcPr>
            <w:tcW w:w="2725" w:type="dxa"/>
            <w:tcBorders>
              <w:top w:val="single" w:sz="3" w:space="0" w:color="000000"/>
              <w:left w:val="single" w:sz="3" w:space="0" w:color="000000"/>
              <w:bottom w:val="single" w:sz="3" w:space="0" w:color="000000"/>
              <w:right w:val="single" w:sz="3" w:space="0" w:color="000000"/>
            </w:tcBorders>
          </w:tcPr>
          <w:p w14:paraId="18E55310" w14:textId="77777777" w:rsidR="007015D6" w:rsidRDefault="00350D12">
            <w:pPr>
              <w:spacing w:after="0" w:line="259" w:lineRule="auto"/>
              <w:ind w:left="0" w:firstLine="0"/>
              <w:jc w:val="left"/>
            </w:pPr>
            <w:r>
              <w:t>5.10E-01</w:t>
            </w:r>
          </w:p>
        </w:tc>
      </w:tr>
      <w:tr w:rsidR="007015D6" w14:paraId="578902A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7960669" w14:textId="77777777" w:rsidR="007015D6" w:rsidRDefault="00350D12">
            <w:pPr>
              <w:spacing w:after="0" w:line="259" w:lineRule="auto"/>
              <w:ind w:left="0" w:firstLine="0"/>
              <w:jc w:val="left"/>
            </w:pPr>
            <w:r>
              <w:t>Benzoic acid</w:t>
            </w:r>
          </w:p>
        </w:tc>
        <w:tc>
          <w:tcPr>
            <w:tcW w:w="2725" w:type="dxa"/>
            <w:tcBorders>
              <w:top w:val="single" w:sz="3" w:space="0" w:color="000000"/>
              <w:left w:val="single" w:sz="3" w:space="0" w:color="000000"/>
              <w:bottom w:val="single" w:sz="3" w:space="0" w:color="000000"/>
              <w:right w:val="single" w:sz="3" w:space="0" w:color="000000"/>
            </w:tcBorders>
          </w:tcPr>
          <w:p w14:paraId="5180DC1C" w14:textId="77777777" w:rsidR="007015D6" w:rsidRDefault="00350D12">
            <w:pPr>
              <w:spacing w:after="0" w:line="259" w:lineRule="auto"/>
              <w:ind w:left="0" w:firstLine="0"/>
              <w:jc w:val="left"/>
            </w:pPr>
            <w:r>
              <w:t>2.69E-01</w:t>
            </w:r>
          </w:p>
        </w:tc>
      </w:tr>
      <w:tr w:rsidR="007015D6" w14:paraId="7069E87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E378A66" w14:textId="77777777" w:rsidR="007015D6" w:rsidRDefault="00350D12">
            <w:pPr>
              <w:spacing w:after="0" w:line="259" w:lineRule="auto"/>
              <w:ind w:left="0" w:firstLine="0"/>
              <w:jc w:val="left"/>
            </w:pPr>
            <w:r>
              <w:t>Linseed oil</w:t>
            </w:r>
          </w:p>
        </w:tc>
        <w:tc>
          <w:tcPr>
            <w:tcW w:w="2725" w:type="dxa"/>
            <w:tcBorders>
              <w:top w:val="single" w:sz="3" w:space="0" w:color="000000"/>
              <w:left w:val="single" w:sz="3" w:space="0" w:color="000000"/>
              <w:bottom w:val="single" w:sz="3" w:space="0" w:color="000000"/>
              <w:right w:val="single" w:sz="3" w:space="0" w:color="000000"/>
            </w:tcBorders>
          </w:tcPr>
          <w:p w14:paraId="73C53AB3" w14:textId="77777777" w:rsidR="007015D6" w:rsidRDefault="00350D12">
            <w:pPr>
              <w:spacing w:after="0" w:line="259" w:lineRule="auto"/>
              <w:ind w:left="0" w:firstLine="0"/>
              <w:jc w:val="left"/>
            </w:pPr>
            <w:r>
              <w:t>1.92E-01</w:t>
            </w:r>
          </w:p>
        </w:tc>
      </w:tr>
      <w:tr w:rsidR="007015D6" w14:paraId="6156FA1F"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2A0774B2" w14:textId="77777777" w:rsidR="007015D6" w:rsidRDefault="00350D12">
            <w:pPr>
              <w:spacing w:after="0" w:line="259" w:lineRule="auto"/>
              <w:ind w:left="0" w:firstLine="0"/>
              <w:jc w:val="left"/>
            </w:pPr>
            <w:r>
              <w:t>Nipagin</w:t>
            </w:r>
          </w:p>
        </w:tc>
        <w:tc>
          <w:tcPr>
            <w:tcW w:w="2725" w:type="dxa"/>
            <w:tcBorders>
              <w:top w:val="single" w:sz="3" w:space="0" w:color="000000"/>
              <w:left w:val="single" w:sz="3" w:space="0" w:color="000000"/>
              <w:bottom w:val="single" w:sz="3" w:space="0" w:color="000000"/>
              <w:right w:val="single" w:sz="3" w:space="0" w:color="000000"/>
            </w:tcBorders>
          </w:tcPr>
          <w:p w14:paraId="7B14A04F" w14:textId="77777777" w:rsidR="007015D6" w:rsidRDefault="00350D12">
            <w:pPr>
              <w:spacing w:after="0" w:line="259" w:lineRule="auto"/>
              <w:ind w:left="0" w:firstLine="0"/>
              <w:jc w:val="left"/>
            </w:pPr>
            <w:r>
              <w:t>1.16E-01</w:t>
            </w:r>
          </w:p>
        </w:tc>
      </w:tr>
      <w:tr w:rsidR="007015D6" w14:paraId="6C87D29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60C6682D" w14:textId="77777777" w:rsidR="007015D6" w:rsidRDefault="00350D12">
            <w:pPr>
              <w:spacing w:after="0" w:line="259" w:lineRule="auto"/>
              <w:ind w:left="0" w:firstLine="0"/>
              <w:jc w:val="left"/>
            </w:pPr>
            <w:r>
              <w:t>Choline chloride</w:t>
            </w:r>
          </w:p>
        </w:tc>
        <w:tc>
          <w:tcPr>
            <w:tcW w:w="2725" w:type="dxa"/>
            <w:tcBorders>
              <w:top w:val="single" w:sz="3" w:space="0" w:color="000000"/>
              <w:left w:val="single" w:sz="3" w:space="0" w:color="000000"/>
              <w:bottom w:val="single" w:sz="3" w:space="0" w:color="000000"/>
              <w:right w:val="single" w:sz="3" w:space="0" w:color="000000"/>
            </w:tcBorders>
          </w:tcPr>
          <w:p w14:paraId="36977C49" w14:textId="77777777" w:rsidR="007015D6" w:rsidRDefault="00350D12">
            <w:pPr>
              <w:spacing w:after="0" w:line="259" w:lineRule="auto"/>
              <w:ind w:left="0" w:firstLine="0"/>
              <w:jc w:val="left"/>
            </w:pPr>
            <w:r>
              <w:t>5.41E-02</w:t>
            </w:r>
          </w:p>
        </w:tc>
      </w:tr>
      <w:tr w:rsidR="007015D6" w14:paraId="6D38A14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A79F90" w14:textId="77777777" w:rsidR="007015D6" w:rsidRDefault="00350D12">
            <w:pPr>
              <w:spacing w:after="0" w:line="259" w:lineRule="auto"/>
              <w:ind w:left="0" w:firstLine="0"/>
              <w:jc w:val="left"/>
            </w:pPr>
            <w:r>
              <w:t>Formaldehyde</w:t>
            </w:r>
          </w:p>
        </w:tc>
        <w:tc>
          <w:tcPr>
            <w:tcW w:w="2725" w:type="dxa"/>
            <w:tcBorders>
              <w:top w:val="single" w:sz="3" w:space="0" w:color="000000"/>
              <w:left w:val="single" w:sz="3" w:space="0" w:color="000000"/>
              <w:bottom w:val="single" w:sz="3" w:space="0" w:color="000000"/>
              <w:right w:val="single" w:sz="3" w:space="0" w:color="000000"/>
            </w:tcBorders>
          </w:tcPr>
          <w:p w14:paraId="06A11894" w14:textId="77777777" w:rsidR="007015D6" w:rsidRDefault="00350D12">
            <w:pPr>
              <w:spacing w:after="0" w:line="259" w:lineRule="auto"/>
              <w:ind w:left="0" w:firstLine="0"/>
              <w:jc w:val="left"/>
            </w:pPr>
            <w:r>
              <w:t>3.60E-02</w:t>
            </w:r>
          </w:p>
        </w:tc>
      </w:tr>
      <w:tr w:rsidR="007015D6" w14:paraId="47030F6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08F435C" w14:textId="77777777" w:rsidR="007015D6" w:rsidRDefault="00350D12">
            <w:pPr>
              <w:spacing w:after="0" w:line="259" w:lineRule="auto"/>
              <w:ind w:left="0" w:firstLine="0"/>
              <w:jc w:val="left"/>
            </w:pPr>
            <w:r>
              <w:t>Alpha-</w:t>
            </w:r>
            <w:proofErr w:type="spellStart"/>
            <w:r>
              <w:t>Tocopheryl</w:t>
            </w:r>
            <w:proofErr w:type="spellEnd"/>
            <w:r>
              <w:t xml:space="preserve"> acetate</w:t>
            </w:r>
          </w:p>
        </w:tc>
        <w:tc>
          <w:tcPr>
            <w:tcW w:w="2725" w:type="dxa"/>
            <w:tcBorders>
              <w:top w:val="single" w:sz="3" w:space="0" w:color="000000"/>
              <w:left w:val="single" w:sz="3" w:space="0" w:color="000000"/>
              <w:bottom w:val="single" w:sz="3" w:space="0" w:color="000000"/>
              <w:right w:val="single" w:sz="3" w:space="0" w:color="000000"/>
            </w:tcBorders>
          </w:tcPr>
          <w:p w14:paraId="0317E6EF" w14:textId="77777777" w:rsidR="007015D6" w:rsidRDefault="00350D12">
            <w:pPr>
              <w:spacing w:after="0" w:line="259" w:lineRule="auto"/>
              <w:ind w:left="0" w:firstLine="0"/>
              <w:jc w:val="left"/>
            </w:pPr>
            <w:r>
              <w:t>1.59E-02</w:t>
            </w:r>
          </w:p>
        </w:tc>
      </w:tr>
      <w:tr w:rsidR="007015D6" w14:paraId="53D1FF7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5B71CAB0" w14:textId="77777777" w:rsidR="007015D6" w:rsidRDefault="00350D12">
            <w:pPr>
              <w:spacing w:after="0" w:line="259" w:lineRule="auto"/>
              <w:ind w:left="0" w:firstLine="0"/>
              <w:jc w:val="left"/>
            </w:pPr>
            <w:proofErr w:type="spellStart"/>
            <w:r>
              <w:t>Actitetra</w:t>
            </w:r>
            <w:proofErr w:type="spellEnd"/>
            <w:r>
              <w:t xml:space="preserve"> (Oxytetracycline 50</w:t>
            </w:r>
            <w:r>
              <w:rPr>
                <w:sz w:val="20"/>
              </w:rPr>
              <w:t>%</w:t>
            </w:r>
            <w:r>
              <w:t>)</w:t>
            </w:r>
          </w:p>
        </w:tc>
        <w:tc>
          <w:tcPr>
            <w:tcW w:w="2725" w:type="dxa"/>
            <w:tcBorders>
              <w:top w:val="single" w:sz="3" w:space="0" w:color="000000"/>
              <w:left w:val="single" w:sz="3" w:space="0" w:color="000000"/>
              <w:bottom w:val="single" w:sz="3" w:space="0" w:color="000000"/>
              <w:right w:val="single" w:sz="3" w:space="0" w:color="000000"/>
            </w:tcBorders>
          </w:tcPr>
          <w:p w14:paraId="3779B999" w14:textId="77777777" w:rsidR="007015D6" w:rsidRDefault="00350D12">
            <w:pPr>
              <w:spacing w:after="0" w:line="259" w:lineRule="auto"/>
              <w:ind w:left="0" w:firstLine="0"/>
              <w:jc w:val="left"/>
            </w:pPr>
            <w:r>
              <w:t>9.59E-03</w:t>
            </w:r>
          </w:p>
        </w:tc>
      </w:tr>
      <w:tr w:rsidR="007015D6" w14:paraId="2AB86206"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A43679B" w14:textId="77777777" w:rsidR="007015D6" w:rsidRDefault="00350D12">
            <w:pPr>
              <w:spacing w:after="0" w:line="259" w:lineRule="auto"/>
              <w:ind w:left="0" w:firstLine="0"/>
              <w:jc w:val="left"/>
            </w:pPr>
            <w:r>
              <w:t>Ampicillin sodium salt</w:t>
            </w:r>
          </w:p>
        </w:tc>
        <w:tc>
          <w:tcPr>
            <w:tcW w:w="2725" w:type="dxa"/>
            <w:tcBorders>
              <w:top w:val="single" w:sz="3" w:space="0" w:color="000000"/>
              <w:left w:val="single" w:sz="3" w:space="0" w:color="000000"/>
              <w:bottom w:val="single" w:sz="3" w:space="0" w:color="000000"/>
              <w:right w:val="single" w:sz="3" w:space="0" w:color="000000"/>
            </w:tcBorders>
          </w:tcPr>
          <w:p w14:paraId="46EA6F30" w14:textId="77777777" w:rsidR="007015D6" w:rsidRDefault="00350D12">
            <w:pPr>
              <w:spacing w:after="0" w:line="259" w:lineRule="auto"/>
              <w:ind w:left="0" w:firstLine="0"/>
              <w:jc w:val="left"/>
            </w:pPr>
            <w:r>
              <w:t>7.19E-03</w:t>
            </w:r>
          </w:p>
        </w:tc>
      </w:tr>
      <w:tr w:rsidR="007015D6" w14:paraId="62DB3533"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E9554FF" w14:textId="77777777" w:rsidR="007015D6" w:rsidRDefault="00350D12">
            <w:pPr>
              <w:spacing w:after="0" w:line="259" w:lineRule="auto"/>
              <w:ind w:left="0" w:firstLine="0"/>
              <w:jc w:val="left"/>
            </w:pPr>
            <w:r>
              <w:t>Myo-inositol</w:t>
            </w:r>
          </w:p>
        </w:tc>
        <w:tc>
          <w:tcPr>
            <w:tcW w:w="2725" w:type="dxa"/>
            <w:tcBorders>
              <w:top w:val="single" w:sz="3" w:space="0" w:color="000000"/>
              <w:left w:val="single" w:sz="3" w:space="0" w:color="000000"/>
              <w:bottom w:val="single" w:sz="3" w:space="0" w:color="000000"/>
              <w:right w:val="single" w:sz="3" w:space="0" w:color="000000"/>
            </w:tcBorders>
          </w:tcPr>
          <w:p w14:paraId="41EAAC27" w14:textId="77777777" w:rsidR="007015D6" w:rsidRDefault="00350D12">
            <w:pPr>
              <w:spacing w:after="0" w:line="259" w:lineRule="auto"/>
              <w:ind w:left="0" w:firstLine="0"/>
              <w:jc w:val="left"/>
            </w:pPr>
            <w:r>
              <w:t>3.61E-03</w:t>
            </w:r>
          </w:p>
        </w:tc>
      </w:tr>
      <w:tr w:rsidR="007015D6" w14:paraId="40AAC51B"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0E94C7FD" w14:textId="77777777" w:rsidR="007015D6" w:rsidRDefault="00350D12">
            <w:pPr>
              <w:spacing w:after="0" w:line="259" w:lineRule="auto"/>
              <w:ind w:left="0" w:firstLine="0"/>
              <w:jc w:val="left"/>
            </w:pPr>
            <w:r>
              <w:t>Nicotinic acid</w:t>
            </w:r>
          </w:p>
        </w:tc>
        <w:tc>
          <w:tcPr>
            <w:tcW w:w="2725" w:type="dxa"/>
            <w:tcBorders>
              <w:top w:val="single" w:sz="3" w:space="0" w:color="000000"/>
              <w:left w:val="single" w:sz="3" w:space="0" w:color="000000"/>
              <w:bottom w:val="single" w:sz="3" w:space="0" w:color="000000"/>
              <w:right w:val="single" w:sz="3" w:space="0" w:color="000000"/>
            </w:tcBorders>
          </w:tcPr>
          <w:p w14:paraId="7CC8DBF2" w14:textId="77777777" w:rsidR="007015D6" w:rsidRDefault="00350D12">
            <w:pPr>
              <w:spacing w:after="0" w:line="259" w:lineRule="auto"/>
              <w:ind w:left="0" w:firstLine="0"/>
              <w:jc w:val="left"/>
            </w:pPr>
            <w:r>
              <w:t>3.21E-03</w:t>
            </w:r>
          </w:p>
        </w:tc>
      </w:tr>
      <w:tr w:rsidR="007015D6" w14:paraId="0F6E356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2586FC0" w14:textId="77777777" w:rsidR="007015D6" w:rsidRDefault="00350D12">
            <w:pPr>
              <w:spacing w:after="0" w:line="259" w:lineRule="auto"/>
              <w:ind w:left="0" w:firstLine="0"/>
              <w:jc w:val="left"/>
            </w:pPr>
            <w:r>
              <w:t>Menadione</w:t>
            </w:r>
          </w:p>
        </w:tc>
        <w:tc>
          <w:tcPr>
            <w:tcW w:w="2725" w:type="dxa"/>
            <w:tcBorders>
              <w:top w:val="single" w:sz="3" w:space="0" w:color="000000"/>
              <w:left w:val="single" w:sz="3" w:space="0" w:color="000000"/>
              <w:bottom w:val="single" w:sz="3" w:space="0" w:color="000000"/>
              <w:right w:val="single" w:sz="3" w:space="0" w:color="000000"/>
            </w:tcBorders>
          </w:tcPr>
          <w:p w14:paraId="45C41BE0" w14:textId="77777777" w:rsidR="007015D6" w:rsidRDefault="00350D12">
            <w:pPr>
              <w:spacing w:after="0" w:line="259" w:lineRule="auto"/>
              <w:ind w:left="0" w:firstLine="0"/>
              <w:jc w:val="left"/>
            </w:pPr>
            <w:r>
              <w:t>1.62E-03</w:t>
            </w:r>
          </w:p>
        </w:tc>
      </w:tr>
      <w:tr w:rsidR="007015D6" w14:paraId="7D1049B2"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120429EF" w14:textId="77777777" w:rsidR="007015D6" w:rsidRDefault="00350D12">
            <w:pPr>
              <w:spacing w:after="0" w:line="259" w:lineRule="auto"/>
              <w:ind w:left="0" w:firstLine="0"/>
              <w:jc w:val="left"/>
            </w:pPr>
            <w:r>
              <w:t>Retinyl acetate</w:t>
            </w:r>
          </w:p>
        </w:tc>
        <w:tc>
          <w:tcPr>
            <w:tcW w:w="2725" w:type="dxa"/>
            <w:tcBorders>
              <w:top w:val="single" w:sz="3" w:space="0" w:color="000000"/>
              <w:left w:val="single" w:sz="3" w:space="0" w:color="000000"/>
              <w:bottom w:val="single" w:sz="3" w:space="0" w:color="000000"/>
              <w:right w:val="single" w:sz="3" w:space="0" w:color="000000"/>
            </w:tcBorders>
          </w:tcPr>
          <w:p w14:paraId="44C9640E" w14:textId="77777777" w:rsidR="007015D6" w:rsidRDefault="00350D12">
            <w:pPr>
              <w:spacing w:after="0" w:line="259" w:lineRule="auto"/>
              <w:ind w:left="0" w:firstLine="0"/>
              <w:jc w:val="left"/>
            </w:pPr>
            <w:r>
              <w:t>1.30E-03</w:t>
            </w:r>
          </w:p>
        </w:tc>
      </w:tr>
      <w:tr w:rsidR="007015D6" w14:paraId="0A493D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4E81EFB" w14:textId="77777777" w:rsidR="007015D6" w:rsidRDefault="00350D12">
            <w:pPr>
              <w:spacing w:after="0" w:line="259" w:lineRule="auto"/>
              <w:ind w:left="0" w:firstLine="0"/>
              <w:jc w:val="left"/>
            </w:pPr>
            <w:r>
              <w:t>Riboflavin</w:t>
            </w:r>
          </w:p>
        </w:tc>
        <w:tc>
          <w:tcPr>
            <w:tcW w:w="2725" w:type="dxa"/>
            <w:tcBorders>
              <w:top w:val="single" w:sz="3" w:space="0" w:color="000000"/>
              <w:left w:val="single" w:sz="3" w:space="0" w:color="000000"/>
              <w:bottom w:val="single" w:sz="3" w:space="0" w:color="000000"/>
              <w:right w:val="single" w:sz="3" w:space="0" w:color="000000"/>
            </w:tcBorders>
          </w:tcPr>
          <w:p w14:paraId="07F983FD" w14:textId="77777777" w:rsidR="007015D6" w:rsidRDefault="00350D12">
            <w:pPr>
              <w:spacing w:after="0" w:line="259" w:lineRule="auto"/>
              <w:ind w:left="0" w:firstLine="0"/>
              <w:jc w:val="left"/>
            </w:pPr>
            <w:r>
              <w:t>7.21E-04</w:t>
            </w:r>
          </w:p>
        </w:tc>
      </w:tr>
      <w:tr w:rsidR="007015D6" w14:paraId="251872AE"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6CFFB9A" w14:textId="77777777" w:rsidR="007015D6" w:rsidRDefault="00350D12">
            <w:pPr>
              <w:spacing w:after="0" w:line="259" w:lineRule="auto"/>
              <w:ind w:left="0" w:firstLine="0"/>
              <w:jc w:val="left"/>
            </w:pPr>
            <w:r>
              <w:t>Pyridoxine</w:t>
            </w:r>
          </w:p>
        </w:tc>
        <w:tc>
          <w:tcPr>
            <w:tcW w:w="2725" w:type="dxa"/>
            <w:tcBorders>
              <w:top w:val="single" w:sz="3" w:space="0" w:color="000000"/>
              <w:left w:val="single" w:sz="3" w:space="0" w:color="000000"/>
              <w:bottom w:val="single" w:sz="3" w:space="0" w:color="000000"/>
              <w:right w:val="single" w:sz="3" w:space="0" w:color="000000"/>
            </w:tcBorders>
          </w:tcPr>
          <w:p w14:paraId="63F4100B" w14:textId="77777777" w:rsidR="007015D6" w:rsidRDefault="00350D12">
            <w:pPr>
              <w:spacing w:after="0" w:line="259" w:lineRule="auto"/>
              <w:ind w:left="0" w:firstLine="0"/>
              <w:jc w:val="left"/>
            </w:pPr>
            <w:r>
              <w:t>7.21E-04</w:t>
            </w:r>
          </w:p>
        </w:tc>
      </w:tr>
      <w:tr w:rsidR="007015D6" w14:paraId="6105A911"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5F43A47" w14:textId="77777777" w:rsidR="007015D6" w:rsidRDefault="00350D12">
            <w:pPr>
              <w:spacing w:after="0" w:line="259" w:lineRule="auto"/>
              <w:ind w:left="0" w:firstLine="0"/>
              <w:jc w:val="left"/>
            </w:pPr>
            <w:r>
              <w:t>Thiamine hydrochloride</w:t>
            </w:r>
          </w:p>
        </w:tc>
        <w:tc>
          <w:tcPr>
            <w:tcW w:w="2725" w:type="dxa"/>
            <w:tcBorders>
              <w:top w:val="single" w:sz="3" w:space="0" w:color="000000"/>
              <w:left w:val="single" w:sz="3" w:space="0" w:color="000000"/>
              <w:bottom w:val="single" w:sz="3" w:space="0" w:color="000000"/>
              <w:right w:val="single" w:sz="3" w:space="0" w:color="000000"/>
            </w:tcBorders>
          </w:tcPr>
          <w:p w14:paraId="756C910D" w14:textId="77777777" w:rsidR="007015D6" w:rsidRDefault="00350D12">
            <w:pPr>
              <w:spacing w:after="0" w:line="259" w:lineRule="auto"/>
              <w:ind w:left="0" w:firstLine="0"/>
              <w:jc w:val="left"/>
            </w:pPr>
            <w:r>
              <w:t>7.21E-04</w:t>
            </w:r>
          </w:p>
        </w:tc>
      </w:tr>
      <w:tr w:rsidR="007015D6" w14:paraId="0D3625DC"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133C911" w14:textId="77777777" w:rsidR="007015D6" w:rsidRDefault="00350D12">
            <w:pPr>
              <w:spacing w:after="0" w:line="259" w:lineRule="auto"/>
              <w:ind w:left="0" w:firstLine="0"/>
              <w:jc w:val="left"/>
            </w:pPr>
            <w:r>
              <w:t>Ergocalciferol</w:t>
            </w:r>
          </w:p>
        </w:tc>
        <w:tc>
          <w:tcPr>
            <w:tcW w:w="2725" w:type="dxa"/>
            <w:tcBorders>
              <w:top w:val="single" w:sz="3" w:space="0" w:color="000000"/>
              <w:left w:val="single" w:sz="3" w:space="0" w:color="000000"/>
              <w:bottom w:val="single" w:sz="3" w:space="0" w:color="000000"/>
              <w:right w:val="single" w:sz="3" w:space="0" w:color="000000"/>
            </w:tcBorders>
          </w:tcPr>
          <w:p w14:paraId="2AB56D7D" w14:textId="77777777" w:rsidR="007015D6" w:rsidRDefault="00350D12">
            <w:pPr>
              <w:spacing w:after="0" w:line="259" w:lineRule="auto"/>
              <w:ind w:left="0" w:firstLine="0"/>
              <w:jc w:val="left"/>
            </w:pPr>
            <w:r>
              <w:t>9.02E-05</w:t>
            </w:r>
          </w:p>
        </w:tc>
      </w:tr>
      <w:tr w:rsidR="007015D6" w14:paraId="19BB0C38"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71572D67" w14:textId="77777777" w:rsidR="007015D6" w:rsidRDefault="00350D12">
            <w:pPr>
              <w:spacing w:after="0" w:line="259" w:lineRule="auto"/>
              <w:ind w:left="0" w:firstLine="0"/>
              <w:jc w:val="left"/>
            </w:pPr>
            <w:r>
              <w:t>Folic acid</w:t>
            </w:r>
          </w:p>
        </w:tc>
        <w:tc>
          <w:tcPr>
            <w:tcW w:w="2725" w:type="dxa"/>
            <w:tcBorders>
              <w:top w:val="single" w:sz="3" w:space="0" w:color="000000"/>
              <w:left w:val="single" w:sz="3" w:space="0" w:color="000000"/>
              <w:bottom w:val="single" w:sz="3" w:space="0" w:color="000000"/>
              <w:right w:val="single" w:sz="3" w:space="0" w:color="000000"/>
            </w:tcBorders>
          </w:tcPr>
          <w:p w14:paraId="3875C95F" w14:textId="77777777" w:rsidR="007015D6" w:rsidRDefault="00350D12">
            <w:pPr>
              <w:spacing w:after="0" w:line="259" w:lineRule="auto"/>
              <w:ind w:left="0" w:firstLine="0"/>
              <w:jc w:val="left"/>
            </w:pPr>
            <w:r>
              <w:t>6.49E-05</w:t>
            </w:r>
          </w:p>
        </w:tc>
      </w:tr>
      <w:tr w:rsidR="007015D6" w14:paraId="2D29CB6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D0777E" w14:textId="77777777" w:rsidR="007015D6" w:rsidRDefault="00350D12">
            <w:pPr>
              <w:spacing w:after="0" w:line="259" w:lineRule="auto"/>
              <w:ind w:left="0" w:firstLine="0"/>
              <w:jc w:val="left"/>
            </w:pPr>
            <w:r>
              <w:t>Biotin</w:t>
            </w:r>
          </w:p>
        </w:tc>
        <w:tc>
          <w:tcPr>
            <w:tcW w:w="2725" w:type="dxa"/>
            <w:tcBorders>
              <w:top w:val="single" w:sz="3" w:space="0" w:color="000000"/>
              <w:left w:val="single" w:sz="3" w:space="0" w:color="000000"/>
              <w:bottom w:val="single" w:sz="3" w:space="0" w:color="000000"/>
              <w:right w:val="single" w:sz="3" w:space="0" w:color="000000"/>
            </w:tcBorders>
          </w:tcPr>
          <w:p w14:paraId="5384EAA0" w14:textId="77777777" w:rsidR="007015D6" w:rsidRDefault="00350D12">
            <w:pPr>
              <w:spacing w:after="0" w:line="259" w:lineRule="auto"/>
              <w:ind w:left="0" w:firstLine="0"/>
              <w:jc w:val="left"/>
            </w:pPr>
            <w:r>
              <w:t>1.44E-05</w:t>
            </w:r>
          </w:p>
        </w:tc>
      </w:tr>
      <w:tr w:rsidR="007015D6" w14:paraId="04B434D7" w14:textId="77777777">
        <w:trPr>
          <w:trHeight w:val="319"/>
        </w:trPr>
        <w:tc>
          <w:tcPr>
            <w:tcW w:w="3654" w:type="dxa"/>
            <w:tcBorders>
              <w:top w:val="single" w:sz="3" w:space="0" w:color="000000"/>
              <w:left w:val="single" w:sz="3" w:space="0" w:color="000000"/>
              <w:bottom w:val="single" w:sz="3" w:space="0" w:color="000000"/>
              <w:right w:val="single" w:sz="3" w:space="0" w:color="000000"/>
            </w:tcBorders>
          </w:tcPr>
          <w:p w14:paraId="376CE8A3" w14:textId="77777777" w:rsidR="007015D6" w:rsidRDefault="00350D12">
            <w:pPr>
              <w:spacing w:after="0" w:line="259" w:lineRule="auto"/>
              <w:ind w:left="0" w:firstLine="0"/>
              <w:jc w:val="left"/>
            </w:pPr>
            <w:r>
              <w:t>Cobalamin</w:t>
            </w:r>
          </w:p>
        </w:tc>
        <w:tc>
          <w:tcPr>
            <w:tcW w:w="2725" w:type="dxa"/>
            <w:tcBorders>
              <w:top w:val="single" w:sz="3" w:space="0" w:color="000000"/>
              <w:left w:val="single" w:sz="3" w:space="0" w:color="000000"/>
              <w:bottom w:val="single" w:sz="3" w:space="0" w:color="000000"/>
              <w:right w:val="single" w:sz="3" w:space="0" w:color="000000"/>
            </w:tcBorders>
          </w:tcPr>
          <w:p w14:paraId="68259439" w14:textId="77777777" w:rsidR="007015D6" w:rsidRDefault="00350D12">
            <w:pPr>
              <w:spacing w:after="0" w:line="259" w:lineRule="auto"/>
              <w:ind w:left="0" w:firstLine="0"/>
              <w:jc w:val="left"/>
            </w:pPr>
            <w:r>
              <w:t>9.74E-07</w:t>
            </w:r>
          </w:p>
        </w:tc>
      </w:tr>
    </w:tbl>
    <w:p w14:paraId="105BBF53" w14:textId="77777777" w:rsidR="007015D6" w:rsidRDefault="00350D12">
      <w:pPr>
        <w:spacing w:after="4" w:line="248" w:lineRule="auto"/>
        <w:ind w:left="-15" w:firstLine="0"/>
      </w:pPr>
      <w:r>
        <w:rPr>
          <w:b/>
          <w:sz w:val="17"/>
        </w:rPr>
        <w:lastRenderedPageBreak/>
        <w:t xml:space="preserve">Table 1. </w:t>
      </w:r>
      <w:r>
        <w:rPr>
          <w:sz w:val="17"/>
        </w:rPr>
        <w:t>Composition of food distributed to larvae in mass fraction. Ascorbic acid is vitamin C, Nipagin is a broad-spectrum antimicrobial agent. Alpha-</w:t>
      </w:r>
      <w:proofErr w:type="spellStart"/>
      <w:r>
        <w:rPr>
          <w:sz w:val="17"/>
        </w:rPr>
        <w:t>tocopheryl</w:t>
      </w:r>
      <w:proofErr w:type="spellEnd"/>
      <w:r>
        <w:rPr>
          <w:sz w:val="17"/>
        </w:rPr>
        <w:t xml:space="preserve"> acetate is a vitamin E acetate. Oxytetracycline is a broad-spectrum tetracycline antibiotic. Nicotinic acid is a vitamer of vitamin B</w:t>
      </w:r>
      <w:r>
        <w:rPr>
          <w:sz w:val="21"/>
          <w:vertAlign w:val="subscript"/>
        </w:rPr>
        <w:t>3</w:t>
      </w:r>
      <w:r>
        <w:rPr>
          <w:sz w:val="17"/>
        </w:rPr>
        <w:t>. Menadione is a vitamin K</w:t>
      </w:r>
      <w:r>
        <w:rPr>
          <w:sz w:val="21"/>
          <w:vertAlign w:val="subscript"/>
        </w:rPr>
        <w:t xml:space="preserve">2 </w:t>
      </w:r>
      <w:r>
        <w:rPr>
          <w:sz w:val="17"/>
        </w:rPr>
        <w:t>precursor. Retinyl acetate is a form of vitamin A. Riboflavin is vitamin B</w:t>
      </w:r>
      <w:r>
        <w:rPr>
          <w:sz w:val="21"/>
          <w:vertAlign w:val="subscript"/>
        </w:rPr>
        <w:t>2</w:t>
      </w:r>
      <w:r>
        <w:rPr>
          <w:sz w:val="17"/>
        </w:rPr>
        <w:t>. Pyridoxine is a form of vitamin B</w:t>
      </w:r>
      <w:r>
        <w:rPr>
          <w:sz w:val="21"/>
          <w:vertAlign w:val="subscript"/>
        </w:rPr>
        <w:t>6</w:t>
      </w:r>
      <w:r>
        <w:rPr>
          <w:sz w:val="17"/>
        </w:rPr>
        <w:t>. Thiamine is vitamin B</w:t>
      </w:r>
      <w:r>
        <w:rPr>
          <w:sz w:val="21"/>
          <w:vertAlign w:val="subscript"/>
        </w:rPr>
        <w:t>1</w:t>
      </w:r>
      <w:r>
        <w:rPr>
          <w:sz w:val="17"/>
        </w:rPr>
        <w:t>. Ergocalciferol is vitamin D</w:t>
      </w:r>
      <w:r>
        <w:rPr>
          <w:sz w:val="21"/>
          <w:vertAlign w:val="subscript"/>
        </w:rPr>
        <w:t>2</w:t>
      </w:r>
      <w:r>
        <w:rPr>
          <w:sz w:val="17"/>
        </w:rPr>
        <w:t>. Folic acid is vitamin B</w:t>
      </w:r>
      <w:r>
        <w:rPr>
          <w:sz w:val="21"/>
          <w:vertAlign w:val="subscript"/>
        </w:rPr>
        <w:t>9</w:t>
      </w:r>
      <w:r>
        <w:rPr>
          <w:sz w:val="17"/>
        </w:rPr>
        <w:t>.</w:t>
      </w:r>
    </w:p>
    <w:p w14:paraId="2AC794DE" w14:textId="77777777" w:rsidR="007015D6" w:rsidRDefault="00350D12">
      <w:pPr>
        <w:spacing w:after="4" w:line="248" w:lineRule="auto"/>
        <w:ind w:left="-15" w:firstLine="0"/>
      </w:pPr>
      <w:r>
        <w:rPr>
          <w:sz w:val="17"/>
        </w:rPr>
        <w:t xml:space="preserve">Biotin is vitamin </w:t>
      </w:r>
      <w:proofErr w:type="gramStart"/>
      <w:r>
        <w:rPr>
          <w:sz w:val="17"/>
        </w:rPr>
        <w:t>B</w:t>
      </w:r>
      <w:r>
        <w:rPr>
          <w:sz w:val="21"/>
          <w:vertAlign w:val="subscript"/>
        </w:rPr>
        <w:t>7</w:t>
      </w:r>
      <w:proofErr w:type="gramEnd"/>
      <w:r>
        <w:rPr>
          <w:sz w:val="21"/>
          <w:vertAlign w:val="subscript"/>
        </w:rPr>
        <w:t xml:space="preserve"> </w:t>
      </w:r>
      <w:r>
        <w:rPr>
          <w:sz w:val="17"/>
        </w:rPr>
        <w:t>or vitamin H. Cobalamin is vitamin B</w:t>
      </w:r>
      <w:r>
        <w:rPr>
          <w:sz w:val="21"/>
          <w:vertAlign w:val="subscript"/>
        </w:rPr>
        <w:t>12</w:t>
      </w:r>
      <w:r>
        <w:rPr>
          <w:sz w:val="17"/>
        </w:rPr>
        <w:t>.</w:t>
      </w:r>
    </w:p>
    <w:p w14:paraId="45A6C797" w14:textId="77777777" w:rsidR="007015D6" w:rsidRDefault="00350D12">
      <w:pPr>
        <w:spacing w:after="647" w:line="259" w:lineRule="auto"/>
        <w:ind w:left="95" w:firstLine="0"/>
        <w:jc w:val="left"/>
      </w:pPr>
      <w:r>
        <w:rPr>
          <w:noProof/>
          <w:lang w:val="en-US" w:eastAsia="en-US"/>
        </w:rPr>
        <w:drawing>
          <wp:inline distT="0" distB="0" distL="0" distR="0" wp14:anchorId="787C7B62" wp14:editId="5A9658BC">
            <wp:extent cx="5995416" cy="3197352"/>
            <wp:effectExtent l="0" t="0" r="0" b="0"/>
            <wp:docPr id="132482" name="Picture 132482"/>
            <wp:cNvGraphicFramePr/>
            <a:graphic xmlns:a="http://schemas.openxmlformats.org/drawingml/2006/main">
              <a:graphicData uri="http://schemas.openxmlformats.org/drawingml/2006/picture">
                <pic:pic xmlns:pic="http://schemas.openxmlformats.org/drawingml/2006/picture">
                  <pic:nvPicPr>
                    <pic:cNvPr id="132482" name="Picture 132482"/>
                    <pic:cNvPicPr/>
                  </pic:nvPicPr>
                  <pic:blipFill>
                    <a:blip r:embed="rId43"/>
                    <a:stretch>
                      <a:fillRect/>
                    </a:stretch>
                  </pic:blipFill>
                  <pic:spPr>
                    <a:xfrm>
                      <a:off x="0" y="0"/>
                      <a:ext cx="5995416" cy="3197352"/>
                    </a:xfrm>
                    <a:prstGeom prst="rect">
                      <a:avLst/>
                    </a:prstGeom>
                  </pic:spPr>
                </pic:pic>
              </a:graphicData>
            </a:graphic>
          </wp:inline>
        </w:drawing>
      </w:r>
    </w:p>
    <w:p w14:paraId="2A43B583" w14:textId="77777777" w:rsidR="007015D6" w:rsidRDefault="00350D12">
      <w:pPr>
        <w:spacing w:after="1866" w:line="259" w:lineRule="auto"/>
        <w:ind w:left="0" w:right="52" w:firstLine="0"/>
        <w:jc w:val="center"/>
      </w:pPr>
      <w:r>
        <w:rPr>
          <w:b/>
          <w:sz w:val="17"/>
        </w:rPr>
        <w:t xml:space="preserve">Figure S1. </w:t>
      </w:r>
      <w:r>
        <w:rPr>
          <w:sz w:val="15"/>
        </w:rPr>
        <w:t>Differences in content between food, larvae (all conditions) and frass in the eight elements.</w:t>
      </w:r>
    </w:p>
    <w:p w14:paraId="02972B46"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54D7180F" wp14:editId="5AC2E9A3">
                <wp:extent cx="5987012" cy="3362389"/>
                <wp:effectExtent l="0" t="0" r="0" b="0"/>
                <wp:docPr id="130511" name="Group 13051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108" name="Shape 8108"/>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09" name="Shape 8109"/>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0" name="Shape 8110"/>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1" name="Shape 8111"/>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2" name="Shape 8112"/>
                        <wps:cNvSpPr/>
                        <wps:spPr>
                          <a:xfrm>
                            <a:off x="1029833"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3" name="Shape 8113"/>
                        <wps:cNvSpPr/>
                        <wps:spPr>
                          <a:xfrm>
                            <a:off x="2328780"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4" name="Shape 8114"/>
                        <wps:cNvSpPr/>
                        <wps:spPr>
                          <a:xfrm>
                            <a:off x="3671079"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5" name="Shape 8115"/>
                        <wps:cNvSpPr/>
                        <wps:spPr>
                          <a:xfrm>
                            <a:off x="50132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116" name="Shape 8116"/>
                        <wps:cNvSpPr/>
                        <wps:spPr>
                          <a:xfrm>
                            <a:off x="744591" y="2881073"/>
                            <a:ext cx="47479" cy="47479"/>
                          </a:xfrm>
                          <a:custGeom>
                            <a:avLst/>
                            <a:gdLst/>
                            <a:ahLst/>
                            <a:cxnLst/>
                            <a:rect l="0" t="0" r="0" b="0"/>
                            <a:pathLst>
                              <a:path w="47479" h="47479">
                                <a:moveTo>
                                  <a:pt x="23679" y="0"/>
                                </a:moveTo>
                                <a:cubicBezTo>
                                  <a:pt x="36794" y="0"/>
                                  <a:pt x="47479" y="10685"/>
                                  <a:pt x="47479" y="23800"/>
                                </a:cubicBezTo>
                                <a:cubicBezTo>
                                  <a:pt x="47479" y="36793"/>
                                  <a:pt x="36794" y="47479"/>
                                  <a:pt x="23679" y="47479"/>
                                </a:cubicBezTo>
                                <a:cubicBezTo>
                                  <a:pt x="10686" y="47479"/>
                                  <a:pt x="0" y="36793"/>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17" name="Shape 8117"/>
                        <wps:cNvSpPr/>
                        <wps:spPr>
                          <a:xfrm>
                            <a:off x="768270" y="740972"/>
                            <a:ext cx="0" cy="663256"/>
                          </a:xfrm>
                          <a:custGeom>
                            <a:avLst/>
                            <a:gdLst/>
                            <a:ahLst/>
                            <a:cxnLst/>
                            <a:rect l="0" t="0" r="0" b="0"/>
                            <a:pathLst>
                              <a:path h="663256">
                                <a:moveTo>
                                  <a:pt x="0" y="66325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18" name="Shape 8118"/>
                        <wps:cNvSpPr/>
                        <wps:spPr>
                          <a:xfrm>
                            <a:off x="768270" y="1950912"/>
                            <a:ext cx="0" cy="387972"/>
                          </a:xfrm>
                          <a:custGeom>
                            <a:avLst/>
                            <a:gdLst/>
                            <a:ahLst/>
                            <a:cxnLst/>
                            <a:rect l="0" t="0" r="0" b="0"/>
                            <a:pathLst>
                              <a:path h="387972">
                                <a:moveTo>
                                  <a:pt x="0" y="0"/>
                                </a:moveTo>
                                <a:lnTo>
                                  <a:pt x="0" y="38797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5" name="Shape 136985"/>
                        <wps:cNvSpPr/>
                        <wps:spPr>
                          <a:xfrm>
                            <a:off x="654611" y="1404229"/>
                            <a:ext cx="227319" cy="546683"/>
                          </a:xfrm>
                          <a:custGeom>
                            <a:avLst/>
                            <a:gdLst/>
                            <a:ahLst/>
                            <a:cxnLst/>
                            <a:rect l="0" t="0" r="0" b="0"/>
                            <a:pathLst>
                              <a:path w="227319" h="546683">
                                <a:moveTo>
                                  <a:pt x="0" y="0"/>
                                </a:moveTo>
                                <a:lnTo>
                                  <a:pt x="227319" y="0"/>
                                </a:lnTo>
                                <a:lnTo>
                                  <a:pt x="227319" y="546683"/>
                                </a:lnTo>
                                <a:lnTo>
                                  <a:pt x="0" y="54668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0" name="Shape 8120"/>
                        <wps:cNvSpPr/>
                        <wps:spPr>
                          <a:xfrm>
                            <a:off x="654611" y="172905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1" name="Shape 8121"/>
                        <wps:cNvSpPr/>
                        <wps:spPr>
                          <a:xfrm>
                            <a:off x="1073183" y="895554"/>
                            <a:ext cx="0" cy="553118"/>
                          </a:xfrm>
                          <a:custGeom>
                            <a:avLst/>
                            <a:gdLst/>
                            <a:ahLst/>
                            <a:cxnLst/>
                            <a:rect l="0" t="0" r="0" b="0"/>
                            <a:pathLst>
                              <a:path h="553118">
                                <a:moveTo>
                                  <a:pt x="0" y="55311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2" name="Shape 8122"/>
                        <wps:cNvSpPr/>
                        <wps:spPr>
                          <a:xfrm>
                            <a:off x="1073183" y="1931483"/>
                            <a:ext cx="0" cy="357978"/>
                          </a:xfrm>
                          <a:custGeom>
                            <a:avLst/>
                            <a:gdLst/>
                            <a:ahLst/>
                            <a:cxnLst/>
                            <a:rect l="0" t="0" r="0" b="0"/>
                            <a:pathLst>
                              <a:path h="357978">
                                <a:moveTo>
                                  <a:pt x="0" y="0"/>
                                </a:moveTo>
                                <a:lnTo>
                                  <a:pt x="0" y="35797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6" name="Shape 136986"/>
                        <wps:cNvSpPr/>
                        <wps:spPr>
                          <a:xfrm>
                            <a:off x="959524" y="1448672"/>
                            <a:ext cx="227319" cy="482810"/>
                          </a:xfrm>
                          <a:custGeom>
                            <a:avLst/>
                            <a:gdLst/>
                            <a:ahLst/>
                            <a:cxnLst/>
                            <a:rect l="0" t="0" r="0" b="0"/>
                            <a:pathLst>
                              <a:path w="227319" h="482810">
                                <a:moveTo>
                                  <a:pt x="0" y="0"/>
                                </a:moveTo>
                                <a:lnTo>
                                  <a:pt x="227319" y="0"/>
                                </a:lnTo>
                                <a:lnTo>
                                  <a:pt x="227319" y="482810"/>
                                </a:lnTo>
                                <a:lnTo>
                                  <a:pt x="0" y="482810"/>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4" name="Shape 8124"/>
                        <wps:cNvSpPr/>
                        <wps:spPr>
                          <a:xfrm>
                            <a:off x="959524" y="170999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5" name="Shape 8125"/>
                        <wps:cNvSpPr/>
                        <wps:spPr>
                          <a:xfrm>
                            <a:off x="1376275" y="748744"/>
                            <a:ext cx="0" cy="425616"/>
                          </a:xfrm>
                          <a:custGeom>
                            <a:avLst/>
                            <a:gdLst/>
                            <a:ahLst/>
                            <a:cxnLst/>
                            <a:rect l="0" t="0" r="0" b="0"/>
                            <a:pathLst>
                              <a:path h="425616">
                                <a:moveTo>
                                  <a:pt x="0" y="42561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26" name="Shape 8126"/>
                        <wps:cNvSpPr/>
                        <wps:spPr>
                          <a:xfrm>
                            <a:off x="1376275" y="1813816"/>
                            <a:ext cx="0" cy="529925"/>
                          </a:xfrm>
                          <a:custGeom>
                            <a:avLst/>
                            <a:gdLst/>
                            <a:ahLst/>
                            <a:cxnLst/>
                            <a:rect l="0" t="0" r="0" b="0"/>
                            <a:pathLst>
                              <a:path h="529925">
                                <a:moveTo>
                                  <a:pt x="0" y="0"/>
                                </a:moveTo>
                                <a:lnTo>
                                  <a:pt x="0" y="52992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7" name="Shape 136987"/>
                        <wps:cNvSpPr/>
                        <wps:spPr>
                          <a:xfrm>
                            <a:off x="1262616" y="1174360"/>
                            <a:ext cx="227319" cy="639456"/>
                          </a:xfrm>
                          <a:custGeom>
                            <a:avLst/>
                            <a:gdLst/>
                            <a:ahLst/>
                            <a:cxnLst/>
                            <a:rect l="0" t="0" r="0" b="0"/>
                            <a:pathLst>
                              <a:path w="227319" h="639456">
                                <a:moveTo>
                                  <a:pt x="0" y="0"/>
                                </a:moveTo>
                                <a:lnTo>
                                  <a:pt x="227319" y="0"/>
                                </a:lnTo>
                                <a:lnTo>
                                  <a:pt x="227319" y="639456"/>
                                </a:lnTo>
                                <a:lnTo>
                                  <a:pt x="0" y="63945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28" name="Shape 8128"/>
                        <wps:cNvSpPr/>
                        <wps:spPr>
                          <a:xfrm>
                            <a:off x="1262616" y="1508902"/>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29" name="Shape 8129"/>
                        <wps:cNvSpPr/>
                        <wps:spPr>
                          <a:xfrm>
                            <a:off x="1679367" y="138310"/>
                            <a:ext cx="0" cy="763923"/>
                          </a:xfrm>
                          <a:custGeom>
                            <a:avLst/>
                            <a:gdLst/>
                            <a:ahLst/>
                            <a:cxnLst/>
                            <a:rect l="0" t="0" r="0" b="0"/>
                            <a:pathLst>
                              <a:path h="763923">
                                <a:moveTo>
                                  <a:pt x="0" y="763923"/>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0" name="Shape 8130"/>
                        <wps:cNvSpPr/>
                        <wps:spPr>
                          <a:xfrm>
                            <a:off x="1679367" y="1579575"/>
                            <a:ext cx="0" cy="436059"/>
                          </a:xfrm>
                          <a:custGeom>
                            <a:avLst/>
                            <a:gdLst/>
                            <a:ahLst/>
                            <a:cxnLst/>
                            <a:rect l="0" t="0" r="0" b="0"/>
                            <a:pathLst>
                              <a:path h="436059">
                                <a:moveTo>
                                  <a:pt x="0" y="0"/>
                                </a:moveTo>
                                <a:lnTo>
                                  <a:pt x="0" y="4360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8" name="Shape 136988"/>
                        <wps:cNvSpPr/>
                        <wps:spPr>
                          <a:xfrm>
                            <a:off x="1565708" y="902233"/>
                            <a:ext cx="227319" cy="677342"/>
                          </a:xfrm>
                          <a:custGeom>
                            <a:avLst/>
                            <a:gdLst/>
                            <a:ahLst/>
                            <a:cxnLst/>
                            <a:rect l="0" t="0" r="0" b="0"/>
                            <a:pathLst>
                              <a:path w="227319" h="677342">
                                <a:moveTo>
                                  <a:pt x="0" y="0"/>
                                </a:moveTo>
                                <a:lnTo>
                                  <a:pt x="227319" y="0"/>
                                </a:lnTo>
                                <a:lnTo>
                                  <a:pt x="227319" y="677342"/>
                                </a:lnTo>
                                <a:lnTo>
                                  <a:pt x="0" y="67734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2" name="Shape 8132"/>
                        <wps:cNvSpPr/>
                        <wps:spPr>
                          <a:xfrm>
                            <a:off x="1565708" y="1230825"/>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3" name="Shape 8133"/>
                        <wps:cNvSpPr/>
                        <wps:spPr>
                          <a:xfrm>
                            <a:off x="1982459" y="556154"/>
                            <a:ext cx="0" cy="629377"/>
                          </a:xfrm>
                          <a:custGeom>
                            <a:avLst/>
                            <a:gdLst/>
                            <a:ahLst/>
                            <a:cxnLst/>
                            <a:rect l="0" t="0" r="0" b="0"/>
                            <a:pathLst>
                              <a:path h="629377">
                                <a:moveTo>
                                  <a:pt x="0" y="62937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4" name="Shape 8134"/>
                        <wps:cNvSpPr/>
                        <wps:spPr>
                          <a:xfrm>
                            <a:off x="1982459" y="2044778"/>
                            <a:ext cx="0" cy="482445"/>
                          </a:xfrm>
                          <a:custGeom>
                            <a:avLst/>
                            <a:gdLst/>
                            <a:ahLst/>
                            <a:cxnLst/>
                            <a:rect l="0" t="0" r="0" b="0"/>
                            <a:pathLst>
                              <a:path h="482445">
                                <a:moveTo>
                                  <a:pt x="0" y="0"/>
                                </a:moveTo>
                                <a:lnTo>
                                  <a:pt x="0" y="48244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89" name="Shape 136989"/>
                        <wps:cNvSpPr/>
                        <wps:spPr>
                          <a:xfrm>
                            <a:off x="1868800" y="1185531"/>
                            <a:ext cx="227319" cy="859247"/>
                          </a:xfrm>
                          <a:custGeom>
                            <a:avLst/>
                            <a:gdLst/>
                            <a:ahLst/>
                            <a:cxnLst/>
                            <a:rect l="0" t="0" r="0" b="0"/>
                            <a:pathLst>
                              <a:path w="227319" h="859247">
                                <a:moveTo>
                                  <a:pt x="0" y="0"/>
                                </a:moveTo>
                                <a:lnTo>
                                  <a:pt x="227319" y="0"/>
                                </a:lnTo>
                                <a:lnTo>
                                  <a:pt x="227319" y="859247"/>
                                </a:lnTo>
                                <a:lnTo>
                                  <a:pt x="0" y="859247"/>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36" name="Shape 8136"/>
                        <wps:cNvSpPr/>
                        <wps:spPr>
                          <a:xfrm>
                            <a:off x="1868800" y="1586861"/>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37" name="Shape 8137"/>
                        <wps:cNvSpPr/>
                        <wps:spPr>
                          <a:xfrm>
                            <a:off x="4407073" y="1266162"/>
                            <a:ext cx="0" cy="377165"/>
                          </a:xfrm>
                          <a:custGeom>
                            <a:avLst/>
                            <a:gdLst/>
                            <a:ahLst/>
                            <a:cxnLst/>
                            <a:rect l="0" t="0" r="0" b="0"/>
                            <a:pathLst>
                              <a:path h="377165">
                                <a:moveTo>
                                  <a:pt x="0" y="377165"/>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38" name="Shape 8138"/>
                        <wps:cNvSpPr/>
                        <wps:spPr>
                          <a:xfrm>
                            <a:off x="4407073" y="2277925"/>
                            <a:ext cx="0" cy="430716"/>
                          </a:xfrm>
                          <a:custGeom>
                            <a:avLst/>
                            <a:gdLst/>
                            <a:ahLst/>
                            <a:cxnLst/>
                            <a:rect l="0" t="0" r="0" b="0"/>
                            <a:pathLst>
                              <a:path h="430716">
                                <a:moveTo>
                                  <a:pt x="0" y="0"/>
                                </a:moveTo>
                                <a:lnTo>
                                  <a:pt x="0" y="430716"/>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0" name="Shape 136990"/>
                        <wps:cNvSpPr/>
                        <wps:spPr>
                          <a:xfrm>
                            <a:off x="4293413" y="1643326"/>
                            <a:ext cx="227319" cy="634599"/>
                          </a:xfrm>
                          <a:custGeom>
                            <a:avLst/>
                            <a:gdLst/>
                            <a:ahLst/>
                            <a:cxnLst/>
                            <a:rect l="0" t="0" r="0" b="0"/>
                            <a:pathLst>
                              <a:path w="227319" h="634599">
                                <a:moveTo>
                                  <a:pt x="0" y="0"/>
                                </a:moveTo>
                                <a:lnTo>
                                  <a:pt x="227319" y="0"/>
                                </a:lnTo>
                                <a:lnTo>
                                  <a:pt x="227319" y="634599"/>
                                </a:lnTo>
                                <a:lnTo>
                                  <a:pt x="0" y="63459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0" name="Shape 8140"/>
                        <wps:cNvSpPr/>
                        <wps:spPr>
                          <a:xfrm>
                            <a:off x="4293413" y="1973619"/>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1" name="Shape 8141"/>
                        <wps:cNvSpPr/>
                        <wps:spPr>
                          <a:xfrm>
                            <a:off x="4710165" y="944248"/>
                            <a:ext cx="0" cy="582626"/>
                          </a:xfrm>
                          <a:custGeom>
                            <a:avLst/>
                            <a:gdLst/>
                            <a:ahLst/>
                            <a:cxnLst/>
                            <a:rect l="0" t="0" r="0" b="0"/>
                            <a:pathLst>
                              <a:path h="582626">
                                <a:moveTo>
                                  <a:pt x="0" y="582626"/>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42" name="Shape 8142"/>
                        <wps:cNvSpPr/>
                        <wps:spPr>
                          <a:xfrm>
                            <a:off x="4710165" y="2150423"/>
                            <a:ext cx="0" cy="657792"/>
                          </a:xfrm>
                          <a:custGeom>
                            <a:avLst/>
                            <a:gdLst/>
                            <a:ahLst/>
                            <a:cxnLst/>
                            <a:rect l="0" t="0" r="0" b="0"/>
                            <a:pathLst>
                              <a:path h="657792">
                                <a:moveTo>
                                  <a:pt x="0" y="0"/>
                                </a:moveTo>
                                <a:lnTo>
                                  <a:pt x="0" y="657792"/>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1" name="Shape 136991"/>
                        <wps:cNvSpPr/>
                        <wps:spPr>
                          <a:xfrm>
                            <a:off x="4596506" y="1526874"/>
                            <a:ext cx="227319" cy="623549"/>
                          </a:xfrm>
                          <a:custGeom>
                            <a:avLst/>
                            <a:gdLst/>
                            <a:ahLst/>
                            <a:cxnLst/>
                            <a:rect l="0" t="0" r="0" b="0"/>
                            <a:pathLst>
                              <a:path w="227319" h="623549">
                                <a:moveTo>
                                  <a:pt x="0" y="0"/>
                                </a:moveTo>
                                <a:lnTo>
                                  <a:pt x="227319" y="0"/>
                                </a:lnTo>
                                <a:lnTo>
                                  <a:pt x="227319" y="623549"/>
                                </a:lnTo>
                                <a:lnTo>
                                  <a:pt x="0" y="623549"/>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44" name="Shape 8144"/>
                        <wps:cNvSpPr/>
                        <wps:spPr>
                          <a:xfrm>
                            <a:off x="4596506" y="1821587"/>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45" name="Shape 8145"/>
                        <wps:cNvSpPr/>
                        <wps:spPr>
                          <a:xfrm>
                            <a:off x="4989578" y="883168"/>
                            <a:ext cx="47480" cy="47479"/>
                          </a:xfrm>
                          <a:custGeom>
                            <a:avLst/>
                            <a:gdLst/>
                            <a:ahLst/>
                            <a:cxnLst/>
                            <a:rect l="0" t="0" r="0" b="0"/>
                            <a:pathLst>
                              <a:path w="47480" h="47479">
                                <a:moveTo>
                                  <a:pt x="23679" y="0"/>
                                </a:moveTo>
                                <a:cubicBezTo>
                                  <a:pt x="36793" y="0"/>
                                  <a:pt x="47480" y="10686"/>
                                  <a:pt x="47480" y="23679"/>
                                </a:cubicBezTo>
                                <a:cubicBezTo>
                                  <a:pt x="47480" y="36793"/>
                                  <a:pt x="36793" y="47479"/>
                                  <a:pt x="23679" y="47479"/>
                                </a:cubicBezTo>
                                <a:cubicBezTo>
                                  <a:pt x="10686" y="47479"/>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6" name="Shape 8146"/>
                        <wps:cNvSpPr/>
                        <wps:spPr>
                          <a:xfrm>
                            <a:off x="4989578" y="2402635"/>
                            <a:ext cx="47480" cy="47479"/>
                          </a:xfrm>
                          <a:custGeom>
                            <a:avLst/>
                            <a:gdLst/>
                            <a:ahLst/>
                            <a:cxnLst/>
                            <a:rect l="0" t="0" r="0" b="0"/>
                            <a:pathLst>
                              <a:path w="47480" h="47479">
                                <a:moveTo>
                                  <a:pt x="23679" y="0"/>
                                </a:moveTo>
                                <a:cubicBezTo>
                                  <a:pt x="36793" y="0"/>
                                  <a:pt x="47480" y="10685"/>
                                  <a:pt x="47480" y="23678"/>
                                </a:cubicBezTo>
                                <a:cubicBezTo>
                                  <a:pt x="47480" y="36793"/>
                                  <a:pt x="36793" y="47479"/>
                                  <a:pt x="23679" y="47479"/>
                                </a:cubicBezTo>
                                <a:cubicBezTo>
                                  <a:pt x="10686" y="47479"/>
                                  <a:pt x="0" y="36793"/>
                                  <a:pt x="0" y="23678"/>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7" name="Shape 8147"/>
                        <wps:cNvSpPr/>
                        <wps:spPr>
                          <a:xfrm>
                            <a:off x="4989578" y="959305"/>
                            <a:ext cx="47480" cy="47479"/>
                          </a:xfrm>
                          <a:custGeom>
                            <a:avLst/>
                            <a:gdLst/>
                            <a:ahLst/>
                            <a:cxnLst/>
                            <a:rect l="0" t="0" r="0" b="0"/>
                            <a:pathLst>
                              <a:path w="47480" h="47479">
                                <a:moveTo>
                                  <a:pt x="23679" y="0"/>
                                </a:moveTo>
                                <a:cubicBezTo>
                                  <a:pt x="36793" y="0"/>
                                  <a:pt x="47480" y="10685"/>
                                  <a:pt x="47480" y="23801"/>
                                </a:cubicBezTo>
                                <a:cubicBezTo>
                                  <a:pt x="47480" y="36794"/>
                                  <a:pt x="36793" y="47479"/>
                                  <a:pt x="23679" y="47479"/>
                                </a:cubicBezTo>
                                <a:cubicBezTo>
                                  <a:pt x="10686" y="47479"/>
                                  <a:pt x="0" y="36794"/>
                                  <a:pt x="0" y="23801"/>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8" name="Shape 8148"/>
                        <wps:cNvSpPr/>
                        <wps:spPr>
                          <a:xfrm>
                            <a:off x="4989578" y="2389156"/>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49" name="Shape 8149"/>
                        <wps:cNvSpPr/>
                        <wps:spPr>
                          <a:xfrm>
                            <a:off x="4989578" y="2381385"/>
                            <a:ext cx="47480" cy="47479"/>
                          </a:xfrm>
                          <a:custGeom>
                            <a:avLst/>
                            <a:gdLst/>
                            <a:ahLst/>
                            <a:cxnLst/>
                            <a:rect l="0" t="0" r="0" b="0"/>
                            <a:pathLst>
                              <a:path w="47480" h="47479">
                                <a:moveTo>
                                  <a:pt x="23679" y="0"/>
                                </a:moveTo>
                                <a:cubicBezTo>
                                  <a:pt x="36793" y="0"/>
                                  <a:pt x="47480" y="10685"/>
                                  <a:pt x="47480" y="23800"/>
                                </a:cubicBezTo>
                                <a:cubicBezTo>
                                  <a:pt x="47480" y="36794"/>
                                  <a:pt x="36793" y="47479"/>
                                  <a:pt x="23679" y="47479"/>
                                </a:cubicBezTo>
                                <a:cubicBezTo>
                                  <a:pt x="10686" y="47479"/>
                                  <a:pt x="0" y="36794"/>
                                  <a:pt x="0" y="23800"/>
                                </a:cubicBezTo>
                                <a:cubicBezTo>
                                  <a:pt x="0" y="10685"/>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0" name="Shape 8150"/>
                        <wps:cNvSpPr/>
                        <wps:spPr>
                          <a:xfrm>
                            <a:off x="5013256" y="1146066"/>
                            <a:ext cx="0" cy="345350"/>
                          </a:xfrm>
                          <a:custGeom>
                            <a:avLst/>
                            <a:gdLst/>
                            <a:ahLst/>
                            <a:cxnLst/>
                            <a:rect l="0" t="0" r="0" b="0"/>
                            <a:pathLst>
                              <a:path h="345350">
                                <a:moveTo>
                                  <a:pt x="0" y="34535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1" name="Shape 8151"/>
                        <wps:cNvSpPr/>
                        <wps:spPr>
                          <a:xfrm>
                            <a:off x="5013256" y="1788680"/>
                            <a:ext cx="0" cy="389308"/>
                          </a:xfrm>
                          <a:custGeom>
                            <a:avLst/>
                            <a:gdLst/>
                            <a:ahLst/>
                            <a:cxnLst/>
                            <a:rect l="0" t="0" r="0" b="0"/>
                            <a:pathLst>
                              <a:path h="389308">
                                <a:moveTo>
                                  <a:pt x="0" y="0"/>
                                </a:moveTo>
                                <a:lnTo>
                                  <a:pt x="0" y="38930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2" name="Shape 136992"/>
                        <wps:cNvSpPr/>
                        <wps:spPr>
                          <a:xfrm>
                            <a:off x="4899597" y="1491416"/>
                            <a:ext cx="227319" cy="297263"/>
                          </a:xfrm>
                          <a:custGeom>
                            <a:avLst/>
                            <a:gdLst/>
                            <a:ahLst/>
                            <a:cxnLst/>
                            <a:rect l="0" t="0" r="0" b="0"/>
                            <a:pathLst>
                              <a:path w="227319" h="297263">
                                <a:moveTo>
                                  <a:pt x="0" y="0"/>
                                </a:moveTo>
                                <a:lnTo>
                                  <a:pt x="227319" y="0"/>
                                </a:lnTo>
                                <a:lnTo>
                                  <a:pt x="227319" y="297263"/>
                                </a:lnTo>
                                <a:lnTo>
                                  <a:pt x="0" y="29726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3" name="Shape 8153"/>
                        <wps:cNvSpPr/>
                        <wps:spPr>
                          <a:xfrm>
                            <a:off x="4899597" y="1596090"/>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4" name="Shape 8154"/>
                        <wps:cNvSpPr/>
                        <wps:spPr>
                          <a:xfrm>
                            <a:off x="5292669" y="195747"/>
                            <a:ext cx="47480" cy="47480"/>
                          </a:xfrm>
                          <a:custGeom>
                            <a:avLst/>
                            <a:gdLst/>
                            <a:ahLst/>
                            <a:cxnLst/>
                            <a:rect l="0" t="0" r="0" b="0"/>
                            <a:pathLst>
                              <a:path w="47480" h="47480">
                                <a:moveTo>
                                  <a:pt x="23679" y="0"/>
                                </a:moveTo>
                                <a:cubicBezTo>
                                  <a:pt x="36793" y="0"/>
                                  <a:pt x="47480" y="10686"/>
                                  <a:pt x="47480" y="23679"/>
                                </a:cubicBezTo>
                                <a:cubicBezTo>
                                  <a:pt x="47480" y="36793"/>
                                  <a:pt x="36793" y="47480"/>
                                  <a:pt x="23679" y="47480"/>
                                </a:cubicBezTo>
                                <a:cubicBezTo>
                                  <a:pt x="10686" y="47480"/>
                                  <a:pt x="0" y="36793"/>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55" name="Shape 8155"/>
                        <wps:cNvSpPr/>
                        <wps:spPr>
                          <a:xfrm>
                            <a:off x="5316349" y="1191239"/>
                            <a:ext cx="0" cy="235212"/>
                          </a:xfrm>
                          <a:custGeom>
                            <a:avLst/>
                            <a:gdLst/>
                            <a:ahLst/>
                            <a:cxnLst/>
                            <a:rect l="0" t="0" r="0" b="0"/>
                            <a:pathLst>
                              <a:path h="235212">
                                <a:moveTo>
                                  <a:pt x="0" y="23521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56" name="Shape 8156"/>
                        <wps:cNvSpPr/>
                        <wps:spPr>
                          <a:xfrm>
                            <a:off x="5316349" y="2028263"/>
                            <a:ext cx="0" cy="467995"/>
                          </a:xfrm>
                          <a:custGeom>
                            <a:avLst/>
                            <a:gdLst/>
                            <a:ahLst/>
                            <a:cxnLst/>
                            <a:rect l="0" t="0" r="0" b="0"/>
                            <a:pathLst>
                              <a:path h="467995">
                                <a:moveTo>
                                  <a:pt x="0" y="0"/>
                                </a:moveTo>
                                <a:lnTo>
                                  <a:pt x="0" y="467995"/>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3" name="Shape 136993"/>
                        <wps:cNvSpPr/>
                        <wps:spPr>
                          <a:xfrm>
                            <a:off x="5202689" y="1426451"/>
                            <a:ext cx="227319" cy="601812"/>
                          </a:xfrm>
                          <a:custGeom>
                            <a:avLst/>
                            <a:gdLst/>
                            <a:ahLst/>
                            <a:cxnLst/>
                            <a:rect l="0" t="0" r="0" b="0"/>
                            <a:pathLst>
                              <a:path w="227319" h="601812">
                                <a:moveTo>
                                  <a:pt x="0" y="0"/>
                                </a:moveTo>
                                <a:lnTo>
                                  <a:pt x="227319" y="0"/>
                                </a:lnTo>
                                <a:lnTo>
                                  <a:pt x="227319" y="601812"/>
                                </a:lnTo>
                                <a:lnTo>
                                  <a:pt x="0" y="601812"/>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58" name="Shape 8158"/>
                        <wps:cNvSpPr/>
                        <wps:spPr>
                          <a:xfrm>
                            <a:off x="5202689" y="1668706"/>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59" name="Shape 8159"/>
                        <wps:cNvSpPr/>
                        <wps:spPr>
                          <a:xfrm>
                            <a:off x="5595761" y="765258"/>
                            <a:ext cx="47358" cy="47480"/>
                          </a:xfrm>
                          <a:custGeom>
                            <a:avLst/>
                            <a:gdLst/>
                            <a:ahLst/>
                            <a:cxnLst/>
                            <a:rect l="0" t="0" r="0" b="0"/>
                            <a:pathLst>
                              <a:path w="47358" h="47480">
                                <a:moveTo>
                                  <a:pt x="23679" y="0"/>
                                </a:moveTo>
                                <a:cubicBezTo>
                                  <a:pt x="36794" y="0"/>
                                  <a:pt x="47358" y="10686"/>
                                  <a:pt x="47358" y="23801"/>
                                </a:cubicBezTo>
                                <a:cubicBezTo>
                                  <a:pt x="47358" y="36794"/>
                                  <a:pt x="36794" y="47480"/>
                                  <a:pt x="23679" y="47480"/>
                                </a:cubicBezTo>
                                <a:cubicBezTo>
                                  <a:pt x="10565" y="47480"/>
                                  <a:pt x="0" y="36794"/>
                                  <a:pt x="0" y="23801"/>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0" name="Shape 8160"/>
                        <wps:cNvSpPr/>
                        <wps:spPr>
                          <a:xfrm>
                            <a:off x="5595761" y="986142"/>
                            <a:ext cx="47358" cy="47479"/>
                          </a:xfrm>
                          <a:custGeom>
                            <a:avLst/>
                            <a:gdLst/>
                            <a:ahLst/>
                            <a:cxnLst/>
                            <a:rect l="0" t="0" r="0" b="0"/>
                            <a:pathLst>
                              <a:path w="47358" h="47479">
                                <a:moveTo>
                                  <a:pt x="23679" y="0"/>
                                </a:moveTo>
                                <a:cubicBezTo>
                                  <a:pt x="36794" y="0"/>
                                  <a:pt x="47358" y="10686"/>
                                  <a:pt x="47358" y="23800"/>
                                </a:cubicBezTo>
                                <a:cubicBezTo>
                                  <a:pt x="47358" y="36793"/>
                                  <a:pt x="36794" y="47479"/>
                                  <a:pt x="23679" y="47479"/>
                                </a:cubicBezTo>
                                <a:cubicBezTo>
                                  <a:pt x="10565" y="47479"/>
                                  <a:pt x="0" y="36793"/>
                                  <a:pt x="0" y="23800"/>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1" name="Shape 8161"/>
                        <wps:cNvSpPr/>
                        <wps:spPr>
                          <a:xfrm>
                            <a:off x="5595761" y="1144245"/>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2" name="Shape 8162"/>
                        <wps:cNvSpPr/>
                        <wps:spPr>
                          <a:xfrm>
                            <a:off x="5595761" y="2590367"/>
                            <a:ext cx="47358" cy="47480"/>
                          </a:xfrm>
                          <a:custGeom>
                            <a:avLst/>
                            <a:gdLst/>
                            <a:ahLst/>
                            <a:cxnLst/>
                            <a:rect l="0" t="0" r="0" b="0"/>
                            <a:pathLst>
                              <a:path w="47358" h="47480">
                                <a:moveTo>
                                  <a:pt x="23679" y="0"/>
                                </a:moveTo>
                                <a:cubicBezTo>
                                  <a:pt x="36794" y="0"/>
                                  <a:pt x="47358" y="10686"/>
                                  <a:pt x="47358" y="23679"/>
                                </a:cubicBezTo>
                                <a:cubicBezTo>
                                  <a:pt x="47358" y="36794"/>
                                  <a:pt x="36794" y="47480"/>
                                  <a:pt x="23679" y="47480"/>
                                </a:cubicBezTo>
                                <a:cubicBezTo>
                                  <a:pt x="10565" y="47480"/>
                                  <a:pt x="0" y="36794"/>
                                  <a:pt x="0" y="23679"/>
                                </a:cubicBezTo>
                                <a:cubicBezTo>
                                  <a:pt x="0" y="10686"/>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3" name="Shape 8163"/>
                        <wps:cNvSpPr/>
                        <wps:spPr>
                          <a:xfrm>
                            <a:off x="5595761" y="2870509"/>
                            <a:ext cx="47358" cy="47479"/>
                          </a:xfrm>
                          <a:custGeom>
                            <a:avLst/>
                            <a:gdLst/>
                            <a:ahLst/>
                            <a:cxnLst/>
                            <a:rect l="0" t="0" r="0" b="0"/>
                            <a:pathLst>
                              <a:path w="47358" h="47479">
                                <a:moveTo>
                                  <a:pt x="23679" y="0"/>
                                </a:moveTo>
                                <a:cubicBezTo>
                                  <a:pt x="36794" y="0"/>
                                  <a:pt x="47358" y="10685"/>
                                  <a:pt x="47358" y="23800"/>
                                </a:cubicBezTo>
                                <a:cubicBezTo>
                                  <a:pt x="47358" y="36793"/>
                                  <a:pt x="36794" y="47479"/>
                                  <a:pt x="23679" y="47479"/>
                                </a:cubicBezTo>
                                <a:cubicBezTo>
                                  <a:pt x="10565" y="47479"/>
                                  <a:pt x="0" y="36793"/>
                                  <a:pt x="0" y="23800"/>
                                </a:cubicBezTo>
                                <a:cubicBezTo>
                                  <a:pt x="0" y="10685"/>
                                  <a:pt x="10565"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164" name="Shape 8164"/>
                        <wps:cNvSpPr/>
                        <wps:spPr>
                          <a:xfrm>
                            <a:off x="5619440" y="1283041"/>
                            <a:ext cx="0" cy="472124"/>
                          </a:xfrm>
                          <a:custGeom>
                            <a:avLst/>
                            <a:gdLst/>
                            <a:ahLst/>
                            <a:cxnLst/>
                            <a:rect l="0" t="0" r="0" b="0"/>
                            <a:pathLst>
                              <a:path h="472124">
                                <a:moveTo>
                                  <a:pt x="0" y="472124"/>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65" name="Shape 8165"/>
                        <wps:cNvSpPr/>
                        <wps:spPr>
                          <a:xfrm>
                            <a:off x="5619440" y="2072586"/>
                            <a:ext cx="0" cy="475888"/>
                          </a:xfrm>
                          <a:custGeom>
                            <a:avLst/>
                            <a:gdLst/>
                            <a:ahLst/>
                            <a:cxnLst/>
                            <a:rect l="0" t="0" r="0" b="0"/>
                            <a:pathLst>
                              <a:path h="475888">
                                <a:moveTo>
                                  <a:pt x="0" y="0"/>
                                </a:moveTo>
                                <a:lnTo>
                                  <a:pt x="0" y="475888"/>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6994" name="Shape 136994"/>
                        <wps:cNvSpPr/>
                        <wps:spPr>
                          <a:xfrm>
                            <a:off x="5505781" y="1755165"/>
                            <a:ext cx="227319" cy="317421"/>
                          </a:xfrm>
                          <a:custGeom>
                            <a:avLst/>
                            <a:gdLst/>
                            <a:ahLst/>
                            <a:cxnLst/>
                            <a:rect l="0" t="0" r="0" b="0"/>
                            <a:pathLst>
                              <a:path w="227319" h="317421">
                                <a:moveTo>
                                  <a:pt x="0" y="0"/>
                                </a:moveTo>
                                <a:lnTo>
                                  <a:pt x="227319" y="0"/>
                                </a:lnTo>
                                <a:lnTo>
                                  <a:pt x="227319" y="317421"/>
                                </a:lnTo>
                                <a:lnTo>
                                  <a:pt x="0" y="317421"/>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167" name="Shape 8167"/>
                        <wps:cNvSpPr/>
                        <wps:spPr>
                          <a:xfrm>
                            <a:off x="5505781" y="1941804"/>
                            <a:ext cx="227319" cy="0"/>
                          </a:xfrm>
                          <a:custGeom>
                            <a:avLst/>
                            <a:gdLst/>
                            <a:ahLst/>
                            <a:cxnLst/>
                            <a:rect l="0" t="0" r="0" b="0"/>
                            <a:pathLst>
                              <a:path w="227319">
                                <a:moveTo>
                                  <a:pt x="0" y="0"/>
                                </a:moveTo>
                                <a:lnTo>
                                  <a:pt x="227319"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168" name="Shape 8168"/>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69" name="Rectangle 8169"/>
                        <wps:cNvSpPr/>
                        <wps:spPr>
                          <a:xfrm>
                            <a:off x="158565" y="2427383"/>
                            <a:ext cx="242449" cy="134452"/>
                          </a:xfrm>
                          <a:prstGeom prst="rect">
                            <a:avLst/>
                          </a:prstGeom>
                          <a:ln>
                            <a:noFill/>
                          </a:ln>
                        </wps:spPr>
                        <wps:txbx>
                          <w:txbxContent>
                            <w:p w14:paraId="5AB6BEC6"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170" name="Rectangle 8170"/>
                        <wps:cNvSpPr/>
                        <wps:spPr>
                          <a:xfrm>
                            <a:off x="158565" y="1721626"/>
                            <a:ext cx="242449" cy="134452"/>
                          </a:xfrm>
                          <a:prstGeom prst="rect">
                            <a:avLst/>
                          </a:prstGeom>
                          <a:ln>
                            <a:noFill/>
                          </a:ln>
                        </wps:spPr>
                        <wps:txbx>
                          <w:txbxContent>
                            <w:p w14:paraId="305DC7C1"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171" name="Rectangle 8171"/>
                        <wps:cNvSpPr/>
                        <wps:spPr>
                          <a:xfrm>
                            <a:off x="158565" y="1015868"/>
                            <a:ext cx="242449" cy="134452"/>
                          </a:xfrm>
                          <a:prstGeom prst="rect">
                            <a:avLst/>
                          </a:prstGeom>
                          <a:ln>
                            <a:noFill/>
                          </a:ln>
                        </wps:spPr>
                        <wps:txbx>
                          <w:txbxContent>
                            <w:p w14:paraId="5AE8F528"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172" name="Rectangle 8172"/>
                        <wps:cNvSpPr/>
                        <wps:spPr>
                          <a:xfrm>
                            <a:off x="158565" y="310111"/>
                            <a:ext cx="242449" cy="134451"/>
                          </a:xfrm>
                          <a:prstGeom prst="rect">
                            <a:avLst/>
                          </a:prstGeom>
                          <a:ln>
                            <a:noFill/>
                          </a:ln>
                        </wps:spPr>
                        <wps:txbx>
                          <w:txbxContent>
                            <w:p w14:paraId="67D24BE7"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173" name="Shape 8173"/>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4" name="Shape 8174"/>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5" name="Shape 8175"/>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6" name="Shape 8176"/>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7" name="Shape 8177"/>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178" name="Shape 8178"/>
                        <wps:cNvSpPr/>
                        <wps:spPr>
                          <a:xfrm>
                            <a:off x="1029833"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79" name="Shape 8179"/>
                        <wps:cNvSpPr/>
                        <wps:spPr>
                          <a:xfrm>
                            <a:off x="2328780"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0" name="Shape 8180"/>
                        <wps:cNvSpPr/>
                        <wps:spPr>
                          <a:xfrm>
                            <a:off x="3671079"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1" name="Shape 8181"/>
                        <wps:cNvSpPr/>
                        <wps:spPr>
                          <a:xfrm>
                            <a:off x="50132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182" name="Rectangle 8182"/>
                        <wps:cNvSpPr/>
                        <wps:spPr>
                          <a:xfrm>
                            <a:off x="933538" y="3103025"/>
                            <a:ext cx="256257" cy="134452"/>
                          </a:xfrm>
                          <a:prstGeom prst="rect">
                            <a:avLst/>
                          </a:prstGeom>
                          <a:ln>
                            <a:noFill/>
                          </a:ln>
                        </wps:spPr>
                        <wps:txbx>
                          <w:txbxContent>
                            <w:p w14:paraId="454E16F4" w14:textId="77777777" w:rsidR="007015D6" w:rsidRDefault="00350D12">
                              <w:pPr>
                                <w:spacing w:after="160" w:line="259" w:lineRule="auto"/>
                                <w:ind w:left="0" w:firstLine="0"/>
                                <w:jc w:val="left"/>
                              </w:pPr>
                              <w:r>
                                <w:rPr>
                                  <w:rFonts w:ascii="Arial" w:eastAsia="Arial" w:hAnsi="Arial" w:cs="Arial"/>
                                  <w:color w:val="4D4D4D"/>
                                  <w:sz w:val="17"/>
                                </w:rPr>
                                <w:t>Nov</w:t>
                              </w:r>
                            </w:p>
                          </w:txbxContent>
                        </wps:txbx>
                        <wps:bodyPr horzOverflow="overflow" vert="horz" lIns="0" tIns="0" rIns="0" bIns="0" rtlCol="0">
                          <a:noAutofit/>
                        </wps:bodyPr>
                      </wps:wsp>
                      <wps:wsp>
                        <wps:cNvPr id="8183" name="Rectangle 8183"/>
                        <wps:cNvSpPr/>
                        <wps:spPr>
                          <a:xfrm>
                            <a:off x="2231636" y="3103025"/>
                            <a:ext cx="258438" cy="134452"/>
                          </a:xfrm>
                          <a:prstGeom prst="rect">
                            <a:avLst/>
                          </a:prstGeom>
                          <a:ln>
                            <a:noFill/>
                          </a:ln>
                        </wps:spPr>
                        <wps:txbx>
                          <w:txbxContent>
                            <w:p w14:paraId="4CFD011D" w14:textId="77777777" w:rsidR="007015D6" w:rsidRDefault="00350D12">
                              <w:pPr>
                                <w:spacing w:after="160" w:line="259" w:lineRule="auto"/>
                                <w:ind w:left="0" w:firstLine="0"/>
                                <w:jc w:val="left"/>
                              </w:pPr>
                              <w:r>
                                <w:rPr>
                                  <w:rFonts w:ascii="Arial" w:eastAsia="Arial" w:hAnsi="Arial" w:cs="Arial"/>
                                  <w:color w:val="4D4D4D"/>
                                  <w:sz w:val="17"/>
                                </w:rPr>
                                <w:t>Dec</w:t>
                              </w:r>
                            </w:p>
                          </w:txbxContent>
                        </wps:txbx>
                        <wps:bodyPr horzOverflow="overflow" vert="horz" lIns="0" tIns="0" rIns="0" bIns="0" rtlCol="0">
                          <a:noAutofit/>
                        </wps:bodyPr>
                      </wps:wsp>
                      <wps:wsp>
                        <wps:cNvPr id="8184" name="Rectangle 8184"/>
                        <wps:cNvSpPr/>
                        <wps:spPr>
                          <a:xfrm>
                            <a:off x="3584013" y="3103025"/>
                            <a:ext cx="231402" cy="134452"/>
                          </a:xfrm>
                          <a:prstGeom prst="rect">
                            <a:avLst/>
                          </a:prstGeom>
                          <a:ln>
                            <a:noFill/>
                          </a:ln>
                        </wps:spPr>
                        <wps:txbx>
                          <w:txbxContent>
                            <w:p w14:paraId="7900E95B" w14:textId="77777777" w:rsidR="007015D6" w:rsidRDefault="00350D12">
                              <w:pPr>
                                <w:spacing w:after="160" w:line="259" w:lineRule="auto"/>
                                <w:ind w:left="0" w:firstLine="0"/>
                                <w:jc w:val="left"/>
                              </w:pPr>
                              <w:r>
                                <w:rPr>
                                  <w:rFonts w:ascii="Arial" w:eastAsia="Arial" w:hAnsi="Arial" w:cs="Arial"/>
                                  <w:color w:val="4D4D4D"/>
                                  <w:sz w:val="17"/>
                                </w:rPr>
                                <w:t>Jan</w:t>
                              </w:r>
                            </w:p>
                          </w:txbxContent>
                        </wps:txbx>
                        <wps:bodyPr horzOverflow="overflow" vert="horz" lIns="0" tIns="0" rIns="0" bIns="0" rtlCol="0">
                          <a:noAutofit/>
                        </wps:bodyPr>
                      </wps:wsp>
                      <wps:wsp>
                        <wps:cNvPr id="8185" name="Rectangle 8185"/>
                        <wps:cNvSpPr/>
                        <wps:spPr>
                          <a:xfrm>
                            <a:off x="4920726" y="3103025"/>
                            <a:ext cx="246082" cy="134452"/>
                          </a:xfrm>
                          <a:prstGeom prst="rect">
                            <a:avLst/>
                          </a:prstGeom>
                          <a:ln>
                            <a:noFill/>
                          </a:ln>
                        </wps:spPr>
                        <wps:txbx>
                          <w:txbxContent>
                            <w:p w14:paraId="69C6A5B6" w14:textId="77777777" w:rsidR="007015D6" w:rsidRDefault="00350D12">
                              <w:pPr>
                                <w:spacing w:after="160" w:line="259" w:lineRule="auto"/>
                                <w:ind w:left="0" w:firstLine="0"/>
                                <w:jc w:val="left"/>
                              </w:pPr>
                              <w:r>
                                <w:rPr>
                                  <w:rFonts w:ascii="Arial" w:eastAsia="Arial" w:hAnsi="Arial" w:cs="Arial"/>
                                  <w:color w:val="4D4D4D"/>
                                  <w:sz w:val="17"/>
                                </w:rPr>
                                <w:t>Feb</w:t>
                              </w:r>
                            </w:p>
                          </w:txbxContent>
                        </wps:txbx>
                        <wps:bodyPr horzOverflow="overflow" vert="horz" lIns="0" tIns="0" rIns="0" bIns="0" rtlCol="0">
                          <a:noAutofit/>
                        </wps:bodyPr>
                      </wps:wsp>
                      <wps:wsp>
                        <wps:cNvPr id="8186" name="Rectangle 8186"/>
                        <wps:cNvSpPr/>
                        <wps:spPr>
                          <a:xfrm>
                            <a:off x="2519306" y="3238833"/>
                            <a:ext cx="1794479" cy="164330"/>
                          </a:xfrm>
                          <a:prstGeom prst="rect">
                            <a:avLst/>
                          </a:prstGeom>
                          <a:ln>
                            <a:noFill/>
                          </a:ln>
                        </wps:spPr>
                        <wps:txbx>
                          <w:txbxContent>
                            <w:p w14:paraId="3DB9F215" w14:textId="77777777" w:rsidR="007015D6" w:rsidRDefault="00350D12">
                              <w:pPr>
                                <w:spacing w:after="160" w:line="259" w:lineRule="auto"/>
                                <w:ind w:left="0" w:firstLine="0"/>
                                <w:jc w:val="left"/>
                              </w:pPr>
                              <w:r>
                                <w:rPr>
                                  <w:rFonts w:ascii="Arial" w:eastAsia="Arial" w:hAnsi="Arial" w:cs="Arial"/>
                                  <w:sz w:val="21"/>
                                </w:rPr>
                                <w:t>Date of the experiment</w:t>
                              </w:r>
                            </w:p>
                          </w:txbxContent>
                        </wps:txbx>
                        <wps:bodyPr horzOverflow="overflow" vert="horz" lIns="0" tIns="0" rIns="0" bIns="0" rtlCol="0">
                          <a:noAutofit/>
                        </wps:bodyPr>
                      </wps:wsp>
                      <wps:wsp>
                        <wps:cNvPr id="8187" name="Rectangle 8187"/>
                        <wps:cNvSpPr/>
                        <wps:spPr>
                          <a:xfrm rot="-5399999">
                            <a:off x="-1589999" y="1024498"/>
                            <a:ext cx="3344330" cy="164330"/>
                          </a:xfrm>
                          <a:prstGeom prst="rect">
                            <a:avLst/>
                          </a:prstGeom>
                          <a:ln>
                            <a:noFill/>
                          </a:ln>
                        </wps:spPr>
                        <wps:txbx>
                          <w:txbxContent>
                            <w:p w14:paraId="199FF2BB"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30511" style="width:471.418pt;height:264.755pt;mso-position-horizontal-relative:char;mso-position-vertical-relative:line" coordsize="59870,33623">
                <v:shape id="Shape 8108" style="position:absolute;width:55863;height:0;left:4006;top:24666;" coordsize="5586314,0" path="m0,0l5586314,0">
                  <v:stroke weight="1.02308pt" endcap="flat" joinstyle="round" on="true" color="#f1f1f1"/>
                  <v:fill on="false" color="#000000" opacity="0"/>
                </v:shape>
                <v:shape id="Shape 8109" style="position:absolute;width:55863;height:0;left:4006;top:17608;" coordsize="5586314,0" path="m0,0l5586314,0">
                  <v:stroke weight="1.02308pt" endcap="flat" joinstyle="round" on="true" color="#f1f1f1"/>
                  <v:fill on="false" color="#000000" opacity="0"/>
                </v:shape>
                <v:shape id="Shape 8110" style="position:absolute;width:55863;height:0;left:4006;top:10551;" coordsize="5586314,0" path="m0,0l5586314,0">
                  <v:stroke weight="1.02308pt" endcap="flat" joinstyle="round" on="true" color="#f1f1f1"/>
                  <v:fill on="false" color="#000000" opacity="0"/>
                </v:shape>
                <v:shape id="Shape 8111" style="position:absolute;width:55863;height:0;left:4006;top:3493;" coordsize="5586314,0" path="m0,0l5586314,0">
                  <v:stroke weight="1.02308pt" endcap="flat" joinstyle="round" on="true" color="#f1f1f1"/>
                  <v:fill on="false" color="#000000" opacity="0"/>
                </v:shape>
                <v:shape id="Shape 8112" style="position:absolute;width:0;height:30431;left:10298;top:0;" coordsize="0,3043184" path="m0,3043184l0,0">
                  <v:stroke weight="1.02308pt" endcap="flat" joinstyle="round" on="true" color="#f1f1f1"/>
                  <v:fill on="false" color="#000000" opacity="0"/>
                </v:shape>
                <v:shape id="Shape 8113" style="position:absolute;width:0;height:30431;left:23287;top:0;" coordsize="0,3043184" path="m0,3043184l0,0">
                  <v:stroke weight="1.02308pt" endcap="flat" joinstyle="round" on="true" color="#f1f1f1"/>
                  <v:fill on="false" color="#000000" opacity="0"/>
                </v:shape>
                <v:shape id="Shape 8114" style="position:absolute;width:0;height:30431;left:36710;top:0;" coordsize="0,3043184" path="m0,3043184l0,0">
                  <v:stroke weight="1.02308pt" endcap="flat" joinstyle="round" on="true" color="#f1f1f1"/>
                  <v:fill on="false" color="#000000" opacity="0"/>
                </v:shape>
                <v:shape id="Shape 8115" style="position:absolute;width:0;height:30431;left:50132;top:0;" coordsize="0,3043184" path="m0,3043184l0,0">
                  <v:stroke weight="1.02308pt" endcap="flat" joinstyle="round" on="true" color="#f1f1f1"/>
                  <v:fill on="false" color="#000000" opacity="0"/>
                </v:shape>
                <v:shape id="Shape 8116" style="position:absolute;width:474;height:474;left:7445;top:28810;" coordsize="47479,47479" path="m23679,0c36794,0,47479,10685,47479,23800c47479,36793,36794,47479,23679,47479c10686,47479,0,36793,0,23800c0,10685,10686,0,23679,0x">
                  <v:stroke weight="0.678867pt" endcap="round" joinstyle="round" on="true" color="#333333"/>
                  <v:fill on="true" color="#333333"/>
                </v:shape>
                <v:shape id="Shape 8117" style="position:absolute;width:0;height:6632;left:7682;top:7409;" coordsize="0,663256" path="m0,663256l0,0">
                  <v:stroke weight="1.02308pt" endcap="flat" joinstyle="round" on="true" color="#333333"/>
                  <v:fill on="false" color="#000000" opacity="0"/>
                </v:shape>
                <v:shape id="Shape 8118" style="position:absolute;width:0;height:3879;left:7682;top:19509;" coordsize="0,387972" path="m0,0l0,387972">
                  <v:stroke weight="1.02308pt" endcap="flat" joinstyle="round" on="true" color="#333333"/>
                  <v:fill on="false" color="#000000" opacity="0"/>
                </v:shape>
                <v:shape id="Shape 136995" style="position:absolute;width:2273;height:5466;left:6546;top:14042;" coordsize="227319,546683" path="m0,0l227319,0l227319,546683l0,546683l0,0">
                  <v:stroke weight="1.02308pt" endcap="flat" joinstyle="miter" miterlimit="10" on="true" color="#333333"/>
                  <v:fill on="true" color="#4f93cd"/>
                </v:shape>
                <v:shape id="Shape 8120" style="position:absolute;width:2273;height:0;left:6546;top:17290;" coordsize="227319,0" path="m0,0l227319,0">
                  <v:stroke weight="2.0366pt" endcap="flat" joinstyle="miter" miterlimit="10" on="true" color="#333333"/>
                  <v:fill on="false" color="#000000" opacity="0"/>
                </v:shape>
                <v:shape id="Shape 8121" style="position:absolute;width:0;height:5531;left:10731;top:8955;" coordsize="0,553118" path="m0,553118l0,0">
                  <v:stroke weight="1.02308pt" endcap="flat" joinstyle="round" on="true" color="#333333"/>
                  <v:fill on="false" color="#000000" opacity="0"/>
                </v:shape>
                <v:shape id="Shape 8122" style="position:absolute;width:0;height:3579;left:10731;top:19314;" coordsize="0,357978" path="m0,0l0,357978">
                  <v:stroke weight="1.02308pt" endcap="flat" joinstyle="round" on="true" color="#333333"/>
                  <v:fill on="false" color="#000000" opacity="0"/>
                </v:shape>
                <v:shape id="Shape 136996" style="position:absolute;width:2273;height:4828;left:9595;top:14486;" coordsize="227319,482810" path="m0,0l227319,0l227319,482810l0,482810l0,0">
                  <v:stroke weight="1.02308pt" endcap="flat" joinstyle="miter" miterlimit="10" on="true" color="#333333"/>
                  <v:fill on="true" color="#4f93cd"/>
                </v:shape>
                <v:shape id="Shape 8124" style="position:absolute;width:2273;height:0;left:9595;top:17099;" coordsize="227319,0" path="m0,0l227319,0">
                  <v:stroke weight="2.0366pt" endcap="flat" joinstyle="miter" miterlimit="10" on="true" color="#333333"/>
                  <v:fill on="false" color="#000000" opacity="0"/>
                </v:shape>
                <v:shape id="Shape 8125" style="position:absolute;width:0;height:4256;left:13762;top:7487;" coordsize="0,425616" path="m0,425616l0,0">
                  <v:stroke weight="1.02308pt" endcap="flat" joinstyle="round" on="true" color="#333333"/>
                  <v:fill on="false" color="#000000" opacity="0"/>
                </v:shape>
                <v:shape id="Shape 8126" style="position:absolute;width:0;height:5299;left:13762;top:18138;" coordsize="0,529925" path="m0,0l0,529925">
                  <v:stroke weight="1.02308pt" endcap="flat" joinstyle="round" on="true" color="#333333"/>
                  <v:fill on="false" color="#000000" opacity="0"/>
                </v:shape>
                <v:shape id="Shape 136997" style="position:absolute;width:2273;height:6394;left:12626;top:11743;" coordsize="227319,639456" path="m0,0l227319,0l227319,639456l0,639456l0,0">
                  <v:stroke weight="1.02308pt" endcap="flat" joinstyle="miter" miterlimit="10" on="true" color="#333333"/>
                  <v:fill on="true" color="#4f93cd"/>
                </v:shape>
                <v:shape id="Shape 8128" style="position:absolute;width:2273;height:0;left:12626;top:15089;" coordsize="227319,0" path="m0,0l227319,0">
                  <v:stroke weight="2.0366pt" endcap="flat" joinstyle="miter" miterlimit="10" on="true" color="#333333"/>
                  <v:fill on="false" color="#000000" opacity="0"/>
                </v:shape>
                <v:shape id="Shape 8129" style="position:absolute;width:0;height:7639;left:16793;top:1383;" coordsize="0,763923" path="m0,763923l0,0">
                  <v:stroke weight="1.02308pt" endcap="flat" joinstyle="round" on="true" color="#333333"/>
                  <v:fill on="false" color="#000000" opacity="0"/>
                </v:shape>
                <v:shape id="Shape 8130" style="position:absolute;width:0;height:4360;left:16793;top:15795;" coordsize="0,436059" path="m0,0l0,436059">
                  <v:stroke weight="1.02308pt" endcap="flat" joinstyle="round" on="true" color="#333333"/>
                  <v:fill on="false" color="#000000" opacity="0"/>
                </v:shape>
                <v:shape id="Shape 136998" style="position:absolute;width:2273;height:6773;left:15657;top:9022;" coordsize="227319,677342" path="m0,0l227319,0l227319,677342l0,677342l0,0">
                  <v:stroke weight="1.02308pt" endcap="flat" joinstyle="miter" miterlimit="10" on="true" color="#333333"/>
                  <v:fill on="true" color="#4f93cd"/>
                </v:shape>
                <v:shape id="Shape 8132" style="position:absolute;width:2273;height:0;left:15657;top:12308;" coordsize="227319,0" path="m0,0l227319,0">
                  <v:stroke weight="2.0366pt" endcap="flat" joinstyle="miter" miterlimit="10" on="true" color="#333333"/>
                  <v:fill on="false" color="#000000" opacity="0"/>
                </v:shape>
                <v:shape id="Shape 8133" style="position:absolute;width:0;height:6293;left:19824;top:5561;" coordsize="0,629377" path="m0,629377l0,0">
                  <v:stroke weight="1.02308pt" endcap="flat" joinstyle="round" on="true" color="#333333"/>
                  <v:fill on="false" color="#000000" opacity="0"/>
                </v:shape>
                <v:shape id="Shape 8134" style="position:absolute;width:0;height:4824;left:19824;top:20447;" coordsize="0,482445" path="m0,0l0,482445">
                  <v:stroke weight="1.02308pt" endcap="flat" joinstyle="round" on="true" color="#333333"/>
                  <v:fill on="false" color="#000000" opacity="0"/>
                </v:shape>
                <v:shape id="Shape 136999" style="position:absolute;width:2273;height:8592;left:18688;top:11855;" coordsize="227319,859247" path="m0,0l227319,0l227319,859247l0,859247l0,0">
                  <v:stroke weight="1.02308pt" endcap="flat" joinstyle="miter" miterlimit="10" on="true" color="#333333"/>
                  <v:fill on="true" color="#4f93cd"/>
                </v:shape>
                <v:shape id="Shape 8136" style="position:absolute;width:2273;height:0;left:18688;top:15868;" coordsize="227319,0" path="m0,0l227319,0">
                  <v:stroke weight="2.0366pt" endcap="flat" joinstyle="miter" miterlimit="10" on="true" color="#333333"/>
                  <v:fill on="false" color="#000000" opacity="0"/>
                </v:shape>
                <v:shape id="Shape 8137" style="position:absolute;width:0;height:3771;left:44070;top:12661;" coordsize="0,377165" path="m0,377165l0,0">
                  <v:stroke weight="1.02308pt" endcap="flat" joinstyle="round" on="true" color="#333333"/>
                  <v:fill on="false" color="#000000" opacity="0"/>
                </v:shape>
                <v:shape id="Shape 8138" style="position:absolute;width:0;height:4307;left:44070;top:22779;" coordsize="0,430716" path="m0,0l0,430716">
                  <v:stroke weight="1.02308pt" endcap="flat" joinstyle="round" on="true" color="#333333"/>
                  <v:fill on="false" color="#000000" opacity="0"/>
                </v:shape>
                <v:shape id="Shape 137000" style="position:absolute;width:2273;height:6345;left:42934;top:16433;" coordsize="227319,634599" path="m0,0l227319,0l227319,634599l0,634599l0,0">
                  <v:stroke weight="1.02308pt" endcap="flat" joinstyle="miter" miterlimit="10" on="true" color="#333333"/>
                  <v:fill on="true" color="#4f93cd"/>
                </v:shape>
                <v:shape id="Shape 8140" style="position:absolute;width:2273;height:0;left:42934;top:19736;" coordsize="227319,0" path="m0,0l227319,0">
                  <v:stroke weight="2.0366pt" endcap="flat" joinstyle="miter" miterlimit="10" on="true" color="#333333"/>
                  <v:fill on="false" color="#000000" opacity="0"/>
                </v:shape>
                <v:shape id="Shape 8141" style="position:absolute;width:0;height:5826;left:47101;top:9442;" coordsize="0,582626" path="m0,582626l0,0">
                  <v:stroke weight="1.02308pt" endcap="flat" joinstyle="round" on="true" color="#333333"/>
                  <v:fill on="false" color="#000000" opacity="0"/>
                </v:shape>
                <v:shape id="Shape 8142" style="position:absolute;width:0;height:6577;left:47101;top:21504;" coordsize="0,657792" path="m0,0l0,657792">
                  <v:stroke weight="1.02308pt" endcap="flat" joinstyle="round" on="true" color="#333333"/>
                  <v:fill on="false" color="#000000" opacity="0"/>
                </v:shape>
                <v:shape id="Shape 137001" style="position:absolute;width:2273;height:6235;left:45965;top:15268;" coordsize="227319,623549" path="m0,0l227319,0l227319,623549l0,623549l0,0">
                  <v:stroke weight="1.02308pt" endcap="flat" joinstyle="miter" miterlimit="10" on="true" color="#333333"/>
                  <v:fill on="true" color="#4f93cd"/>
                </v:shape>
                <v:shape id="Shape 8144" style="position:absolute;width:2273;height:0;left:45965;top:18215;" coordsize="227319,0" path="m0,0l227319,0">
                  <v:stroke weight="2.0366pt" endcap="flat" joinstyle="miter" miterlimit="10" on="true" color="#333333"/>
                  <v:fill on="false" color="#000000" opacity="0"/>
                </v:shape>
                <v:shape id="Shape 8145" style="position:absolute;width:474;height:474;left:49895;top:8831;" coordsize="47480,47479" path="m23679,0c36793,0,47480,10686,47480,23679c47480,36793,36793,47479,23679,47479c10686,47479,0,36793,0,23679c0,10686,10686,0,23679,0x">
                  <v:stroke weight="0.678867pt" endcap="round" joinstyle="round" on="true" color="#333333"/>
                  <v:fill on="true" color="#333333"/>
                </v:shape>
                <v:shape id="Shape 8146" style="position:absolute;width:474;height:474;left:49895;top:24026;" coordsize="47480,47479" path="m23679,0c36793,0,47480,10685,47480,23678c47480,36793,36793,47479,23679,47479c10686,47479,0,36793,0,23678c0,10685,10686,0,23679,0x">
                  <v:stroke weight="0.678867pt" endcap="round" joinstyle="round" on="true" color="#333333"/>
                  <v:fill on="true" color="#333333"/>
                </v:shape>
                <v:shape id="Shape 8147" style="position:absolute;width:474;height:474;left:49895;top:9593;" coordsize="47480,47479" path="m23679,0c36793,0,47480,10685,47480,23801c47480,36794,36793,47479,23679,47479c10686,47479,0,36794,0,23801c0,10685,10686,0,23679,0x">
                  <v:stroke weight="0.678867pt" endcap="round" joinstyle="round" on="true" color="#333333"/>
                  <v:fill on="true" color="#333333"/>
                </v:shape>
                <v:shape id="Shape 8148" style="position:absolute;width:474;height:474;left:49895;top:23891;" coordsize="47480,47479" path="m23679,0c36793,0,47480,10685,47480,23800c47480,36794,36793,47479,23679,47479c10686,47479,0,36794,0,23800c0,10685,10686,0,23679,0x">
                  <v:stroke weight="0.678867pt" endcap="round" joinstyle="round" on="true" color="#333333"/>
                  <v:fill on="true" color="#333333"/>
                </v:shape>
                <v:shape id="Shape 8149" style="position:absolute;width:474;height:474;left:49895;top:23813;" coordsize="47480,47479" path="m23679,0c36793,0,47480,10685,47480,23800c47480,36794,36793,47479,23679,47479c10686,47479,0,36794,0,23800c0,10685,10686,0,23679,0x">
                  <v:stroke weight="0.678867pt" endcap="round" joinstyle="round" on="true" color="#333333"/>
                  <v:fill on="true" color="#333333"/>
                </v:shape>
                <v:shape id="Shape 8150" style="position:absolute;width:0;height:3453;left:50132;top:11460;" coordsize="0,345350" path="m0,345350l0,0">
                  <v:stroke weight="1.02308pt" endcap="flat" joinstyle="round" on="true" color="#333333"/>
                  <v:fill on="false" color="#000000" opacity="0"/>
                </v:shape>
                <v:shape id="Shape 8151" style="position:absolute;width:0;height:3893;left:50132;top:17886;" coordsize="0,389308" path="m0,0l0,389308">
                  <v:stroke weight="1.02308pt" endcap="flat" joinstyle="round" on="true" color="#333333"/>
                  <v:fill on="false" color="#000000" opacity="0"/>
                </v:shape>
                <v:shape id="Shape 137002" style="position:absolute;width:2273;height:2972;left:48995;top:14914;" coordsize="227319,297263" path="m0,0l227319,0l227319,297263l0,297263l0,0">
                  <v:stroke weight="1.02308pt" endcap="flat" joinstyle="miter" miterlimit="10" on="true" color="#333333"/>
                  <v:fill on="true" color="#4f93cd"/>
                </v:shape>
                <v:shape id="Shape 8153" style="position:absolute;width:2273;height:0;left:48995;top:15960;" coordsize="227319,0" path="m0,0l227319,0">
                  <v:stroke weight="2.0366pt" endcap="flat" joinstyle="miter" miterlimit="10" on="true" color="#333333"/>
                  <v:fill on="false" color="#000000" opacity="0"/>
                </v:shape>
                <v:shape id="Shape 8154" style="position:absolute;width:474;height:474;left:52926;top:1957;" coordsize="47480,47480" path="m23679,0c36793,0,47480,10686,47480,23679c47480,36793,36793,47480,23679,47480c10686,47480,0,36793,0,23679c0,10686,10686,0,23679,0x">
                  <v:stroke weight="0.678867pt" endcap="round" joinstyle="round" on="true" color="#333333"/>
                  <v:fill on="true" color="#333333"/>
                </v:shape>
                <v:shape id="Shape 8155" style="position:absolute;width:0;height:2352;left:53163;top:11912;" coordsize="0,235212" path="m0,235212l0,0">
                  <v:stroke weight="1.02308pt" endcap="flat" joinstyle="round" on="true" color="#333333"/>
                  <v:fill on="false" color="#000000" opacity="0"/>
                </v:shape>
                <v:shape id="Shape 8156" style="position:absolute;width:0;height:4679;left:53163;top:20282;" coordsize="0,467995" path="m0,0l0,467995">
                  <v:stroke weight="1.02308pt" endcap="flat" joinstyle="round" on="true" color="#333333"/>
                  <v:fill on="false" color="#000000" opacity="0"/>
                </v:shape>
                <v:shape id="Shape 137003" style="position:absolute;width:2273;height:6018;left:52026;top:14264;" coordsize="227319,601812" path="m0,0l227319,0l227319,601812l0,601812l0,0">
                  <v:stroke weight="1.02308pt" endcap="flat" joinstyle="miter" miterlimit="10" on="true" color="#333333"/>
                  <v:fill on="true" color="#4f93cd"/>
                </v:shape>
                <v:shape id="Shape 8158" style="position:absolute;width:2273;height:0;left:52026;top:16687;" coordsize="227319,0" path="m0,0l227319,0">
                  <v:stroke weight="2.0366pt" endcap="flat" joinstyle="miter" miterlimit="10" on="true" color="#333333"/>
                  <v:fill on="false" color="#000000" opacity="0"/>
                </v:shape>
                <v:shape id="Shape 8159" style="position:absolute;width:473;height:474;left:55957;top:7652;" coordsize="47358,47480" path="m23679,0c36794,0,47358,10686,47358,23801c47358,36794,36794,47480,23679,47480c10565,47480,0,36794,0,23801c0,10686,10565,0,23679,0x">
                  <v:stroke weight="0.678867pt" endcap="round" joinstyle="round" on="true" color="#333333"/>
                  <v:fill on="true" color="#333333"/>
                </v:shape>
                <v:shape id="Shape 8160" style="position:absolute;width:473;height:474;left:55957;top:9861;" coordsize="47358,47479" path="m23679,0c36794,0,47358,10686,47358,23800c47358,36793,36794,47479,23679,47479c10565,47479,0,36793,0,23800c0,10686,10565,0,23679,0x">
                  <v:stroke weight="0.678867pt" endcap="round" joinstyle="round" on="true" color="#333333"/>
                  <v:fill on="true" color="#333333"/>
                </v:shape>
                <v:shape id="Shape 8161" style="position:absolute;width:473;height:474;left:55957;top:11442;" coordsize="47358,47479" path="m23679,0c36794,0,47358,10685,47358,23800c47358,36793,36794,47479,23679,47479c10565,47479,0,36793,0,23800c0,10685,10565,0,23679,0x">
                  <v:stroke weight="0.678867pt" endcap="round" joinstyle="round" on="true" color="#333333"/>
                  <v:fill on="true" color="#333333"/>
                </v:shape>
                <v:shape id="Shape 8162" style="position:absolute;width:473;height:474;left:55957;top:25903;" coordsize="47358,47480" path="m23679,0c36794,0,47358,10686,47358,23679c47358,36794,36794,47480,23679,47480c10565,47480,0,36794,0,23679c0,10686,10565,0,23679,0x">
                  <v:stroke weight="0.678867pt" endcap="round" joinstyle="round" on="true" color="#333333"/>
                  <v:fill on="true" color="#333333"/>
                </v:shape>
                <v:shape id="Shape 8163" style="position:absolute;width:473;height:474;left:55957;top:28705;" coordsize="47358,47479" path="m23679,0c36794,0,47358,10685,47358,23800c47358,36793,36794,47479,23679,47479c10565,47479,0,36793,0,23800c0,10685,10565,0,23679,0x">
                  <v:stroke weight="0.678867pt" endcap="round" joinstyle="round" on="true" color="#333333"/>
                  <v:fill on="true" color="#333333"/>
                </v:shape>
                <v:shape id="Shape 8164" style="position:absolute;width:0;height:4721;left:56194;top:12830;" coordsize="0,472124" path="m0,472124l0,0">
                  <v:stroke weight="1.02308pt" endcap="flat" joinstyle="round" on="true" color="#333333"/>
                  <v:fill on="false" color="#000000" opacity="0"/>
                </v:shape>
                <v:shape id="Shape 8165" style="position:absolute;width:0;height:4758;left:56194;top:20725;" coordsize="0,475888" path="m0,0l0,475888">
                  <v:stroke weight="1.02308pt" endcap="flat" joinstyle="round" on="true" color="#333333"/>
                  <v:fill on="false" color="#000000" opacity="0"/>
                </v:shape>
                <v:shape id="Shape 137004" style="position:absolute;width:2273;height:3174;left:55057;top:17551;" coordsize="227319,317421" path="m0,0l227319,0l227319,317421l0,317421l0,0">
                  <v:stroke weight="1.02308pt" endcap="flat" joinstyle="miter" miterlimit="10" on="true" color="#333333"/>
                  <v:fill on="true" color="#4f93cd"/>
                </v:shape>
                <v:shape id="Shape 8167" style="position:absolute;width:2273;height:0;left:55057;top:19418;" coordsize="227319,0" path="m0,0l227319,0">
                  <v:stroke weight="2.0366pt" endcap="flat" joinstyle="miter" miterlimit="10" on="true" color="#333333"/>
                  <v:fill on="false" color="#000000" opacity="0"/>
                </v:shape>
                <v:shape id="Shape 8168" style="position:absolute;width:0;height:30431;left:4006;top:0;" coordsize="0,3043184" path="m0,3043184l0,0">
                  <v:stroke weight="1.02308pt" endcap="flat" joinstyle="round" on="true" color="#000000"/>
                  <v:fill on="false" color="#000000" opacity="0"/>
                </v:shape>
                <v:rect id="Rectangle 8169"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170"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171"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172"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173" style="position:absolute;width:332;height:0;left:3674;top:24666;" coordsize="33272,0" path="m0,0l33272,0">
                  <v:stroke weight="1.02308pt" endcap="flat" joinstyle="round" on="true" color="#333333"/>
                  <v:fill on="false" color="#000000" opacity="0"/>
                </v:shape>
                <v:shape id="Shape 8174" style="position:absolute;width:332;height:0;left:3674;top:17608;" coordsize="33272,0" path="m0,0l33272,0">
                  <v:stroke weight="1.02308pt" endcap="flat" joinstyle="round" on="true" color="#333333"/>
                  <v:fill on="false" color="#000000" opacity="0"/>
                </v:shape>
                <v:shape id="Shape 8175" style="position:absolute;width:332;height:0;left:3674;top:10551;" coordsize="33272,0" path="m0,0l33272,0">
                  <v:stroke weight="1.02308pt" endcap="flat" joinstyle="round" on="true" color="#333333"/>
                  <v:fill on="false" color="#000000" opacity="0"/>
                </v:shape>
                <v:shape id="Shape 8176" style="position:absolute;width:332;height:0;left:3674;top:3493;" coordsize="33272,0" path="m0,0l33272,0">
                  <v:stroke weight="1.02308pt" endcap="flat" joinstyle="round" on="true" color="#333333"/>
                  <v:fill on="false" color="#000000" opacity="0"/>
                </v:shape>
                <v:shape id="Shape 8177" style="position:absolute;width:55863;height:0;left:4006;top:30431;" coordsize="5586314,0" path="m0,0l5586314,0">
                  <v:stroke weight="1.02308pt" endcap="flat" joinstyle="round" on="true" color="#000000"/>
                  <v:fill on="false" color="#000000" opacity="0"/>
                </v:shape>
                <v:shape id="Shape 8178" style="position:absolute;width:0;height:332;left:10298;top:30431;" coordsize="0,33272" path="m0,33272l0,0">
                  <v:stroke weight="1.02308pt" endcap="flat" joinstyle="round" on="true" color="#333333"/>
                  <v:fill on="false" color="#000000" opacity="0"/>
                </v:shape>
                <v:shape id="Shape 8179" style="position:absolute;width:0;height:332;left:23287;top:30431;" coordsize="0,33272" path="m0,33272l0,0">
                  <v:stroke weight="1.02308pt" endcap="flat" joinstyle="round" on="true" color="#333333"/>
                  <v:fill on="false" color="#000000" opacity="0"/>
                </v:shape>
                <v:shape id="Shape 8180" style="position:absolute;width:0;height:332;left:36710;top:30431;" coordsize="0,33272" path="m0,33272l0,0">
                  <v:stroke weight="1.02308pt" endcap="flat" joinstyle="round" on="true" color="#333333"/>
                  <v:fill on="false" color="#000000" opacity="0"/>
                </v:shape>
                <v:shape id="Shape 8181" style="position:absolute;width:0;height:332;left:50132;top:30431;" coordsize="0,33272" path="m0,33272l0,0">
                  <v:stroke weight="1.02308pt" endcap="flat" joinstyle="round" on="true" color="#333333"/>
                  <v:fill on="false" color="#000000" opacity="0"/>
                </v:shape>
                <v:rect id="Rectangle 8182" style="position:absolute;width:2562;height:1344;left:9335;top:31030;" filled="f" stroked="f">
                  <v:textbox inset="0,0,0,0">
                    <w:txbxContent>
                      <w:p>
                        <w:pPr>
                          <w:spacing w:before="0" w:after="160" w:line="259" w:lineRule="auto"/>
                          <w:ind w:left="0" w:firstLine="0"/>
                          <w:jc w:val="left"/>
                        </w:pPr>
                        <w:r>
                          <w:rPr>
                            <w:rFonts w:cs="Arial" w:hAnsi="Arial" w:eastAsia="Arial" w:ascii="Arial"/>
                            <w:color w:val="4d4d4d"/>
                            <w:sz w:val="17"/>
                          </w:rPr>
                          <w:t xml:space="preserve">Nov</w:t>
                        </w:r>
                      </w:p>
                    </w:txbxContent>
                  </v:textbox>
                </v:rect>
                <v:rect id="Rectangle 8183" style="position:absolute;width:2584;height:1344;left:22316;top:31030;" filled="f" stroked="f">
                  <v:textbox inset="0,0,0,0">
                    <w:txbxContent>
                      <w:p>
                        <w:pPr>
                          <w:spacing w:before="0" w:after="160" w:line="259" w:lineRule="auto"/>
                          <w:ind w:left="0" w:firstLine="0"/>
                          <w:jc w:val="left"/>
                        </w:pPr>
                        <w:r>
                          <w:rPr>
                            <w:rFonts w:cs="Arial" w:hAnsi="Arial" w:eastAsia="Arial" w:ascii="Arial"/>
                            <w:color w:val="4d4d4d"/>
                            <w:sz w:val="17"/>
                          </w:rPr>
                          <w:t xml:space="preserve">Dec</w:t>
                        </w:r>
                      </w:p>
                    </w:txbxContent>
                  </v:textbox>
                </v:rect>
                <v:rect id="Rectangle 8184" style="position:absolute;width:2314;height:1344;left:35840;top:31030;" filled="f" stroked="f">
                  <v:textbox inset="0,0,0,0">
                    <w:txbxContent>
                      <w:p>
                        <w:pPr>
                          <w:spacing w:before="0" w:after="160" w:line="259" w:lineRule="auto"/>
                          <w:ind w:left="0" w:firstLine="0"/>
                          <w:jc w:val="left"/>
                        </w:pPr>
                        <w:r>
                          <w:rPr>
                            <w:rFonts w:cs="Arial" w:hAnsi="Arial" w:eastAsia="Arial" w:ascii="Arial"/>
                            <w:color w:val="4d4d4d"/>
                            <w:sz w:val="17"/>
                          </w:rPr>
                          <w:t xml:space="preserve">Jan</w:t>
                        </w:r>
                      </w:p>
                    </w:txbxContent>
                  </v:textbox>
                </v:rect>
                <v:rect id="Rectangle 8185" style="position:absolute;width:2460;height:1344;left:49207;top:31030;" filled="f" stroked="f">
                  <v:textbox inset="0,0,0,0">
                    <w:txbxContent>
                      <w:p>
                        <w:pPr>
                          <w:spacing w:before="0" w:after="160" w:line="259" w:lineRule="auto"/>
                          <w:ind w:left="0" w:firstLine="0"/>
                          <w:jc w:val="left"/>
                        </w:pPr>
                        <w:r>
                          <w:rPr>
                            <w:rFonts w:cs="Arial" w:hAnsi="Arial" w:eastAsia="Arial" w:ascii="Arial"/>
                            <w:color w:val="4d4d4d"/>
                            <w:sz w:val="17"/>
                          </w:rPr>
                          <w:t xml:space="preserve">Feb</w:t>
                        </w:r>
                      </w:p>
                    </w:txbxContent>
                  </v:textbox>
                </v:rect>
                <v:rect id="Rectangle 8186" style="position:absolute;width:17944;height:1643;left:25193;top:32388;" filled="f" stroked="f">
                  <v:textbox inset="0,0,0,0">
                    <w:txbxContent>
                      <w:p>
                        <w:pPr>
                          <w:spacing w:before="0" w:after="160" w:line="259" w:lineRule="auto"/>
                          <w:ind w:left="0" w:firstLine="0"/>
                          <w:jc w:val="left"/>
                        </w:pPr>
                        <w:r>
                          <w:rPr>
                            <w:rFonts w:cs="Arial" w:hAnsi="Arial" w:eastAsia="Arial" w:ascii="Arial"/>
                            <w:sz w:val="21"/>
                          </w:rPr>
                          <w:t xml:space="preserve">Date of the experiment</w:t>
                        </w:r>
                      </w:p>
                    </w:txbxContent>
                  </v:textbox>
                </v:rect>
                <v:rect id="Rectangle 8187"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7C63D73F" w14:textId="77777777" w:rsidR="007015D6" w:rsidRDefault="00350D12">
      <w:pPr>
        <w:spacing w:after="88" w:line="255" w:lineRule="auto"/>
        <w:ind w:left="-5"/>
      </w:pPr>
      <w:r>
        <w:rPr>
          <w:b/>
          <w:sz w:val="17"/>
        </w:rPr>
        <w:lastRenderedPageBreak/>
        <w:t xml:space="preserve">Figure S2. </w:t>
      </w:r>
      <w:r>
        <w:rPr>
          <w:sz w:val="15"/>
        </w:rPr>
        <w:t>Variation of larvae fresh body mass at the start of the experiment among the ten weeks of work (years: 2021-2022). Each point represents an individual. At the start, larvae are at the very beginning of their seventh larval stage. Only one week (4) shows a slightly higher body mass than the expected 300 mg.</w:t>
      </w:r>
    </w:p>
    <w:p w14:paraId="1D457C49" w14:textId="77777777" w:rsidR="007015D6" w:rsidRDefault="00350D12">
      <w:pPr>
        <w:spacing w:after="365" w:line="259" w:lineRule="auto"/>
        <w:ind w:left="105" w:firstLine="0"/>
        <w:jc w:val="left"/>
      </w:pPr>
      <w:r>
        <w:rPr>
          <w:noProof/>
          <w:sz w:val="22"/>
          <w:lang w:val="en-US" w:eastAsia="en-US"/>
        </w:rPr>
        <mc:AlternateContent>
          <mc:Choice Requires="wpg">
            <w:drawing>
              <wp:inline distT="0" distB="0" distL="0" distR="0" wp14:anchorId="028A0B87" wp14:editId="04E8F072">
                <wp:extent cx="5987012" cy="3362389"/>
                <wp:effectExtent l="0" t="0" r="0" b="0"/>
                <wp:docPr id="105971" name="Group 105971"/>
                <wp:cNvGraphicFramePr/>
                <a:graphic xmlns:a="http://schemas.openxmlformats.org/drawingml/2006/main">
                  <a:graphicData uri="http://schemas.microsoft.com/office/word/2010/wordprocessingGroup">
                    <wpg:wgp>
                      <wpg:cNvGrpSpPr/>
                      <wpg:grpSpPr>
                        <a:xfrm>
                          <a:off x="0" y="0"/>
                          <a:ext cx="5987012" cy="3362389"/>
                          <a:chOff x="0" y="0"/>
                          <a:chExt cx="5987012" cy="3362389"/>
                        </a:xfrm>
                      </wpg:grpSpPr>
                      <wps:wsp>
                        <wps:cNvPr id="8200" name="Shape 8200"/>
                        <wps:cNvSpPr/>
                        <wps:spPr>
                          <a:xfrm>
                            <a:off x="400698" y="2466629"/>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1" name="Shape 8201"/>
                        <wps:cNvSpPr/>
                        <wps:spPr>
                          <a:xfrm>
                            <a:off x="400698" y="1760872"/>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2" name="Shape 8202"/>
                        <wps:cNvSpPr/>
                        <wps:spPr>
                          <a:xfrm>
                            <a:off x="400698" y="1055114"/>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3" name="Shape 8203"/>
                        <wps:cNvSpPr/>
                        <wps:spPr>
                          <a:xfrm>
                            <a:off x="400698" y="349357"/>
                            <a:ext cx="5586314" cy="0"/>
                          </a:xfrm>
                          <a:custGeom>
                            <a:avLst/>
                            <a:gdLst/>
                            <a:ahLst/>
                            <a:cxnLst/>
                            <a:rect l="0" t="0" r="0" b="0"/>
                            <a:pathLst>
                              <a:path w="5586314">
                                <a:moveTo>
                                  <a:pt x="0" y="0"/>
                                </a:moveTo>
                                <a:lnTo>
                                  <a:pt x="5586314"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4" name="Shape 8204"/>
                        <wps:cNvSpPr/>
                        <wps:spPr>
                          <a:xfrm>
                            <a:off x="1045254"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5" name="Shape 8205"/>
                        <wps:cNvSpPr/>
                        <wps:spPr>
                          <a:xfrm>
                            <a:off x="21195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6" name="Shape 8206"/>
                        <wps:cNvSpPr/>
                        <wps:spPr>
                          <a:xfrm>
                            <a:off x="3193855"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7" name="Shape 8207"/>
                        <wps:cNvSpPr/>
                        <wps:spPr>
                          <a:xfrm>
                            <a:off x="42681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8" name="Shape 8208"/>
                        <wps:cNvSpPr/>
                        <wps:spPr>
                          <a:xfrm>
                            <a:off x="5342456" y="0"/>
                            <a:ext cx="0" cy="3043184"/>
                          </a:xfrm>
                          <a:custGeom>
                            <a:avLst/>
                            <a:gdLst/>
                            <a:ahLst/>
                            <a:cxnLst/>
                            <a:rect l="0" t="0" r="0" b="0"/>
                            <a:pathLst>
                              <a:path h="3043184">
                                <a:moveTo>
                                  <a:pt x="0" y="3043184"/>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209" name="Shape 8209"/>
                        <wps:cNvSpPr/>
                        <wps:spPr>
                          <a:xfrm>
                            <a:off x="1021575" y="195747"/>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0" name="Shape 8210"/>
                        <wps:cNvSpPr/>
                        <wps:spPr>
                          <a:xfrm>
                            <a:off x="1045254" y="407887"/>
                            <a:ext cx="0" cy="942062"/>
                          </a:xfrm>
                          <a:custGeom>
                            <a:avLst/>
                            <a:gdLst/>
                            <a:ahLst/>
                            <a:cxnLst/>
                            <a:rect l="0" t="0" r="0" b="0"/>
                            <a:pathLst>
                              <a:path h="942062">
                                <a:moveTo>
                                  <a:pt x="0" y="94206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1" name="Shape 8211"/>
                        <wps:cNvSpPr/>
                        <wps:spPr>
                          <a:xfrm>
                            <a:off x="1045254" y="2002155"/>
                            <a:ext cx="0" cy="599869"/>
                          </a:xfrm>
                          <a:custGeom>
                            <a:avLst/>
                            <a:gdLst/>
                            <a:ahLst/>
                            <a:cxnLst/>
                            <a:rect l="0" t="0" r="0" b="0"/>
                            <a:pathLst>
                              <a:path h="599869">
                                <a:moveTo>
                                  <a:pt x="0" y="0"/>
                                </a:moveTo>
                                <a:lnTo>
                                  <a:pt x="0" y="59986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5" name="Shape 137005"/>
                        <wps:cNvSpPr/>
                        <wps:spPr>
                          <a:xfrm>
                            <a:off x="642467" y="1349949"/>
                            <a:ext cx="805695" cy="652206"/>
                          </a:xfrm>
                          <a:custGeom>
                            <a:avLst/>
                            <a:gdLst/>
                            <a:ahLst/>
                            <a:cxnLst/>
                            <a:rect l="0" t="0" r="0" b="0"/>
                            <a:pathLst>
                              <a:path w="805695" h="652206">
                                <a:moveTo>
                                  <a:pt x="0" y="0"/>
                                </a:moveTo>
                                <a:lnTo>
                                  <a:pt x="805695" y="0"/>
                                </a:lnTo>
                                <a:lnTo>
                                  <a:pt x="805695" y="652206"/>
                                </a:lnTo>
                                <a:lnTo>
                                  <a:pt x="0" y="65220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3" name="Shape 8213"/>
                        <wps:cNvSpPr/>
                        <wps:spPr>
                          <a:xfrm>
                            <a:off x="642467" y="1697970"/>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4" name="Shape 8214"/>
                        <wps:cNvSpPr/>
                        <wps:spPr>
                          <a:xfrm>
                            <a:off x="2095876" y="2784414"/>
                            <a:ext cx="47480" cy="47479"/>
                          </a:xfrm>
                          <a:custGeom>
                            <a:avLst/>
                            <a:gdLst/>
                            <a:ahLst/>
                            <a:cxnLst/>
                            <a:rect l="0" t="0" r="0" b="0"/>
                            <a:pathLst>
                              <a:path w="47480" h="47479">
                                <a:moveTo>
                                  <a:pt x="23679" y="0"/>
                                </a:moveTo>
                                <a:cubicBezTo>
                                  <a:pt x="36793" y="0"/>
                                  <a:pt x="47480" y="10686"/>
                                  <a:pt x="47480" y="23800"/>
                                </a:cubicBezTo>
                                <a:cubicBezTo>
                                  <a:pt x="47480" y="36793"/>
                                  <a:pt x="36793" y="47479"/>
                                  <a:pt x="23679" y="47479"/>
                                </a:cubicBezTo>
                                <a:cubicBezTo>
                                  <a:pt x="10686" y="47479"/>
                                  <a:pt x="0" y="36793"/>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15" name="Shape 8215"/>
                        <wps:cNvSpPr/>
                        <wps:spPr>
                          <a:xfrm>
                            <a:off x="2119555" y="640063"/>
                            <a:ext cx="0" cy="676857"/>
                          </a:xfrm>
                          <a:custGeom>
                            <a:avLst/>
                            <a:gdLst/>
                            <a:ahLst/>
                            <a:cxnLst/>
                            <a:rect l="0" t="0" r="0" b="0"/>
                            <a:pathLst>
                              <a:path h="676857">
                                <a:moveTo>
                                  <a:pt x="0" y="676857"/>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16" name="Shape 8216"/>
                        <wps:cNvSpPr/>
                        <wps:spPr>
                          <a:xfrm>
                            <a:off x="2119555" y="1868095"/>
                            <a:ext cx="0" cy="822210"/>
                          </a:xfrm>
                          <a:custGeom>
                            <a:avLst/>
                            <a:gdLst/>
                            <a:ahLst/>
                            <a:cxnLst/>
                            <a:rect l="0" t="0" r="0" b="0"/>
                            <a:pathLst>
                              <a:path h="822210">
                                <a:moveTo>
                                  <a:pt x="0" y="0"/>
                                </a:moveTo>
                                <a:lnTo>
                                  <a:pt x="0" y="8222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6" name="Shape 137006"/>
                        <wps:cNvSpPr/>
                        <wps:spPr>
                          <a:xfrm>
                            <a:off x="1716768" y="1316920"/>
                            <a:ext cx="805695" cy="551176"/>
                          </a:xfrm>
                          <a:custGeom>
                            <a:avLst/>
                            <a:gdLst/>
                            <a:ahLst/>
                            <a:cxnLst/>
                            <a:rect l="0" t="0" r="0" b="0"/>
                            <a:pathLst>
                              <a:path w="805695" h="551176">
                                <a:moveTo>
                                  <a:pt x="0" y="0"/>
                                </a:moveTo>
                                <a:lnTo>
                                  <a:pt x="805695" y="0"/>
                                </a:lnTo>
                                <a:lnTo>
                                  <a:pt x="805695" y="551176"/>
                                </a:lnTo>
                                <a:lnTo>
                                  <a:pt x="0" y="551176"/>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18" name="Shape 8218"/>
                        <wps:cNvSpPr/>
                        <wps:spPr>
                          <a:xfrm>
                            <a:off x="1716768" y="1647212"/>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19" name="Shape 8219"/>
                        <wps:cNvSpPr/>
                        <wps:spPr>
                          <a:xfrm>
                            <a:off x="3170176" y="2881073"/>
                            <a:ext cx="47479" cy="47480"/>
                          </a:xfrm>
                          <a:custGeom>
                            <a:avLst/>
                            <a:gdLst/>
                            <a:ahLst/>
                            <a:cxnLst/>
                            <a:rect l="0" t="0" r="0" b="0"/>
                            <a:pathLst>
                              <a:path w="47479" h="47480">
                                <a:moveTo>
                                  <a:pt x="23679" y="0"/>
                                </a:moveTo>
                                <a:cubicBezTo>
                                  <a:pt x="36793" y="0"/>
                                  <a:pt x="47479" y="10686"/>
                                  <a:pt x="47479" y="23800"/>
                                </a:cubicBezTo>
                                <a:cubicBezTo>
                                  <a:pt x="47479" y="36794"/>
                                  <a:pt x="36793" y="47480"/>
                                  <a:pt x="23679" y="47480"/>
                                </a:cubicBezTo>
                                <a:cubicBezTo>
                                  <a:pt x="10686" y="47480"/>
                                  <a:pt x="0" y="36794"/>
                                  <a:pt x="0" y="23800"/>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0" name="Shape 8220"/>
                        <wps:cNvSpPr/>
                        <wps:spPr>
                          <a:xfrm>
                            <a:off x="3170176" y="448445"/>
                            <a:ext cx="47479" cy="47480"/>
                          </a:xfrm>
                          <a:custGeom>
                            <a:avLst/>
                            <a:gdLst/>
                            <a:ahLst/>
                            <a:cxnLst/>
                            <a:rect l="0" t="0" r="0" b="0"/>
                            <a:pathLst>
                              <a:path w="47479" h="47480">
                                <a:moveTo>
                                  <a:pt x="23679" y="0"/>
                                </a:moveTo>
                                <a:cubicBezTo>
                                  <a:pt x="36793" y="0"/>
                                  <a:pt x="47479" y="10686"/>
                                  <a:pt x="47479" y="23679"/>
                                </a:cubicBezTo>
                                <a:cubicBezTo>
                                  <a:pt x="47479" y="36794"/>
                                  <a:pt x="36793" y="47480"/>
                                  <a:pt x="23679" y="47480"/>
                                </a:cubicBezTo>
                                <a:cubicBezTo>
                                  <a:pt x="10686" y="47480"/>
                                  <a:pt x="0" y="36794"/>
                                  <a:pt x="0" y="23679"/>
                                </a:cubicBezTo>
                                <a:cubicBezTo>
                                  <a:pt x="0" y="10686"/>
                                  <a:pt x="10686" y="0"/>
                                  <a:pt x="23679"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21" name="Shape 8221"/>
                        <wps:cNvSpPr/>
                        <wps:spPr>
                          <a:xfrm>
                            <a:off x="3193855" y="556154"/>
                            <a:ext cx="0" cy="846860"/>
                          </a:xfrm>
                          <a:custGeom>
                            <a:avLst/>
                            <a:gdLst/>
                            <a:ahLst/>
                            <a:cxnLst/>
                            <a:rect l="0" t="0" r="0" b="0"/>
                            <a:pathLst>
                              <a:path h="846860">
                                <a:moveTo>
                                  <a:pt x="0" y="846860"/>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2" name="Shape 8222"/>
                        <wps:cNvSpPr/>
                        <wps:spPr>
                          <a:xfrm>
                            <a:off x="3193855" y="1982848"/>
                            <a:ext cx="0" cy="790759"/>
                          </a:xfrm>
                          <a:custGeom>
                            <a:avLst/>
                            <a:gdLst/>
                            <a:ahLst/>
                            <a:cxnLst/>
                            <a:rect l="0" t="0" r="0" b="0"/>
                            <a:pathLst>
                              <a:path h="790759">
                                <a:moveTo>
                                  <a:pt x="0" y="0"/>
                                </a:moveTo>
                                <a:lnTo>
                                  <a:pt x="0" y="790759"/>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7" name="Shape 137007"/>
                        <wps:cNvSpPr/>
                        <wps:spPr>
                          <a:xfrm>
                            <a:off x="2790947" y="1403014"/>
                            <a:ext cx="805816" cy="579833"/>
                          </a:xfrm>
                          <a:custGeom>
                            <a:avLst/>
                            <a:gdLst/>
                            <a:ahLst/>
                            <a:cxnLst/>
                            <a:rect l="0" t="0" r="0" b="0"/>
                            <a:pathLst>
                              <a:path w="805816" h="579833">
                                <a:moveTo>
                                  <a:pt x="0" y="0"/>
                                </a:moveTo>
                                <a:lnTo>
                                  <a:pt x="805816" y="0"/>
                                </a:lnTo>
                                <a:lnTo>
                                  <a:pt x="805816" y="579833"/>
                                </a:lnTo>
                                <a:lnTo>
                                  <a:pt x="0" y="579833"/>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4" name="Shape 8224"/>
                        <wps:cNvSpPr/>
                        <wps:spPr>
                          <a:xfrm>
                            <a:off x="2790947" y="1585768"/>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5" name="Shape 8225"/>
                        <wps:cNvSpPr/>
                        <wps:spPr>
                          <a:xfrm>
                            <a:off x="4268156" y="573033"/>
                            <a:ext cx="0" cy="882561"/>
                          </a:xfrm>
                          <a:custGeom>
                            <a:avLst/>
                            <a:gdLst/>
                            <a:ahLst/>
                            <a:cxnLst/>
                            <a:rect l="0" t="0" r="0" b="0"/>
                            <a:pathLst>
                              <a:path h="882561">
                                <a:moveTo>
                                  <a:pt x="0" y="882561"/>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26" name="Shape 8226"/>
                        <wps:cNvSpPr/>
                        <wps:spPr>
                          <a:xfrm>
                            <a:off x="4268156" y="2050242"/>
                            <a:ext cx="0" cy="563804"/>
                          </a:xfrm>
                          <a:custGeom>
                            <a:avLst/>
                            <a:gdLst/>
                            <a:ahLst/>
                            <a:cxnLst/>
                            <a:rect l="0" t="0" r="0" b="0"/>
                            <a:pathLst>
                              <a:path h="563804">
                                <a:moveTo>
                                  <a:pt x="0" y="0"/>
                                </a:moveTo>
                                <a:lnTo>
                                  <a:pt x="0" y="563804"/>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8" name="Shape 137008"/>
                        <wps:cNvSpPr/>
                        <wps:spPr>
                          <a:xfrm>
                            <a:off x="3865248" y="1455594"/>
                            <a:ext cx="805816" cy="594648"/>
                          </a:xfrm>
                          <a:custGeom>
                            <a:avLst/>
                            <a:gdLst/>
                            <a:ahLst/>
                            <a:cxnLst/>
                            <a:rect l="0" t="0" r="0" b="0"/>
                            <a:pathLst>
                              <a:path w="805816" h="594648">
                                <a:moveTo>
                                  <a:pt x="0" y="0"/>
                                </a:moveTo>
                                <a:lnTo>
                                  <a:pt x="805816" y="0"/>
                                </a:lnTo>
                                <a:lnTo>
                                  <a:pt x="805816" y="594648"/>
                                </a:lnTo>
                                <a:lnTo>
                                  <a:pt x="0" y="594648"/>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28" name="Shape 8228"/>
                        <wps:cNvSpPr/>
                        <wps:spPr>
                          <a:xfrm>
                            <a:off x="3865248" y="1755893"/>
                            <a:ext cx="805816" cy="0"/>
                          </a:xfrm>
                          <a:custGeom>
                            <a:avLst/>
                            <a:gdLst/>
                            <a:ahLst/>
                            <a:cxnLst/>
                            <a:rect l="0" t="0" r="0" b="0"/>
                            <a:pathLst>
                              <a:path w="805816">
                                <a:moveTo>
                                  <a:pt x="0" y="0"/>
                                </a:moveTo>
                                <a:lnTo>
                                  <a:pt x="805816"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29" name="Shape 8229"/>
                        <wps:cNvSpPr/>
                        <wps:spPr>
                          <a:xfrm>
                            <a:off x="5318656" y="114631"/>
                            <a:ext cx="47480" cy="47479"/>
                          </a:xfrm>
                          <a:custGeom>
                            <a:avLst/>
                            <a:gdLst/>
                            <a:ahLst/>
                            <a:cxnLst/>
                            <a:rect l="0" t="0" r="0" b="0"/>
                            <a:pathLst>
                              <a:path w="47480" h="47479">
                                <a:moveTo>
                                  <a:pt x="23800" y="0"/>
                                </a:moveTo>
                                <a:cubicBezTo>
                                  <a:pt x="36793" y="0"/>
                                  <a:pt x="47480" y="10686"/>
                                  <a:pt x="47480" y="23679"/>
                                </a:cubicBezTo>
                                <a:cubicBezTo>
                                  <a:pt x="47480" y="36794"/>
                                  <a:pt x="36793" y="47479"/>
                                  <a:pt x="23800" y="47479"/>
                                </a:cubicBezTo>
                                <a:cubicBezTo>
                                  <a:pt x="10685" y="47479"/>
                                  <a:pt x="0" y="36794"/>
                                  <a:pt x="0" y="23679"/>
                                </a:cubicBezTo>
                                <a:cubicBezTo>
                                  <a:pt x="0" y="10686"/>
                                  <a:pt x="10685" y="0"/>
                                  <a:pt x="23800" y="0"/>
                                </a:cubicBezTo>
                                <a:close/>
                              </a:path>
                            </a:pathLst>
                          </a:custGeom>
                          <a:ln w="8622" cap="rnd">
                            <a:round/>
                          </a:ln>
                        </wps:spPr>
                        <wps:style>
                          <a:lnRef idx="1">
                            <a:srgbClr val="333333"/>
                          </a:lnRef>
                          <a:fillRef idx="1">
                            <a:srgbClr val="333333"/>
                          </a:fillRef>
                          <a:effectRef idx="0">
                            <a:scrgbClr r="0" g="0" b="0"/>
                          </a:effectRef>
                          <a:fontRef idx="none"/>
                        </wps:style>
                        <wps:bodyPr/>
                      </wps:wsp>
                      <wps:wsp>
                        <wps:cNvPr id="8230" name="Shape 8230"/>
                        <wps:cNvSpPr/>
                        <wps:spPr>
                          <a:xfrm>
                            <a:off x="5342456" y="584326"/>
                            <a:ext cx="0" cy="813588"/>
                          </a:xfrm>
                          <a:custGeom>
                            <a:avLst/>
                            <a:gdLst/>
                            <a:ahLst/>
                            <a:cxnLst/>
                            <a:rect l="0" t="0" r="0" b="0"/>
                            <a:pathLst>
                              <a:path h="813588">
                                <a:moveTo>
                                  <a:pt x="0" y="813588"/>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31" name="Shape 8231"/>
                        <wps:cNvSpPr/>
                        <wps:spPr>
                          <a:xfrm>
                            <a:off x="5342456" y="2029599"/>
                            <a:ext cx="0" cy="864710"/>
                          </a:xfrm>
                          <a:custGeom>
                            <a:avLst/>
                            <a:gdLst/>
                            <a:ahLst/>
                            <a:cxnLst/>
                            <a:rect l="0" t="0" r="0" b="0"/>
                            <a:pathLst>
                              <a:path h="864710">
                                <a:moveTo>
                                  <a:pt x="0" y="0"/>
                                </a:moveTo>
                                <a:lnTo>
                                  <a:pt x="0" y="86471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137009" name="Shape 137009"/>
                        <wps:cNvSpPr/>
                        <wps:spPr>
                          <a:xfrm>
                            <a:off x="4939548" y="1397914"/>
                            <a:ext cx="805695" cy="631684"/>
                          </a:xfrm>
                          <a:custGeom>
                            <a:avLst/>
                            <a:gdLst/>
                            <a:ahLst/>
                            <a:cxnLst/>
                            <a:rect l="0" t="0" r="0" b="0"/>
                            <a:pathLst>
                              <a:path w="805695" h="631684">
                                <a:moveTo>
                                  <a:pt x="0" y="0"/>
                                </a:moveTo>
                                <a:lnTo>
                                  <a:pt x="805695" y="0"/>
                                </a:lnTo>
                                <a:lnTo>
                                  <a:pt x="805695" y="631684"/>
                                </a:lnTo>
                                <a:lnTo>
                                  <a:pt x="0" y="631684"/>
                                </a:lnTo>
                                <a:lnTo>
                                  <a:pt x="0" y="0"/>
                                </a:lnTo>
                              </a:path>
                            </a:pathLst>
                          </a:custGeom>
                          <a:ln w="12993" cap="flat">
                            <a:miter lim="127000"/>
                          </a:ln>
                        </wps:spPr>
                        <wps:style>
                          <a:lnRef idx="1">
                            <a:srgbClr val="333333"/>
                          </a:lnRef>
                          <a:fillRef idx="1">
                            <a:srgbClr val="4F93CD"/>
                          </a:fillRef>
                          <a:effectRef idx="0">
                            <a:scrgbClr r="0" g="0" b="0"/>
                          </a:effectRef>
                          <a:fontRef idx="none"/>
                        </wps:style>
                        <wps:bodyPr/>
                      </wps:wsp>
                      <wps:wsp>
                        <wps:cNvPr id="8233" name="Shape 8233"/>
                        <wps:cNvSpPr/>
                        <wps:spPr>
                          <a:xfrm>
                            <a:off x="4939548" y="1773136"/>
                            <a:ext cx="805695" cy="0"/>
                          </a:xfrm>
                          <a:custGeom>
                            <a:avLst/>
                            <a:gdLst/>
                            <a:ahLst/>
                            <a:cxnLst/>
                            <a:rect l="0" t="0" r="0" b="0"/>
                            <a:pathLst>
                              <a:path w="805695">
                                <a:moveTo>
                                  <a:pt x="0" y="0"/>
                                </a:moveTo>
                                <a:lnTo>
                                  <a:pt x="805695" y="0"/>
                                </a:lnTo>
                              </a:path>
                            </a:pathLst>
                          </a:custGeom>
                          <a:ln w="25865" cap="flat">
                            <a:miter lim="127000"/>
                          </a:ln>
                        </wps:spPr>
                        <wps:style>
                          <a:lnRef idx="1">
                            <a:srgbClr val="333333"/>
                          </a:lnRef>
                          <a:fillRef idx="0">
                            <a:srgbClr val="000000">
                              <a:alpha val="0"/>
                            </a:srgbClr>
                          </a:fillRef>
                          <a:effectRef idx="0">
                            <a:scrgbClr r="0" g="0" b="0"/>
                          </a:effectRef>
                          <a:fontRef idx="none"/>
                        </wps:style>
                        <wps:bodyPr/>
                      </wps:wsp>
                      <wps:wsp>
                        <wps:cNvPr id="8234" name="Shape 8234"/>
                        <wps:cNvSpPr/>
                        <wps:spPr>
                          <a:xfrm>
                            <a:off x="400698" y="0"/>
                            <a:ext cx="0" cy="3043184"/>
                          </a:xfrm>
                          <a:custGeom>
                            <a:avLst/>
                            <a:gdLst/>
                            <a:ahLst/>
                            <a:cxnLst/>
                            <a:rect l="0" t="0" r="0" b="0"/>
                            <a:pathLst>
                              <a:path h="3043184">
                                <a:moveTo>
                                  <a:pt x="0" y="3043184"/>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35" name="Rectangle 8235"/>
                        <wps:cNvSpPr/>
                        <wps:spPr>
                          <a:xfrm>
                            <a:off x="158565" y="2427383"/>
                            <a:ext cx="242449" cy="134452"/>
                          </a:xfrm>
                          <a:prstGeom prst="rect">
                            <a:avLst/>
                          </a:prstGeom>
                          <a:ln>
                            <a:noFill/>
                          </a:ln>
                        </wps:spPr>
                        <wps:txbx>
                          <w:txbxContent>
                            <w:p w14:paraId="4654E80D" w14:textId="77777777" w:rsidR="007015D6" w:rsidRDefault="00350D12">
                              <w:pPr>
                                <w:spacing w:after="160" w:line="259" w:lineRule="auto"/>
                                <w:ind w:left="0" w:firstLine="0"/>
                                <w:jc w:val="left"/>
                              </w:pPr>
                              <w:r>
                                <w:rPr>
                                  <w:rFonts w:ascii="Arial" w:eastAsia="Arial" w:hAnsi="Arial" w:cs="Arial"/>
                                  <w:color w:val="4D4D4D"/>
                                  <w:sz w:val="17"/>
                                </w:rPr>
                                <w:t>200</w:t>
                              </w:r>
                            </w:p>
                          </w:txbxContent>
                        </wps:txbx>
                        <wps:bodyPr horzOverflow="overflow" vert="horz" lIns="0" tIns="0" rIns="0" bIns="0" rtlCol="0">
                          <a:noAutofit/>
                        </wps:bodyPr>
                      </wps:wsp>
                      <wps:wsp>
                        <wps:cNvPr id="8236" name="Rectangle 8236"/>
                        <wps:cNvSpPr/>
                        <wps:spPr>
                          <a:xfrm>
                            <a:off x="158565" y="1721624"/>
                            <a:ext cx="242449" cy="134452"/>
                          </a:xfrm>
                          <a:prstGeom prst="rect">
                            <a:avLst/>
                          </a:prstGeom>
                          <a:ln>
                            <a:noFill/>
                          </a:ln>
                        </wps:spPr>
                        <wps:txbx>
                          <w:txbxContent>
                            <w:p w14:paraId="1FDC9F96" w14:textId="77777777" w:rsidR="007015D6" w:rsidRDefault="00350D12">
                              <w:pPr>
                                <w:spacing w:after="160" w:line="259" w:lineRule="auto"/>
                                <w:ind w:left="0" w:firstLine="0"/>
                                <w:jc w:val="left"/>
                              </w:pPr>
                              <w:r>
                                <w:rPr>
                                  <w:rFonts w:ascii="Arial" w:eastAsia="Arial" w:hAnsi="Arial" w:cs="Arial"/>
                                  <w:color w:val="4D4D4D"/>
                                  <w:sz w:val="17"/>
                                </w:rPr>
                                <w:t>300</w:t>
                              </w:r>
                            </w:p>
                          </w:txbxContent>
                        </wps:txbx>
                        <wps:bodyPr horzOverflow="overflow" vert="horz" lIns="0" tIns="0" rIns="0" bIns="0" rtlCol="0">
                          <a:noAutofit/>
                        </wps:bodyPr>
                      </wps:wsp>
                      <wps:wsp>
                        <wps:cNvPr id="8237" name="Rectangle 8237"/>
                        <wps:cNvSpPr/>
                        <wps:spPr>
                          <a:xfrm>
                            <a:off x="158565" y="1015868"/>
                            <a:ext cx="242449" cy="134452"/>
                          </a:xfrm>
                          <a:prstGeom prst="rect">
                            <a:avLst/>
                          </a:prstGeom>
                          <a:ln>
                            <a:noFill/>
                          </a:ln>
                        </wps:spPr>
                        <wps:txbx>
                          <w:txbxContent>
                            <w:p w14:paraId="35D8D08D" w14:textId="77777777" w:rsidR="007015D6" w:rsidRDefault="00350D12">
                              <w:pPr>
                                <w:spacing w:after="160" w:line="259" w:lineRule="auto"/>
                                <w:ind w:left="0" w:firstLine="0"/>
                                <w:jc w:val="left"/>
                              </w:pPr>
                              <w:r>
                                <w:rPr>
                                  <w:rFonts w:ascii="Arial" w:eastAsia="Arial" w:hAnsi="Arial" w:cs="Arial"/>
                                  <w:color w:val="4D4D4D"/>
                                  <w:sz w:val="17"/>
                                </w:rPr>
                                <w:t>400</w:t>
                              </w:r>
                            </w:p>
                          </w:txbxContent>
                        </wps:txbx>
                        <wps:bodyPr horzOverflow="overflow" vert="horz" lIns="0" tIns="0" rIns="0" bIns="0" rtlCol="0">
                          <a:noAutofit/>
                        </wps:bodyPr>
                      </wps:wsp>
                      <wps:wsp>
                        <wps:cNvPr id="8238" name="Rectangle 8238"/>
                        <wps:cNvSpPr/>
                        <wps:spPr>
                          <a:xfrm>
                            <a:off x="158565" y="310111"/>
                            <a:ext cx="242449" cy="134452"/>
                          </a:xfrm>
                          <a:prstGeom prst="rect">
                            <a:avLst/>
                          </a:prstGeom>
                          <a:ln>
                            <a:noFill/>
                          </a:ln>
                        </wps:spPr>
                        <wps:txbx>
                          <w:txbxContent>
                            <w:p w14:paraId="0A40F8D1" w14:textId="77777777" w:rsidR="007015D6" w:rsidRDefault="00350D12">
                              <w:pPr>
                                <w:spacing w:after="160" w:line="259" w:lineRule="auto"/>
                                <w:ind w:left="0" w:firstLine="0"/>
                                <w:jc w:val="left"/>
                              </w:pPr>
                              <w:r>
                                <w:rPr>
                                  <w:rFonts w:ascii="Arial" w:eastAsia="Arial" w:hAnsi="Arial" w:cs="Arial"/>
                                  <w:color w:val="4D4D4D"/>
                                  <w:sz w:val="17"/>
                                </w:rPr>
                                <w:t>500</w:t>
                              </w:r>
                            </w:p>
                          </w:txbxContent>
                        </wps:txbx>
                        <wps:bodyPr horzOverflow="overflow" vert="horz" lIns="0" tIns="0" rIns="0" bIns="0" rtlCol="0">
                          <a:noAutofit/>
                        </wps:bodyPr>
                      </wps:wsp>
                      <wps:wsp>
                        <wps:cNvPr id="8239" name="Shape 8239"/>
                        <wps:cNvSpPr/>
                        <wps:spPr>
                          <a:xfrm>
                            <a:off x="367426" y="24666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0" name="Shape 8240"/>
                        <wps:cNvSpPr/>
                        <wps:spPr>
                          <a:xfrm>
                            <a:off x="367426" y="1760872"/>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1" name="Shape 8241"/>
                        <wps:cNvSpPr/>
                        <wps:spPr>
                          <a:xfrm>
                            <a:off x="367426" y="105511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2" name="Shape 8242"/>
                        <wps:cNvSpPr/>
                        <wps:spPr>
                          <a:xfrm>
                            <a:off x="367426" y="34935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3" name="Shape 8243"/>
                        <wps:cNvSpPr/>
                        <wps:spPr>
                          <a:xfrm>
                            <a:off x="400698" y="3043184"/>
                            <a:ext cx="5586314" cy="0"/>
                          </a:xfrm>
                          <a:custGeom>
                            <a:avLst/>
                            <a:gdLst/>
                            <a:ahLst/>
                            <a:cxnLst/>
                            <a:rect l="0" t="0" r="0" b="0"/>
                            <a:pathLst>
                              <a:path w="5586314">
                                <a:moveTo>
                                  <a:pt x="0" y="0"/>
                                </a:moveTo>
                                <a:lnTo>
                                  <a:pt x="5586314"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244" name="Shape 8244"/>
                        <wps:cNvSpPr/>
                        <wps:spPr>
                          <a:xfrm>
                            <a:off x="1045254"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5" name="Shape 8245"/>
                        <wps:cNvSpPr/>
                        <wps:spPr>
                          <a:xfrm>
                            <a:off x="21195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6" name="Shape 8246"/>
                        <wps:cNvSpPr/>
                        <wps:spPr>
                          <a:xfrm>
                            <a:off x="3193855"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7" name="Shape 8247"/>
                        <wps:cNvSpPr/>
                        <wps:spPr>
                          <a:xfrm>
                            <a:off x="42681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8" name="Shape 8248"/>
                        <wps:cNvSpPr/>
                        <wps:spPr>
                          <a:xfrm>
                            <a:off x="5342456" y="3043184"/>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249" name="Rectangle 8249"/>
                        <wps:cNvSpPr/>
                        <wps:spPr>
                          <a:xfrm>
                            <a:off x="954181" y="3103025"/>
                            <a:ext cx="242449" cy="134452"/>
                          </a:xfrm>
                          <a:prstGeom prst="rect">
                            <a:avLst/>
                          </a:prstGeom>
                          <a:ln>
                            <a:noFill/>
                          </a:ln>
                        </wps:spPr>
                        <wps:txbx>
                          <w:txbxContent>
                            <w:p w14:paraId="0E7FCF44" w14:textId="77777777" w:rsidR="007015D6" w:rsidRDefault="00350D12">
                              <w:pPr>
                                <w:spacing w:after="160" w:line="259" w:lineRule="auto"/>
                                <w:ind w:left="0" w:firstLine="0"/>
                                <w:jc w:val="left"/>
                              </w:pPr>
                              <w:r>
                                <w:rPr>
                                  <w:rFonts w:ascii="Arial" w:eastAsia="Arial" w:hAnsi="Arial" w:cs="Arial"/>
                                  <w:color w:val="4D4D4D"/>
                                  <w:sz w:val="17"/>
                                </w:rPr>
                                <w:t>120</w:t>
                              </w:r>
                            </w:p>
                          </w:txbxContent>
                        </wps:txbx>
                        <wps:bodyPr horzOverflow="overflow" vert="horz" lIns="0" tIns="0" rIns="0" bIns="0" rtlCol="0">
                          <a:noAutofit/>
                        </wps:bodyPr>
                      </wps:wsp>
                      <wps:wsp>
                        <wps:cNvPr id="8250" name="Rectangle 8250"/>
                        <wps:cNvSpPr/>
                        <wps:spPr>
                          <a:xfrm>
                            <a:off x="2028481" y="3103025"/>
                            <a:ext cx="242449" cy="134452"/>
                          </a:xfrm>
                          <a:prstGeom prst="rect">
                            <a:avLst/>
                          </a:prstGeom>
                          <a:ln>
                            <a:noFill/>
                          </a:ln>
                        </wps:spPr>
                        <wps:txbx>
                          <w:txbxContent>
                            <w:p w14:paraId="09127E3F" w14:textId="77777777" w:rsidR="007015D6" w:rsidRDefault="00350D12">
                              <w:pPr>
                                <w:spacing w:after="160" w:line="259" w:lineRule="auto"/>
                                <w:ind w:left="0" w:firstLine="0"/>
                                <w:jc w:val="left"/>
                              </w:pPr>
                              <w:r>
                                <w:rPr>
                                  <w:rFonts w:ascii="Arial" w:eastAsia="Arial" w:hAnsi="Arial" w:cs="Arial"/>
                                  <w:color w:val="4D4D4D"/>
                                  <w:sz w:val="17"/>
                                </w:rPr>
                                <w:t>240</w:t>
                              </w:r>
                            </w:p>
                          </w:txbxContent>
                        </wps:txbx>
                        <wps:bodyPr horzOverflow="overflow" vert="horz" lIns="0" tIns="0" rIns="0" bIns="0" rtlCol="0">
                          <a:noAutofit/>
                        </wps:bodyPr>
                      </wps:wsp>
                      <wps:wsp>
                        <wps:cNvPr id="8251" name="Rectangle 8251"/>
                        <wps:cNvSpPr/>
                        <wps:spPr>
                          <a:xfrm>
                            <a:off x="3102661" y="3103025"/>
                            <a:ext cx="242449" cy="134452"/>
                          </a:xfrm>
                          <a:prstGeom prst="rect">
                            <a:avLst/>
                          </a:prstGeom>
                          <a:ln>
                            <a:noFill/>
                          </a:ln>
                        </wps:spPr>
                        <wps:txbx>
                          <w:txbxContent>
                            <w:p w14:paraId="048CFD83" w14:textId="77777777" w:rsidR="007015D6" w:rsidRDefault="00350D12">
                              <w:pPr>
                                <w:spacing w:after="160" w:line="259" w:lineRule="auto"/>
                                <w:ind w:left="0" w:firstLine="0"/>
                                <w:jc w:val="left"/>
                              </w:pPr>
                              <w:r>
                                <w:rPr>
                                  <w:rFonts w:ascii="Arial" w:eastAsia="Arial" w:hAnsi="Arial" w:cs="Arial"/>
                                  <w:color w:val="4D4D4D"/>
                                  <w:sz w:val="17"/>
                                </w:rPr>
                                <w:t>360</w:t>
                              </w:r>
                            </w:p>
                          </w:txbxContent>
                        </wps:txbx>
                        <wps:bodyPr horzOverflow="overflow" vert="horz" lIns="0" tIns="0" rIns="0" bIns="0" rtlCol="0">
                          <a:noAutofit/>
                        </wps:bodyPr>
                      </wps:wsp>
                      <wps:wsp>
                        <wps:cNvPr id="8252" name="Rectangle 8252"/>
                        <wps:cNvSpPr/>
                        <wps:spPr>
                          <a:xfrm>
                            <a:off x="4176961" y="3103025"/>
                            <a:ext cx="242449" cy="134452"/>
                          </a:xfrm>
                          <a:prstGeom prst="rect">
                            <a:avLst/>
                          </a:prstGeom>
                          <a:ln>
                            <a:noFill/>
                          </a:ln>
                        </wps:spPr>
                        <wps:txbx>
                          <w:txbxContent>
                            <w:p w14:paraId="2F2CE0BF" w14:textId="77777777" w:rsidR="007015D6" w:rsidRDefault="00350D12">
                              <w:pPr>
                                <w:spacing w:after="160" w:line="259" w:lineRule="auto"/>
                                <w:ind w:left="0" w:firstLine="0"/>
                                <w:jc w:val="left"/>
                              </w:pPr>
                              <w:r>
                                <w:rPr>
                                  <w:rFonts w:ascii="Arial" w:eastAsia="Arial" w:hAnsi="Arial" w:cs="Arial"/>
                                  <w:color w:val="4D4D4D"/>
                                  <w:sz w:val="17"/>
                                </w:rPr>
                                <w:t>480</w:t>
                              </w:r>
                            </w:p>
                          </w:txbxContent>
                        </wps:txbx>
                        <wps:bodyPr horzOverflow="overflow" vert="horz" lIns="0" tIns="0" rIns="0" bIns="0" rtlCol="0">
                          <a:noAutofit/>
                        </wps:bodyPr>
                      </wps:wsp>
                      <wps:wsp>
                        <wps:cNvPr id="8253" name="Rectangle 8253"/>
                        <wps:cNvSpPr/>
                        <wps:spPr>
                          <a:xfrm>
                            <a:off x="5251261" y="3103025"/>
                            <a:ext cx="242449" cy="134452"/>
                          </a:xfrm>
                          <a:prstGeom prst="rect">
                            <a:avLst/>
                          </a:prstGeom>
                          <a:ln>
                            <a:noFill/>
                          </a:ln>
                        </wps:spPr>
                        <wps:txbx>
                          <w:txbxContent>
                            <w:p w14:paraId="69543ECC" w14:textId="77777777" w:rsidR="007015D6" w:rsidRDefault="00350D12">
                              <w:pPr>
                                <w:spacing w:after="160" w:line="259" w:lineRule="auto"/>
                                <w:ind w:left="0" w:firstLine="0"/>
                                <w:jc w:val="left"/>
                              </w:pPr>
                              <w:r>
                                <w:rPr>
                                  <w:rFonts w:ascii="Arial" w:eastAsia="Arial" w:hAnsi="Arial" w:cs="Arial"/>
                                  <w:color w:val="4D4D4D"/>
                                  <w:sz w:val="17"/>
                                </w:rPr>
                                <w:t>900</w:t>
                              </w:r>
                            </w:p>
                          </w:txbxContent>
                        </wps:txbx>
                        <wps:bodyPr horzOverflow="overflow" vert="horz" lIns="0" tIns="0" rIns="0" bIns="0" rtlCol="0">
                          <a:noAutofit/>
                        </wps:bodyPr>
                      </wps:wsp>
                      <wps:wsp>
                        <wps:cNvPr id="8254" name="Rectangle 8254"/>
                        <wps:cNvSpPr/>
                        <wps:spPr>
                          <a:xfrm>
                            <a:off x="2439283" y="3238833"/>
                            <a:ext cx="2007131" cy="164330"/>
                          </a:xfrm>
                          <a:prstGeom prst="rect">
                            <a:avLst/>
                          </a:prstGeom>
                          <a:ln>
                            <a:noFill/>
                          </a:ln>
                        </wps:spPr>
                        <wps:txbx>
                          <w:txbxContent>
                            <w:p w14:paraId="153C2C80" w14:textId="77777777" w:rsidR="007015D6" w:rsidRDefault="00350D12">
                              <w:pPr>
                                <w:spacing w:after="160" w:line="259" w:lineRule="auto"/>
                                <w:ind w:left="0" w:firstLine="0"/>
                                <w:jc w:val="left"/>
                              </w:pPr>
                              <w:r>
                                <w:rPr>
                                  <w:rFonts w:ascii="Arial" w:eastAsia="Arial" w:hAnsi="Arial" w:cs="Arial"/>
                                  <w:sz w:val="21"/>
                                </w:rPr>
                                <w:t>Treatment (mg daily food)</w:t>
                              </w:r>
                            </w:p>
                          </w:txbxContent>
                        </wps:txbx>
                        <wps:bodyPr horzOverflow="overflow" vert="horz" lIns="0" tIns="0" rIns="0" bIns="0" rtlCol="0">
                          <a:noAutofit/>
                        </wps:bodyPr>
                      </wps:wsp>
                      <wps:wsp>
                        <wps:cNvPr id="8255" name="Rectangle 8255"/>
                        <wps:cNvSpPr/>
                        <wps:spPr>
                          <a:xfrm rot="-5399999">
                            <a:off x="-1589999" y="1024499"/>
                            <a:ext cx="3344330" cy="164330"/>
                          </a:xfrm>
                          <a:prstGeom prst="rect">
                            <a:avLst/>
                          </a:prstGeom>
                          <a:ln>
                            <a:noFill/>
                          </a:ln>
                        </wps:spPr>
                        <wps:txbx>
                          <w:txbxContent>
                            <w:p w14:paraId="1FF2B9F5" w14:textId="77777777" w:rsidR="007015D6" w:rsidRDefault="00350D12">
                              <w:pPr>
                                <w:spacing w:after="160" w:line="259" w:lineRule="auto"/>
                                <w:ind w:left="0" w:firstLine="0"/>
                                <w:jc w:val="left"/>
                              </w:pPr>
                              <w:r>
                                <w:rPr>
                                  <w:rFonts w:ascii="Arial" w:eastAsia="Arial" w:hAnsi="Arial" w:cs="Arial"/>
                                  <w:sz w:val="21"/>
                                </w:rPr>
                                <w:t>Bodymass at the start of 7th instar (mg fw)</w:t>
                              </w:r>
                            </w:p>
                          </w:txbxContent>
                        </wps:txbx>
                        <wps:bodyPr horzOverflow="overflow" vert="horz" lIns="0" tIns="0" rIns="0" bIns="0" rtlCol="0">
                          <a:noAutofit/>
                        </wps:bodyPr>
                      </wps:wsp>
                    </wpg:wgp>
                  </a:graphicData>
                </a:graphic>
              </wp:inline>
            </w:drawing>
          </mc:Choice>
          <mc:Fallback xmlns:a="http://schemas.openxmlformats.org/drawingml/2006/main">
            <w:pict>
              <v:group id="Group 105971" style="width:471.418pt;height:264.755pt;mso-position-horizontal-relative:char;mso-position-vertical-relative:line" coordsize="59870,33623">
                <v:shape id="Shape 8200" style="position:absolute;width:55863;height:0;left:4006;top:24666;" coordsize="5586314,0" path="m0,0l5586314,0">
                  <v:stroke weight="1.02308pt" endcap="flat" joinstyle="round" on="true" color="#f1f1f1"/>
                  <v:fill on="false" color="#000000" opacity="0"/>
                </v:shape>
                <v:shape id="Shape 8201" style="position:absolute;width:55863;height:0;left:4006;top:17608;" coordsize="5586314,0" path="m0,0l5586314,0">
                  <v:stroke weight="1.02308pt" endcap="flat" joinstyle="round" on="true" color="#f1f1f1"/>
                  <v:fill on="false" color="#000000" opacity="0"/>
                </v:shape>
                <v:shape id="Shape 8202" style="position:absolute;width:55863;height:0;left:4006;top:10551;" coordsize="5586314,0" path="m0,0l5586314,0">
                  <v:stroke weight="1.02308pt" endcap="flat" joinstyle="round" on="true" color="#f1f1f1"/>
                  <v:fill on="false" color="#000000" opacity="0"/>
                </v:shape>
                <v:shape id="Shape 8203" style="position:absolute;width:55863;height:0;left:4006;top:3493;" coordsize="5586314,0" path="m0,0l5586314,0">
                  <v:stroke weight="1.02308pt" endcap="flat" joinstyle="round" on="true" color="#f1f1f1"/>
                  <v:fill on="false" color="#000000" opacity="0"/>
                </v:shape>
                <v:shape id="Shape 8204" style="position:absolute;width:0;height:30431;left:10452;top:0;" coordsize="0,3043184" path="m0,3043184l0,0">
                  <v:stroke weight="1.02308pt" endcap="flat" joinstyle="round" on="true" color="#f1f1f1"/>
                  <v:fill on="false" color="#000000" opacity="0"/>
                </v:shape>
                <v:shape id="Shape 8205" style="position:absolute;width:0;height:30431;left:21195;top:0;" coordsize="0,3043184" path="m0,3043184l0,0">
                  <v:stroke weight="1.02308pt" endcap="flat" joinstyle="round" on="true" color="#f1f1f1"/>
                  <v:fill on="false" color="#000000" opacity="0"/>
                </v:shape>
                <v:shape id="Shape 8206" style="position:absolute;width:0;height:30431;left:31938;top:0;" coordsize="0,3043184" path="m0,3043184l0,0">
                  <v:stroke weight="1.02308pt" endcap="flat" joinstyle="round" on="true" color="#f1f1f1"/>
                  <v:fill on="false" color="#000000" opacity="0"/>
                </v:shape>
                <v:shape id="Shape 8207" style="position:absolute;width:0;height:30431;left:42681;top:0;" coordsize="0,3043184" path="m0,3043184l0,0">
                  <v:stroke weight="1.02308pt" endcap="flat" joinstyle="round" on="true" color="#f1f1f1"/>
                  <v:fill on="false" color="#000000" opacity="0"/>
                </v:shape>
                <v:shape id="Shape 8208" style="position:absolute;width:0;height:30431;left:53424;top:0;" coordsize="0,3043184" path="m0,3043184l0,0">
                  <v:stroke weight="1.02308pt" endcap="flat" joinstyle="round" on="true" color="#f1f1f1"/>
                  <v:fill on="false" color="#000000" opacity="0"/>
                </v:shape>
                <v:shape id="Shape 8209" style="position:absolute;width:474;height:474;left:10215;top:1957;" coordsize="47479,47480" path="m23679,0c36793,0,47479,10686,47479,23679c47479,36794,36793,47480,23679,47480c10686,47480,0,36794,0,23679c0,10686,10686,0,23679,0x">
                  <v:stroke weight="0.678867pt" endcap="round" joinstyle="round" on="true" color="#333333"/>
                  <v:fill on="true" color="#333333"/>
                </v:shape>
                <v:shape id="Shape 8210" style="position:absolute;width:0;height:9420;left:10452;top:4078;" coordsize="0,942062" path="m0,942062l0,0">
                  <v:stroke weight="1.02308pt" endcap="flat" joinstyle="round" on="true" color="#333333"/>
                  <v:fill on="false" color="#000000" opacity="0"/>
                </v:shape>
                <v:shape id="Shape 8211" style="position:absolute;width:0;height:5998;left:10452;top:20021;" coordsize="0,599869" path="m0,0l0,599869">
                  <v:stroke weight="1.02308pt" endcap="flat" joinstyle="round" on="true" color="#333333"/>
                  <v:fill on="false" color="#000000" opacity="0"/>
                </v:shape>
                <v:shape id="Shape 137010" style="position:absolute;width:8056;height:6522;left:6424;top:13499;" coordsize="805695,652206" path="m0,0l805695,0l805695,652206l0,652206l0,0">
                  <v:stroke weight="1.02308pt" endcap="flat" joinstyle="miter" miterlimit="10" on="true" color="#333333"/>
                  <v:fill on="true" color="#4f93cd"/>
                </v:shape>
                <v:shape id="Shape 8213" style="position:absolute;width:8056;height:0;left:6424;top:16979;" coordsize="805695,0" path="m0,0l805695,0">
                  <v:stroke weight="2.0366pt" endcap="flat" joinstyle="miter" miterlimit="10" on="true" color="#333333"/>
                  <v:fill on="false" color="#000000" opacity="0"/>
                </v:shape>
                <v:shape id="Shape 8214" style="position:absolute;width:474;height:474;left:20958;top:27844;" coordsize="47480,47479" path="m23679,0c36793,0,47480,10686,47480,23800c47480,36793,36793,47479,23679,47479c10686,47479,0,36793,0,23800c0,10686,10686,0,23679,0x">
                  <v:stroke weight="0.678867pt" endcap="round" joinstyle="round" on="true" color="#333333"/>
                  <v:fill on="true" color="#333333"/>
                </v:shape>
                <v:shape id="Shape 8215" style="position:absolute;width:0;height:6768;left:21195;top:6400;" coordsize="0,676857" path="m0,676857l0,0">
                  <v:stroke weight="1.02308pt" endcap="flat" joinstyle="round" on="true" color="#333333"/>
                  <v:fill on="false" color="#000000" opacity="0"/>
                </v:shape>
                <v:shape id="Shape 8216" style="position:absolute;width:0;height:8222;left:21195;top:18680;" coordsize="0,822210" path="m0,0l0,822210">
                  <v:stroke weight="1.02308pt" endcap="flat" joinstyle="round" on="true" color="#333333"/>
                  <v:fill on="false" color="#000000" opacity="0"/>
                </v:shape>
                <v:shape id="Shape 137011" style="position:absolute;width:8056;height:5511;left:17167;top:13169;" coordsize="805695,551176" path="m0,0l805695,0l805695,551176l0,551176l0,0">
                  <v:stroke weight="1.02308pt" endcap="flat" joinstyle="miter" miterlimit="10" on="true" color="#333333"/>
                  <v:fill on="true" color="#4f93cd"/>
                </v:shape>
                <v:shape id="Shape 8218" style="position:absolute;width:8056;height:0;left:17167;top:16472;" coordsize="805695,0" path="m0,0l805695,0">
                  <v:stroke weight="2.0366pt" endcap="flat" joinstyle="miter" miterlimit="10" on="true" color="#333333"/>
                  <v:fill on="false" color="#000000" opacity="0"/>
                </v:shape>
                <v:shape id="Shape 8219" style="position:absolute;width:474;height:474;left:31701;top:28810;" coordsize="47479,47480" path="m23679,0c36793,0,47479,10686,47479,23800c47479,36794,36793,47480,23679,47480c10686,47480,0,36794,0,23800c0,10686,10686,0,23679,0x">
                  <v:stroke weight="0.678867pt" endcap="round" joinstyle="round" on="true" color="#333333"/>
                  <v:fill on="true" color="#333333"/>
                </v:shape>
                <v:shape id="Shape 8220" style="position:absolute;width:474;height:474;left:31701;top:4484;" coordsize="47479,47480" path="m23679,0c36793,0,47479,10686,47479,23679c47479,36794,36793,47480,23679,47480c10686,47480,0,36794,0,23679c0,10686,10686,0,23679,0x">
                  <v:stroke weight="0.678867pt" endcap="round" joinstyle="round" on="true" color="#333333"/>
                  <v:fill on="true" color="#333333"/>
                </v:shape>
                <v:shape id="Shape 8221" style="position:absolute;width:0;height:8468;left:31938;top:5561;" coordsize="0,846860" path="m0,846860l0,0">
                  <v:stroke weight="1.02308pt" endcap="flat" joinstyle="round" on="true" color="#333333"/>
                  <v:fill on="false" color="#000000" opacity="0"/>
                </v:shape>
                <v:shape id="Shape 8222" style="position:absolute;width:0;height:7907;left:31938;top:19828;" coordsize="0,790759" path="m0,0l0,790759">
                  <v:stroke weight="1.02308pt" endcap="flat" joinstyle="round" on="true" color="#333333"/>
                  <v:fill on="false" color="#000000" opacity="0"/>
                </v:shape>
                <v:shape id="Shape 137012" style="position:absolute;width:8058;height:5798;left:27909;top:14030;" coordsize="805816,579833" path="m0,0l805816,0l805816,579833l0,579833l0,0">
                  <v:stroke weight="1.02308pt" endcap="flat" joinstyle="miter" miterlimit="10" on="true" color="#333333"/>
                  <v:fill on="true" color="#4f93cd"/>
                </v:shape>
                <v:shape id="Shape 8224" style="position:absolute;width:8058;height:0;left:27909;top:15857;" coordsize="805816,0" path="m0,0l805816,0">
                  <v:stroke weight="2.0366pt" endcap="flat" joinstyle="miter" miterlimit="10" on="true" color="#333333"/>
                  <v:fill on="false" color="#000000" opacity="0"/>
                </v:shape>
                <v:shape id="Shape 8225" style="position:absolute;width:0;height:8825;left:42681;top:5730;" coordsize="0,882561" path="m0,882561l0,0">
                  <v:stroke weight="1.02308pt" endcap="flat" joinstyle="round" on="true" color="#333333"/>
                  <v:fill on="false" color="#000000" opacity="0"/>
                </v:shape>
                <v:shape id="Shape 8226" style="position:absolute;width:0;height:5638;left:42681;top:20502;" coordsize="0,563804" path="m0,0l0,563804">
                  <v:stroke weight="1.02308pt" endcap="flat" joinstyle="round" on="true" color="#333333"/>
                  <v:fill on="false" color="#000000" opacity="0"/>
                </v:shape>
                <v:shape id="Shape 137013" style="position:absolute;width:8058;height:5946;left:38652;top:14555;" coordsize="805816,594648" path="m0,0l805816,0l805816,594648l0,594648l0,0">
                  <v:stroke weight="1.02308pt" endcap="flat" joinstyle="miter" miterlimit="10" on="true" color="#333333"/>
                  <v:fill on="true" color="#4f93cd"/>
                </v:shape>
                <v:shape id="Shape 8228" style="position:absolute;width:8058;height:0;left:38652;top:17558;" coordsize="805816,0" path="m0,0l805816,0">
                  <v:stroke weight="2.0366pt" endcap="flat" joinstyle="miter" miterlimit="10" on="true" color="#333333"/>
                  <v:fill on="false" color="#000000" opacity="0"/>
                </v:shape>
                <v:shape id="Shape 8229" style="position:absolute;width:474;height:474;left:53186;top:1146;" coordsize="47480,47479" path="m23800,0c36793,0,47480,10686,47480,23679c47480,36794,36793,47479,23800,47479c10685,47479,0,36794,0,23679c0,10686,10685,0,23800,0x">
                  <v:stroke weight="0.678867pt" endcap="round" joinstyle="round" on="true" color="#333333"/>
                  <v:fill on="true" color="#333333"/>
                </v:shape>
                <v:shape id="Shape 8230" style="position:absolute;width:0;height:8135;left:53424;top:5843;" coordsize="0,813588" path="m0,813588l0,0">
                  <v:stroke weight="1.02308pt" endcap="flat" joinstyle="round" on="true" color="#333333"/>
                  <v:fill on="false" color="#000000" opacity="0"/>
                </v:shape>
                <v:shape id="Shape 8231" style="position:absolute;width:0;height:8647;left:53424;top:20295;" coordsize="0,864710" path="m0,0l0,864710">
                  <v:stroke weight="1.02308pt" endcap="flat" joinstyle="round" on="true" color="#333333"/>
                  <v:fill on="false" color="#000000" opacity="0"/>
                </v:shape>
                <v:shape id="Shape 137014" style="position:absolute;width:8056;height:6316;left:49395;top:13979;" coordsize="805695,631684" path="m0,0l805695,0l805695,631684l0,631684l0,0">
                  <v:stroke weight="1.02308pt" endcap="flat" joinstyle="miter" miterlimit="10" on="true" color="#333333"/>
                  <v:fill on="true" color="#4f93cd"/>
                </v:shape>
                <v:shape id="Shape 8233" style="position:absolute;width:8056;height:0;left:49395;top:17731;" coordsize="805695,0" path="m0,0l805695,0">
                  <v:stroke weight="2.0366pt" endcap="flat" joinstyle="miter" miterlimit="10" on="true" color="#333333"/>
                  <v:fill on="false" color="#000000" opacity="0"/>
                </v:shape>
                <v:shape id="Shape 8234" style="position:absolute;width:0;height:30431;left:4006;top:0;" coordsize="0,3043184" path="m0,3043184l0,0">
                  <v:stroke weight="1.02308pt" endcap="flat" joinstyle="round" on="true" color="#000000"/>
                  <v:fill on="false" color="#000000" opacity="0"/>
                </v:shape>
                <v:rect id="Rectangle 8235" style="position:absolute;width:2424;height:1344;left:1585;top:24273;" filled="f" stroked="f">
                  <v:textbox inset="0,0,0,0">
                    <w:txbxContent>
                      <w:p>
                        <w:pPr>
                          <w:spacing w:before="0" w:after="160" w:line="259" w:lineRule="auto"/>
                          <w:ind w:left="0" w:firstLine="0"/>
                          <w:jc w:val="left"/>
                        </w:pPr>
                        <w:r>
                          <w:rPr>
                            <w:rFonts w:cs="Arial" w:hAnsi="Arial" w:eastAsia="Arial" w:ascii="Arial"/>
                            <w:color w:val="4d4d4d"/>
                            <w:sz w:val="17"/>
                          </w:rPr>
                          <w:t xml:space="preserve">200</w:t>
                        </w:r>
                      </w:p>
                    </w:txbxContent>
                  </v:textbox>
                </v:rect>
                <v:rect id="Rectangle 8236" style="position:absolute;width:2424;height:1344;left:1585;top:17216;" filled="f" stroked="f">
                  <v:textbox inset="0,0,0,0">
                    <w:txbxContent>
                      <w:p>
                        <w:pPr>
                          <w:spacing w:before="0" w:after="160" w:line="259" w:lineRule="auto"/>
                          <w:ind w:left="0" w:firstLine="0"/>
                          <w:jc w:val="left"/>
                        </w:pPr>
                        <w:r>
                          <w:rPr>
                            <w:rFonts w:cs="Arial" w:hAnsi="Arial" w:eastAsia="Arial" w:ascii="Arial"/>
                            <w:color w:val="4d4d4d"/>
                            <w:sz w:val="17"/>
                          </w:rPr>
                          <w:t xml:space="preserve">300</w:t>
                        </w:r>
                      </w:p>
                    </w:txbxContent>
                  </v:textbox>
                </v:rect>
                <v:rect id="Rectangle 8237" style="position:absolute;width:2424;height:1344;left:1585;top:10158;" filled="f" stroked="f">
                  <v:textbox inset="0,0,0,0">
                    <w:txbxContent>
                      <w:p>
                        <w:pPr>
                          <w:spacing w:before="0" w:after="160" w:line="259" w:lineRule="auto"/>
                          <w:ind w:left="0" w:firstLine="0"/>
                          <w:jc w:val="left"/>
                        </w:pPr>
                        <w:r>
                          <w:rPr>
                            <w:rFonts w:cs="Arial" w:hAnsi="Arial" w:eastAsia="Arial" w:ascii="Arial"/>
                            <w:color w:val="4d4d4d"/>
                            <w:sz w:val="17"/>
                          </w:rPr>
                          <w:t xml:space="preserve">400</w:t>
                        </w:r>
                      </w:p>
                    </w:txbxContent>
                  </v:textbox>
                </v:rect>
                <v:rect id="Rectangle 8238" style="position:absolute;width:2424;height:1344;left:1585;top:3101;" filled="f" stroked="f">
                  <v:textbox inset="0,0,0,0">
                    <w:txbxContent>
                      <w:p>
                        <w:pPr>
                          <w:spacing w:before="0" w:after="160" w:line="259" w:lineRule="auto"/>
                          <w:ind w:left="0" w:firstLine="0"/>
                          <w:jc w:val="left"/>
                        </w:pPr>
                        <w:r>
                          <w:rPr>
                            <w:rFonts w:cs="Arial" w:hAnsi="Arial" w:eastAsia="Arial" w:ascii="Arial"/>
                            <w:color w:val="4d4d4d"/>
                            <w:sz w:val="17"/>
                          </w:rPr>
                          <w:t xml:space="preserve">500</w:t>
                        </w:r>
                      </w:p>
                    </w:txbxContent>
                  </v:textbox>
                </v:rect>
                <v:shape id="Shape 8239" style="position:absolute;width:332;height:0;left:3674;top:24666;" coordsize="33272,0" path="m0,0l33272,0">
                  <v:stroke weight="1.02308pt" endcap="flat" joinstyle="round" on="true" color="#333333"/>
                  <v:fill on="false" color="#000000" opacity="0"/>
                </v:shape>
                <v:shape id="Shape 8240" style="position:absolute;width:332;height:0;left:3674;top:17608;" coordsize="33272,0" path="m0,0l33272,0">
                  <v:stroke weight="1.02308pt" endcap="flat" joinstyle="round" on="true" color="#333333"/>
                  <v:fill on="false" color="#000000" opacity="0"/>
                </v:shape>
                <v:shape id="Shape 8241" style="position:absolute;width:332;height:0;left:3674;top:10551;" coordsize="33272,0" path="m0,0l33272,0">
                  <v:stroke weight="1.02308pt" endcap="flat" joinstyle="round" on="true" color="#333333"/>
                  <v:fill on="false" color="#000000" opacity="0"/>
                </v:shape>
                <v:shape id="Shape 8242" style="position:absolute;width:332;height:0;left:3674;top:3493;" coordsize="33272,0" path="m0,0l33272,0">
                  <v:stroke weight="1.02308pt" endcap="flat" joinstyle="round" on="true" color="#333333"/>
                  <v:fill on="false" color="#000000" opacity="0"/>
                </v:shape>
                <v:shape id="Shape 8243" style="position:absolute;width:55863;height:0;left:4006;top:30431;" coordsize="5586314,0" path="m0,0l5586314,0">
                  <v:stroke weight="1.02308pt" endcap="flat" joinstyle="round" on="true" color="#000000"/>
                  <v:fill on="false" color="#000000" opacity="0"/>
                </v:shape>
                <v:shape id="Shape 8244" style="position:absolute;width:0;height:332;left:10452;top:30431;" coordsize="0,33272" path="m0,33272l0,0">
                  <v:stroke weight="1.02308pt" endcap="flat" joinstyle="round" on="true" color="#333333"/>
                  <v:fill on="false" color="#000000" opacity="0"/>
                </v:shape>
                <v:shape id="Shape 8245" style="position:absolute;width:0;height:332;left:21195;top:30431;" coordsize="0,33272" path="m0,33272l0,0">
                  <v:stroke weight="1.02308pt" endcap="flat" joinstyle="round" on="true" color="#333333"/>
                  <v:fill on="false" color="#000000" opacity="0"/>
                </v:shape>
                <v:shape id="Shape 8246" style="position:absolute;width:0;height:332;left:31938;top:30431;" coordsize="0,33272" path="m0,33272l0,0">
                  <v:stroke weight="1.02308pt" endcap="flat" joinstyle="round" on="true" color="#333333"/>
                  <v:fill on="false" color="#000000" opacity="0"/>
                </v:shape>
                <v:shape id="Shape 8247" style="position:absolute;width:0;height:332;left:42681;top:30431;" coordsize="0,33272" path="m0,33272l0,0">
                  <v:stroke weight="1.02308pt" endcap="flat" joinstyle="round" on="true" color="#333333"/>
                  <v:fill on="false" color="#000000" opacity="0"/>
                </v:shape>
                <v:shape id="Shape 8248" style="position:absolute;width:0;height:332;left:53424;top:30431;" coordsize="0,33272" path="m0,33272l0,0">
                  <v:stroke weight="1.02308pt" endcap="flat" joinstyle="round" on="true" color="#333333"/>
                  <v:fill on="false" color="#000000" opacity="0"/>
                </v:shape>
                <v:rect id="Rectangle 8249" style="position:absolute;width:2424;height:1344;left:9541;top:31030;" filled="f" stroked="f">
                  <v:textbox inset="0,0,0,0">
                    <w:txbxContent>
                      <w:p>
                        <w:pPr>
                          <w:spacing w:before="0" w:after="160" w:line="259" w:lineRule="auto"/>
                          <w:ind w:left="0" w:firstLine="0"/>
                          <w:jc w:val="left"/>
                        </w:pPr>
                        <w:r>
                          <w:rPr>
                            <w:rFonts w:cs="Arial" w:hAnsi="Arial" w:eastAsia="Arial" w:ascii="Arial"/>
                            <w:color w:val="4d4d4d"/>
                            <w:sz w:val="17"/>
                          </w:rPr>
                          <w:t xml:space="preserve">120</w:t>
                        </w:r>
                      </w:p>
                    </w:txbxContent>
                  </v:textbox>
                </v:rect>
                <v:rect id="Rectangle 8250" style="position:absolute;width:2424;height:1344;left:20284;top:31030;" filled="f" stroked="f">
                  <v:textbox inset="0,0,0,0">
                    <w:txbxContent>
                      <w:p>
                        <w:pPr>
                          <w:spacing w:before="0" w:after="160" w:line="259" w:lineRule="auto"/>
                          <w:ind w:left="0" w:firstLine="0"/>
                          <w:jc w:val="left"/>
                        </w:pPr>
                        <w:r>
                          <w:rPr>
                            <w:rFonts w:cs="Arial" w:hAnsi="Arial" w:eastAsia="Arial" w:ascii="Arial"/>
                            <w:color w:val="4d4d4d"/>
                            <w:sz w:val="17"/>
                          </w:rPr>
                          <w:t xml:space="preserve">240</w:t>
                        </w:r>
                      </w:p>
                    </w:txbxContent>
                  </v:textbox>
                </v:rect>
                <v:rect id="Rectangle 8251" style="position:absolute;width:2424;height:1344;left:31026;top:31030;" filled="f" stroked="f">
                  <v:textbox inset="0,0,0,0">
                    <w:txbxContent>
                      <w:p>
                        <w:pPr>
                          <w:spacing w:before="0" w:after="160" w:line="259" w:lineRule="auto"/>
                          <w:ind w:left="0" w:firstLine="0"/>
                          <w:jc w:val="left"/>
                        </w:pPr>
                        <w:r>
                          <w:rPr>
                            <w:rFonts w:cs="Arial" w:hAnsi="Arial" w:eastAsia="Arial" w:ascii="Arial"/>
                            <w:color w:val="4d4d4d"/>
                            <w:sz w:val="17"/>
                          </w:rPr>
                          <w:t xml:space="preserve">360</w:t>
                        </w:r>
                      </w:p>
                    </w:txbxContent>
                  </v:textbox>
                </v:rect>
                <v:rect id="Rectangle 8252" style="position:absolute;width:2424;height:1344;left:41769;top:31030;" filled="f" stroked="f">
                  <v:textbox inset="0,0,0,0">
                    <w:txbxContent>
                      <w:p>
                        <w:pPr>
                          <w:spacing w:before="0" w:after="160" w:line="259" w:lineRule="auto"/>
                          <w:ind w:left="0" w:firstLine="0"/>
                          <w:jc w:val="left"/>
                        </w:pPr>
                        <w:r>
                          <w:rPr>
                            <w:rFonts w:cs="Arial" w:hAnsi="Arial" w:eastAsia="Arial" w:ascii="Arial"/>
                            <w:color w:val="4d4d4d"/>
                            <w:sz w:val="17"/>
                          </w:rPr>
                          <w:t xml:space="preserve">480</w:t>
                        </w:r>
                      </w:p>
                    </w:txbxContent>
                  </v:textbox>
                </v:rect>
                <v:rect id="Rectangle 8253" style="position:absolute;width:2424;height:1344;left:52512;top:31030;" filled="f" stroked="f">
                  <v:textbox inset="0,0,0,0">
                    <w:txbxContent>
                      <w:p>
                        <w:pPr>
                          <w:spacing w:before="0" w:after="160" w:line="259" w:lineRule="auto"/>
                          <w:ind w:left="0" w:firstLine="0"/>
                          <w:jc w:val="left"/>
                        </w:pPr>
                        <w:r>
                          <w:rPr>
                            <w:rFonts w:cs="Arial" w:hAnsi="Arial" w:eastAsia="Arial" w:ascii="Arial"/>
                            <w:color w:val="4d4d4d"/>
                            <w:sz w:val="17"/>
                          </w:rPr>
                          <w:t xml:space="preserve">900</w:t>
                        </w:r>
                      </w:p>
                    </w:txbxContent>
                  </v:textbox>
                </v:rect>
                <v:rect id="Rectangle 8254" style="position:absolute;width:20071;height:1643;left:24392;top:32388;" filled="f" stroked="f">
                  <v:textbox inset="0,0,0,0">
                    <w:txbxContent>
                      <w:p>
                        <w:pPr>
                          <w:spacing w:before="0" w:after="160" w:line="259" w:lineRule="auto"/>
                          <w:ind w:left="0" w:firstLine="0"/>
                          <w:jc w:val="left"/>
                        </w:pPr>
                        <w:r>
                          <w:rPr>
                            <w:rFonts w:cs="Arial" w:hAnsi="Arial" w:eastAsia="Arial" w:ascii="Arial"/>
                            <w:sz w:val="21"/>
                          </w:rPr>
                          <w:t xml:space="preserve">Treatment (mg daily food)</w:t>
                        </w:r>
                      </w:p>
                    </w:txbxContent>
                  </v:textbox>
                </v:rect>
                <v:rect id="Rectangle 8255" style="position:absolute;width:33443;height:1643;left:-15899;top:102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Bodymass at the start of 7th instar (mg fw)</w:t>
                        </w:r>
                      </w:p>
                    </w:txbxContent>
                  </v:textbox>
                </v:rect>
              </v:group>
            </w:pict>
          </mc:Fallback>
        </mc:AlternateContent>
      </w:r>
    </w:p>
    <w:p w14:paraId="0DBDB265" w14:textId="77777777" w:rsidR="007015D6" w:rsidRDefault="00350D12">
      <w:pPr>
        <w:spacing w:after="219" w:line="262" w:lineRule="auto"/>
        <w:ind w:left="-5" w:right="-15"/>
        <w:jc w:val="left"/>
      </w:pPr>
      <w:r>
        <w:rPr>
          <w:b/>
          <w:sz w:val="17"/>
        </w:rPr>
        <w:t xml:space="preserve">Figure S3. </w:t>
      </w:r>
      <w:r>
        <w:rPr>
          <w:sz w:val="15"/>
        </w:rPr>
        <w:t xml:space="preserve">Variation of larvae fresh body mass at the start of the experiment among the five treatments.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4171972C" w14:textId="77777777" w:rsidR="007015D6" w:rsidRDefault="00350D12">
      <w:pPr>
        <w:spacing w:after="363" w:line="259" w:lineRule="auto"/>
        <w:ind w:left="95" w:firstLine="0"/>
        <w:jc w:val="left"/>
      </w:pPr>
      <w:r>
        <w:rPr>
          <w:noProof/>
          <w:lang w:val="en-US" w:eastAsia="en-US"/>
        </w:rPr>
        <w:drawing>
          <wp:inline distT="0" distB="0" distL="0" distR="0" wp14:anchorId="775CF3F2" wp14:editId="44077407">
            <wp:extent cx="5995416" cy="3368040"/>
            <wp:effectExtent l="0" t="0" r="0" b="0"/>
            <wp:docPr id="132484" name="Picture 132484"/>
            <wp:cNvGraphicFramePr/>
            <a:graphic xmlns:a="http://schemas.openxmlformats.org/drawingml/2006/main">
              <a:graphicData uri="http://schemas.openxmlformats.org/drawingml/2006/picture">
                <pic:pic xmlns:pic="http://schemas.openxmlformats.org/drawingml/2006/picture">
                  <pic:nvPicPr>
                    <pic:cNvPr id="132484" name="Picture 132484"/>
                    <pic:cNvPicPr/>
                  </pic:nvPicPr>
                  <pic:blipFill>
                    <a:blip r:embed="rId44"/>
                    <a:stretch>
                      <a:fillRect/>
                    </a:stretch>
                  </pic:blipFill>
                  <pic:spPr>
                    <a:xfrm>
                      <a:off x="0" y="0"/>
                      <a:ext cx="5995416" cy="3368040"/>
                    </a:xfrm>
                    <a:prstGeom prst="rect">
                      <a:avLst/>
                    </a:prstGeom>
                  </pic:spPr>
                </pic:pic>
              </a:graphicData>
            </a:graphic>
          </wp:inline>
        </w:drawing>
      </w:r>
    </w:p>
    <w:p w14:paraId="3DC13B97" w14:textId="77777777" w:rsidR="007015D6" w:rsidRDefault="00350D12">
      <w:pPr>
        <w:spacing w:after="88" w:line="255" w:lineRule="auto"/>
        <w:ind w:left="-5"/>
      </w:pPr>
      <w:r>
        <w:rPr>
          <w:b/>
          <w:sz w:val="17"/>
        </w:rPr>
        <w:t xml:space="preserve">Figure S4. </w:t>
      </w:r>
      <w:r>
        <w:rPr>
          <w:sz w:val="15"/>
        </w:rPr>
        <w:t xml:space="preserve">Variation of larvae water content among the five treatments and compared to the initial value. Each point represents an individual. At the start, larvae are at the very beginning of their seventh larval stage. F-test shows that there was </w:t>
      </w:r>
      <w:proofErr w:type="spellStart"/>
      <w:r>
        <w:rPr>
          <w:sz w:val="15"/>
        </w:rPr>
        <w:t>bodymasses</w:t>
      </w:r>
      <w:proofErr w:type="spellEnd"/>
      <w:r>
        <w:rPr>
          <w:sz w:val="15"/>
        </w:rPr>
        <w:t xml:space="preserve"> did not differ between treatment (p-value = 0.3022).</w:t>
      </w:r>
    </w:p>
    <w:p w14:paraId="3917EA12" w14:textId="77777777" w:rsidR="007015D6" w:rsidRDefault="00350D12">
      <w:pPr>
        <w:pStyle w:val="Titre1"/>
        <w:spacing w:after="1251"/>
        <w:ind w:left="-5"/>
      </w:pPr>
      <w:r>
        <w:lastRenderedPageBreak/>
        <w:t>Mass budget</w:t>
      </w:r>
    </w:p>
    <w:p w14:paraId="657B82B0" w14:textId="77777777" w:rsidR="007015D6" w:rsidRDefault="00350D12">
      <w:pPr>
        <w:spacing w:after="6541"/>
        <w:ind w:left="-5"/>
      </w:pPr>
      <w:r>
        <w:t xml:space="preserve">Investigating the total mass budgets mainly consisted of analysing GAMs that were fitted between the various variables of interest and the MSIR. The models were fitted (fig. </w:t>
      </w:r>
      <w:r>
        <w:rPr>
          <w:color w:val="0000FF"/>
        </w:rPr>
        <w:t>2</w:t>
      </w:r>
      <w:r>
        <w:t xml:space="preserve">) and their first derivative was numerically computed to assess the complex effect of MSIR (fig. </w:t>
      </w:r>
      <w:r>
        <w:rPr>
          <w:color w:val="0000FF"/>
        </w:rPr>
        <w:t>S5</w:t>
      </w:r>
      <w:r>
        <w:t>).</w:t>
      </w:r>
    </w:p>
    <w:p w14:paraId="4E518516" w14:textId="77777777" w:rsidR="007015D6" w:rsidRDefault="00350D12">
      <w:pPr>
        <w:pStyle w:val="Titre2"/>
        <w:spacing w:after="2647"/>
        <w:ind w:left="90"/>
      </w:pPr>
      <w:r>
        <w:t>GAM models</w:t>
      </w:r>
    </w:p>
    <w:p w14:paraId="286B6D18" w14:textId="77777777" w:rsidR="007015D6" w:rsidRDefault="00350D12">
      <w:pPr>
        <w:spacing w:after="4" w:line="248" w:lineRule="auto"/>
        <w:ind w:left="-15" w:firstLine="0"/>
      </w:pPr>
      <w:r>
        <w:rPr>
          <w:b/>
          <w:sz w:val="17"/>
        </w:rPr>
        <w:t xml:space="preserve">Table 2. </w:t>
      </w:r>
      <w:r>
        <w:rPr>
          <w:sz w:val="17"/>
        </w:rPr>
        <w:t xml:space="preserve">Summaries of the four GAMs plotted in fig. </w:t>
      </w:r>
      <w:r>
        <w:rPr>
          <w:color w:val="0000FF"/>
          <w:sz w:val="17"/>
        </w:rPr>
        <w:t>2</w:t>
      </w:r>
      <w:r>
        <w:rPr>
          <w:sz w:val="17"/>
        </w:rPr>
        <w:t xml:space="preserve">. MSIR stand for mass-specific intake rate, GR for growth rate, GE for growth efficiency, and AE for assimilation efficiency, </w:t>
      </w:r>
      <w:proofErr w:type="spellStart"/>
      <w:r>
        <w:rPr>
          <w:sz w:val="17"/>
        </w:rPr>
        <w:t>edf</w:t>
      </w:r>
      <w:proofErr w:type="spellEnd"/>
      <w:r>
        <w:rPr>
          <w:sz w:val="17"/>
        </w:rPr>
        <w:t xml:space="preserve"> for effective degrees of freedom. TP refers to thin-plate splines, and AD to adaptive splines. The parameter </w:t>
      </w:r>
      <w:r>
        <w:rPr>
          <w:i/>
          <w:sz w:val="18"/>
        </w:rPr>
        <w:t xml:space="preserve">φ </w:t>
      </w:r>
      <w:r>
        <w:rPr>
          <w:sz w:val="17"/>
        </w:rPr>
        <w:t>for Beta regressions is indicated in parentheses (</w:t>
      </w:r>
      <w:r>
        <w:rPr>
          <w:b/>
          <w:sz w:val="17"/>
        </w:rPr>
        <w:t>?</w:t>
      </w:r>
      <w:r>
        <w:rPr>
          <w:sz w:val="17"/>
        </w:rPr>
        <w:t>)</w:t>
      </w:r>
    </w:p>
    <w:tbl>
      <w:tblPr>
        <w:tblStyle w:val="TableGrid"/>
        <w:tblW w:w="9592" w:type="dxa"/>
        <w:tblInd w:w="46" w:type="dxa"/>
        <w:tblCellMar>
          <w:top w:w="28" w:type="dxa"/>
          <w:right w:w="105" w:type="dxa"/>
        </w:tblCellMar>
        <w:tblLook w:val="04A0" w:firstRow="1" w:lastRow="0" w:firstColumn="1" w:lastColumn="0" w:noHBand="0" w:noVBand="1"/>
      </w:tblPr>
      <w:tblGrid>
        <w:gridCol w:w="1041"/>
        <w:gridCol w:w="1001"/>
        <w:gridCol w:w="486"/>
        <w:gridCol w:w="532"/>
        <w:gridCol w:w="624"/>
        <w:gridCol w:w="1248"/>
        <w:gridCol w:w="730"/>
        <w:gridCol w:w="1166"/>
        <w:gridCol w:w="1886"/>
        <w:gridCol w:w="878"/>
      </w:tblGrid>
      <w:tr w:rsidR="007015D6" w14:paraId="6EFDB3E3" w14:textId="77777777">
        <w:trPr>
          <w:trHeight w:val="300"/>
        </w:trPr>
        <w:tc>
          <w:tcPr>
            <w:tcW w:w="1042" w:type="dxa"/>
            <w:tcBorders>
              <w:top w:val="single" w:sz="6" w:space="0" w:color="000000"/>
              <w:left w:val="nil"/>
              <w:bottom w:val="single" w:sz="3" w:space="0" w:color="000000"/>
              <w:right w:val="nil"/>
            </w:tcBorders>
          </w:tcPr>
          <w:p w14:paraId="3C44EBDD" w14:textId="77777777" w:rsidR="007015D6" w:rsidRDefault="00350D12">
            <w:pPr>
              <w:spacing w:after="0" w:line="259" w:lineRule="auto"/>
              <w:ind w:left="105" w:firstLine="0"/>
              <w:jc w:val="left"/>
            </w:pPr>
            <w:r>
              <w:rPr>
                <w:b/>
                <w:sz w:val="17"/>
              </w:rPr>
              <w:t>Predictor</w:t>
            </w:r>
          </w:p>
        </w:tc>
        <w:tc>
          <w:tcPr>
            <w:tcW w:w="1001" w:type="dxa"/>
            <w:tcBorders>
              <w:top w:val="single" w:sz="6" w:space="0" w:color="000000"/>
              <w:left w:val="nil"/>
              <w:bottom w:val="single" w:sz="3" w:space="0" w:color="000000"/>
              <w:right w:val="nil"/>
            </w:tcBorders>
          </w:tcPr>
          <w:p w14:paraId="3B195554" w14:textId="77777777" w:rsidR="007015D6" w:rsidRDefault="00350D12">
            <w:pPr>
              <w:spacing w:after="0" w:line="259" w:lineRule="auto"/>
              <w:ind w:left="0" w:firstLine="0"/>
              <w:jc w:val="left"/>
            </w:pPr>
            <w:r>
              <w:rPr>
                <w:b/>
                <w:sz w:val="17"/>
              </w:rPr>
              <w:t>Response</w:t>
            </w:r>
          </w:p>
        </w:tc>
        <w:tc>
          <w:tcPr>
            <w:tcW w:w="486" w:type="dxa"/>
            <w:tcBorders>
              <w:top w:val="single" w:sz="6" w:space="0" w:color="000000"/>
              <w:left w:val="nil"/>
              <w:bottom w:val="single" w:sz="3" w:space="0" w:color="000000"/>
              <w:right w:val="nil"/>
            </w:tcBorders>
          </w:tcPr>
          <w:p w14:paraId="55EB3B66" w14:textId="77777777" w:rsidR="007015D6" w:rsidRDefault="00350D12">
            <w:pPr>
              <w:spacing w:after="0" w:line="259" w:lineRule="auto"/>
              <w:ind w:left="175" w:firstLine="0"/>
              <w:jc w:val="left"/>
            </w:pPr>
            <w:r>
              <w:rPr>
                <w:b/>
                <w:sz w:val="17"/>
              </w:rPr>
              <w:t>n</w:t>
            </w:r>
          </w:p>
        </w:tc>
        <w:tc>
          <w:tcPr>
            <w:tcW w:w="532" w:type="dxa"/>
            <w:tcBorders>
              <w:top w:val="single" w:sz="6" w:space="0" w:color="000000"/>
              <w:left w:val="nil"/>
              <w:bottom w:val="single" w:sz="3" w:space="0" w:color="000000"/>
              <w:right w:val="nil"/>
            </w:tcBorders>
          </w:tcPr>
          <w:p w14:paraId="3C52A7A0" w14:textId="77777777" w:rsidR="007015D6" w:rsidRDefault="00350D12">
            <w:pPr>
              <w:spacing w:after="0" w:line="259" w:lineRule="auto"/>
              <w:ind w:left="0" w:firstLine="0"/>
              <w:jc w:val="left"/>
            </w:pPr>
            <w:proofErr w:type="spellStart"/>
            <w:r>
              <w:rPr>
                <w:b/>
                <w:sz w:val="17"/>
              </w:rPr>
              <w:t>edf</w:t>
            </w:r>
            <w:proofErr w:type="spellEnd"/>
          </w:p>
        </w:tc>
        <w:tc>
          <w:tcPr>
            <w:tcW w:w="624" w:type="dxa"/>
            <w:tcBorders>
              <w:top w:val="single" w:sz="6" w:space="0" w:color="000000"/>
              <w:left w:val="nil"/>
              <w:bottom w:val="single" w:sz="3" w:space="0" w:color="000000"/>
              <w:right w:val="nil"/>
            </w:tcBorders>
          </w:tcPr>
          <w:p w14:paraId="49F56A5C" w14:textId="77777777" w:rsidR="007015D6" w:rsidRDefault="00350D12">
            <w:pPr>
              <w:spacing w:after="0" w:line="259" w:lineRule="auto"/>
              <w:ind w:left="0" w:firstLine="0"/>
              <w:jc w:val="left"/>
            </w:pPr>
            <w:r>
              <w:rPr>
                <w:b/>
                <w:sz w:val="17"/>
              </w:rPr>
              <w:t xml:space="preserve">ref </w:t>
            </w:r>
            <w:proofErr w:type="spellStart"/>
            <w:r>
              <w:rPr>
                <w:b/>
                <w:sz w:val="17"/>
              </w:rPr>
              <w:t>df</w:t>
            </w:r>
            <w:proofErr w:type="spellEnd"/>
          </w:p>
        </w:tc>
        <w:tc>
          <w:tcPr>
            <w:tcW w:w="1248" w:type="dxa"/>
            <w:tcBorders>
              <w:top w:val="single" w:sz="6" w:space="0" w:color="000000"/>
              <w:left w:val="nil"/>
              <w:bottom w:val="single" w:sz="3" w:space="0" w:color="000000"/>
              <w:right w:val="nil"/>
            </w:tcBorders>
          </w:tcPr>
          <w:p w14:paraId="66FE1EF7" w14:textId="77777777" w:rsidR="007015D6" w:rsidRDefault="00350D12">
            <w:pPr>
              <w:spacing w:after="0" w:line="259" w:lineRule="auto"/>
              <w:ind w:left="0" w:firstLine="0"/>
              <w:jc w:val="left"/>
            </w:pPr>
            <w:r>
              <w:rPr>
                <w:b/>
                <w:sz w:val="17"/>
              </w:rPr>
              <w:t>n parameters</w:t>
            </w:r>
          </w:p>
        </w:tc>
        <w:tc>
          <w:tcPr>
            <w:tcW w:w="730" w:type="dxa"/>
            <w:tcBorders>
              <w:top w:val="single" w:sz="6" w:space="0" w:color="000000"/>
              <w:left w:val="nil"/>
              <w:bottom w:val="single" w:sz="3" w:space="0" w:color="000000"/>
              <w:right w:val="nil"/>
            </w:tcBorders>
          </w:tcPr>
          <w:p w14:paraId="3DF6D7E0" w14:textId="77777777" w:rsidR="007015D6" w:rsidRDefault="00350D12">
            <w:pPr>
              <w:spacing w:after="0" w:line="259" w:lineRule="auto"/>
              <w:ind w:left="0" w:firstLine="0"/>
              <w:jc w:val="left"/>
            </w:pPr>
            <w:r>
              <w:rPr>
                <w:b/>
                <w:sz w:val="17"/>
              </w:rPr>
              <w:t>p</w:t>
            </w:r>
          </w:p>
        </w:tc>
        <w:tc>
          <w:tcPr>
            <w:tcW w:w="1166" w:type="dxa"/>
            <w:tcBorders>
              <w:top w:val="single" w:sz="6" w:space="0" w:color="000000"/>
              <w:left w:val="nil"/>
              <w:bottom w:val="single" w:sz="3" w:space="0" w:color="000000"/>
              <w:right w:val="nil"/>
            </w:tcBorders>
          </w:tcPr>
          <w:p w14:paraId="41C486AA" w14:textId="77777777" w:rsidR="007015D6" w:rsidRDefault="00350D12">
            <w:pPr>
              <w:spacing w:after="0" w:line="259" w:lineRule="auto"/>
              <w:ind w:left="0" w:firstLine="0"/>
              <w:jc w:val="left"/>
            </w:pPr>
            <w:r>
              <w:rPr>
                <w:b/>
                <w:sz w:val="17"/>
              </w:rPr>
              <w:t>Adjusted R</w:t>
            </w:r>
            <w:r>
              <w:rPr>
                <w:sz w:val="17"/>
                <w:vertAlign w:val="superscript"/>
              </w:rPr>
              <w:t>2</w:t>
            </w:r>
          </w:p>
        </w:tc>
        <w:tc>
          <w:tcPr>
            <w:tcW w:w="1886" w:type="dxa"/>
            <w:tcBorders>
              <w:top w:val="single" w:sz="6" w:space="0" w:color="000000"/>
              <w:left w:val="nil"/>
              <w:bottom w:val="single" w:sz="3" w:space="0" w:color="000000"/>
              <w:right w:val="nil"/>
            </w:tcBorders>
          </w:tcPr>
          <w:p w14:paraId="2B6EFCE1" w14:textId="77777777" w:rsidR="007015D6" w:rsidRDefault="00350D12">
            <w:pPr>
              <w:spacing w:after="0" w:line="259" w:lineRule="auto"/>
              <w:ind w:left="0" w:firstLine="0"/>
              <w:jc w:val="left"/>
            </w:pPr>
            <w:r>
              <w:rPr>
                <w:b/>
                <w:sz w:val="17"/>
              </w:rPr>
              <w:t>Family</w:t>
            </w:r>
          </w:p>
        </w:tc>
        <w:tc>
          <w:tcPr>
            <w:tcW w:w="878" w:type="dxa"/>
            <w:tcBorders>
              <w:top w:val="single" w:sz="6" w:space="0" w:color="000000"/>
              <w:left w:val="nil"/>
              <w:bottom w:val="single" w:sz="3" w:space="0" w:color="000000"/>
              <w:right w:val="nil"/>
            </w:tcBorders>
          </w:tcPr>
          <w:p w14:paraId="5BE80466" w14:textId="77777777" w:rsidR="007015D6" w:rsidRDefault="00350D12">
            <w:pPr>
              <w:spacing w:after="0" w:line="259" w:lineRule="auto"/>
              <w:ind w:left="0" w:firstLine="0"/>
              <w:jc w:val="left"/>
            </w:pPr>
            <w:r>
              <w:rPr>
                <w:b/>
                <w:sz w:val="17"/>
              </w:rPr>
              <w:t>Smoother</w:t>
            </w:r>
          </w:p>
        </w:tc>
      </w:tr>
      <w:tr w:rsidR="007015D6" w14:paraId="43BB5185" w14:textId="77777777">
        <w:trPr>
          <w:trHeight w:val="263"/>
        </w:trPr>
        <w:tc>
          <w:tcPr>
            <w:tcW w:w="1042" w:type="dxa"/>
            <w:tcBorders>
              <w:top w:val="single" w:sz="3" w:space="0" w:color="000000"/>
              <w:left w:val="nil"/>
              <w:bottom w:val="nil"/>
              <w:right w:val="nil"/>
            </w:tcBorders>
          </w:tcPr>
          <w:p w14:paraId="15EB0ED1" w14:textId="77777777" w:rsidR="007015D6" w:rsidRDefault="00350D12">
            <w:pPr>
              <w:spacing w:after="0" w:line="259" w:lineRule="auto"/>
              <w:ind w:left="105" w:firstLine="0"/>
              <w:jc w:val="left"/>
            </w:pPr>
            <w:r>
              <w:rPr>
                <w:sz w:val="17"/>
              </w:rPr>
              <w:t>MSIR</w:t>
            </w:r>
          </w:p>
        </w:tc>
        <w:tc>
          <w:tcPr>
            <w:tcW w:w="1001" w:type="dxa"/>
            <w:tcBorders>
              <w:top w:val="single" w:sz="3" w:space="0" w:color="000000"/>
              <w:left w:val="nil"/>
              <w:bottom w:val="nil"/>
              <w:right w:val="nil"/>
            </w:tcBorders>
          </w:tcPr>
          <w:p w14:paraId="75A42B6F" w14:textId="77777777" w:rsidR="007015D6" w:rsidRDefault="00350D12">
            <w:pPr>
              <w:spacing w:after="0" w:line="259" w:lineRule="auto"/>
              <w:ind w:left="0" w:firstLine="0"/>
              <w:jc w:val="left"/>
            </w:pPr>
            <w:r>
              <w:rPr>
                <w:sz w:val="17"/>
              </w:rPr>
              <w:t>GR</w:t>
            </w:r>
          </w:p>
        </w:tc>
        <w:tc>
          <w:tcPr>
            <w:tcW w:w="486" w:type="dxa"/>
            <w:tcBorders>
              <w:top w:val="single" w:sz="3" w:space="0" w:color="000000"/>
              <w:left w:val="nil"/>
              <w:bottom w:val="nil"/>
              <w:right w:val="nil"/>
            </w:tcBorders>
          </w:tcPr>
          <w:p w14:paraId="3623346A" w14:textId="77777777" w:rsidR="007015D6" w:rsidRDefault="00350D12">
            <w:pPr>
              <w:spacing w:after="0" w:line="259" w:lineRule="auto"/>
              <w:ind w:left="0" w:firstLine="0"/>
              <w:jc w:val="left"/>
            </w:pPr>
            <w:r>
              <w:rPr>
                <w:sz w:val="17"/>
              </w:rPr>
              <w:t>394</w:t>
            </w:r>
          </w:p>
        </w:tc>
        <w:tc>
          <w:tcPr>
            <w:tcW w:w="532" w:type="dxa"/>
            <w:tcBorders>
              <w:top w:val="single" w:sz="3" w:space="0" w:color="000000"/>
              <w:left w:val="nil"/>
              <w:bottom w:val="nil"/>
              <w:right w:val="nil"/>
            </w:tcBorders>
          </w:tcPr>
          <w:p w14:paraId="7F9EA058" w14:textId="77777777" w:rsidR="007015D6" w:rsidRDefault="00350D12">
            <w:pPr>
              <w:spacing w:after="0" w:line="259" w:lineRule="auto"/>
              <w:ind w:left="0" w:firstLine="0"/>
              <w:jc w:val="left"/>
            </w:pPr>
            <w:r>
              <w:rPr>
                <w:sz w:val="17"/>
              </w:rPr>
              <w:t>5.25</w:t>
            </w:r>
          </w:p>
        </w:tc>
        <w:tc>
          <w:tcPr>
            <w:tcW w:w="624" w:type="dxa"/>
            <w:tcBorders>
              <w:top w:val="single" w:sz="3" w:space="0" w:color="000000"/>
              <w:left w:val="nil"/>
              <w:bottom w:val="nil"/>
              <w:right w:val="nil"/>
            </w:tcBorders>
          </w:tcPr>
          <w:p w14:paraId="037A4802" w14:textId="77777777" w:rsidR="007015D6" w:rsidRDefault="00350D12">
            <w:pPr>
              <w:spacing w:after="0" w:line="259" w:lineRule="auto"/>
              <w:ind w:left="0" w:firstLine="0"/>
              <w:jc w:val="left"/>
            </w:pPr>
            <w:r>
              <w:rPr>
                <w:sz w:val="17"/>
              </w:rPr>
              <w:t>6.37</w:t>
            </w:r>
          </w:p>
        </w:tc>
        <w:tc>
          <w:tcPr>
            <w:tcW w:w="1248" w:type="dxa"/>
            <w:tcBorders>
              <w:top w:val="single" w:sz="3" w:space="0" w:color="000000"/>
              <w:left w:val="nil"/>
              <w:bottom w:val="nil"/>
              <w:right w:val="nil"/>
            </w:tcBorders>
          </w:tcPr>
          <w:p w14:paraId="052927E8" w14:textId="77777777" w:rsidR="007015D6" w:rsidRDefault="00350D12">
            <w:pPr>
              <w:spacing w:after="0" w:line="259" w:lineRule="auto"/>
              <w:ind w:left="854" w:firstLine="0"/>
              <w:jc w:val="left"/>
            </w:pPr>
            <w:r>
              <w:rPr>
                <w:sz w:val="17"/>
              </w:rPr>
              <w:t>10</w:t>
            </w:r>
          </w:p>
        </w:tc>
        <w:tc>
          <w:tcPr>
            <w:tcW w:w="730" w:type="dxa"/>
            <w:tcBorders>
              <w:top w:val="single" w:sz="3" w:space="0" w:color="000000"/>
              <w:left w:val="nil"/>
              <w:bottom w:val="nil"/>
              <w:right w:val="nil"/>
            </w:tcBorders>
          </w:tcPr>
          <w:p w14:paraId="16ECA515" w14:textId="77777777" w:rsidR="007015D6" w:rsidRDefault="00350D12">
            <w:pPr>
              <w:spacing w:after="0" w:line="259" w:lineRule="auto"/>
              <w:ind w:left="0" w:firstLine="0"/>
              <w:jc w:val="left"/>
            </w:pPr>
            <w:r>
              <w:rPr>
                <w:sz w:val="17"/>
              </w:rPr>
              <w:t>&lt;2e-16</w:t>
            </w:r>
          </w:p>
        </w:tc>
        <w:tc>
          <w:tcPr>
            <w:tcW w:w="1166" w:type="dxa"/>
            <w:tcBorders>
              <w:top w:val="single" w:sz="3" w:space="0" w:color="000000"/>
              <w:left w:val="nil"/>
              <w:bottom w:val="nil"/>
              <w:right w:val="nil"/>
            </w:tcBorders>
          </w:tcPr>
          <w:p w14:paraId="0F85DA25" w14:textId="77777777" w:rsidR="007015D6" w:rsidRDefault="00350D12">
            <w:pPr>
              <w:spacing w:after="0" w:line="259" w:lineRule="auto"/>
              <w:ind w:left="0" w:firstLine="0"/>
              <w:jc w:val="left"/>
            </w:pPr>
            <w:r>
              <w:rPr>
                <w:sz w:val="17"/>
              </w:rPr>
              <w:t>0.94</w:t>
            </w:r>
          </w:p>
        </w:tc>
        <w:tc>
          <w:tcPr>
            <w:tcW w:w="1886" w:type="dxa"/>
            <w:tcBorders>
              <w:top w:val="single" w:sz="3" w:space="0" w:color="000000"/>
              <w:left w:val="nil"/>
              <w:bottom w:val="nil"/>
              <w:right w:val="nil"/>
            </w:tcBorders>
          </w:tcPr>
          <w:p w14:paraId="1D0E63CF"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4.23,0.029)</w:t>
            </w:r>
          </w:p>
        </w:tc>
        <w:tc>
          <w:tcPr>
            <w:tcW w:w="878" w:type="dxa"/>
            <w:tcBorders>
              <w:top w:val="single" w:sz="3" w:space="0" w:color="000000"/>
              <w:left w:val="nil"/>
              <w:bottom w:val="nil"/>
              <w:right w:val="nil"/>
            </w:tcBorders>
          </w:tcPr>
          <w:p w14:paraId="4C17AFAD" w14:textId="77777777" w:rsidR="007015D6" w:rsidRDefault="00350D12">
            <w:pPr>
              <w:spacing w:after="0" w:line="259" w:lineRule="auto"/>
              <w:ind w:left="0" w:firstLine="0"/>
              <w:jc w:val="left"/>
            </w:pPr>
            <w:r>
              <w:rPr>
                <w:sz w:val="17"/>
              </w:rPr>
              <w:t>TP</w:t>
            </w:r>
          </w:p>
        </w:tc>
      </w:tr>
      <w:tr w:rsidR="007015D6" w14:paraId="70F14A68" w14:textId="77777777">
        <w:trPr>
          <w:trHeight w:val="209"/>
        </w:trPr>
        <w:tc>
          <w:tcPr>
            <w:tcW w:w="1042" w:type="dxa"/>
            <w:tcBorders>
              <w:top w:val="nil"/>
              <w:left w:val="nil"/>
              <w:bottom w:val="nil"/>
              <w:right w:val="nil"/>
            </w:tcBorders>
          </w:tcPr>
          <w:p w14:paraId="043334B6"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B79D1FB" w14:textId="77777777" w:rsidR="007015D6" w:rsidRDefault="00350D12">
            <w:pPr>
              <w:spacing w:after="0" w:line="259" w:lineRule="auto"/>
              <w:ind w:left="0" w:firstLine="0"/>
              <w:jc w:val="left"/>
            </w:pPr>
            <w:r>
              <w:rPr>
                <w:sz w:val="17"/>
              </w:rPr>
              <w:t>AE</w:t>
            </w:r>
          </w:p>
        </w:tc>
        <w:tc>
          <w:tcPr>
            <w:tcW w:w="486" w:type="dxa"/>
            <w:tcBorders>
              <w:top w:val="nil"/>
              <w:left w:val="nil"/>
              <w:bottom w:val="nil"/>
              <w:right w:val="nil"/>
            </w:tcBorders>
          </w:tcPr>
          <w:p w14:paraId="4B7955F0" w14:textId="77777777" w:rsidR="007015D6" w:rsidRDefault="00350D12">
            <w:pPr>
              <w:spacing w:after="0" w:line="259" w:lineRule="auto"/>
              <w:ind w:left="0" w:firstLine="0"/>
              <w:jc w:val="left"/>
            </w:pPr>
            <w:r>
              <w:rPr>
                <w:sz w:val="17"/>
              </w:rPr>
              <w:t>394</w:t>
            </w:r>
          </w:p>
        </w:tc>
        <w:tc>
          <w:tcPr>
            <w:tcW w:w="532" w:type="dxa"/>
            <w:tcBorders>
              <w:top w:val="nil"/>
              <w:left w:val="nil"/>
              <w:bottom w:val="nil"/>
              <w:right w:val="nil"/>
            </w:tcBorders>
          </w:tcPr>
          <w:p w14:paraId="08E2A42B" w14:textId="77777777" w:rsidR="007015D6" w:rsidRDefault="00350D12">
            <w:pPr>
              <w:spacing w:after="0" w:line="259" w:lineRule="auto"/>
              <w:ind w:left="0" w:firstLine="0"/>
              <w:jc w:val="left"/>
            </w:pPr>
            <w:r>
              <w:rPr>
                <w:sz w:val="17"/>
              </w:rPr>
              <w:t>5.04</w:t>
            </w:r>
          </w:p>
        </w:tc>
        <w:tc>
          <w:tcPr>
            <w:tcW w:w="624" w:type="dxa"/>
            <w:tcBorders>
              <w:top w:val="nil"/>
              <w:left w:val="nil"/>
              <w:bottom w:val="nil"/>
              <w:right w:val="nil"/>
            </w:tcBorders>
          </w:tcPr>
          <w:p w14:paraId="79C0C023" w14:textId="77777777" w:rsidR="007015D6" w:rsidRDefault="00350D12">
            <w:pPr>
              <w:spacing w:after="0" w:line="259" w:lineRule="auto"/>
              <w:ind w:left="0" w:firstLine="0"/>
              <w:jc w:val="left"/>
            </w:pPr>
            <w:r>
              <w:rPr>
                <w:sz w:val="17"/>
              </w:rPr>
              <w:t>6.15</w:t>
            </w:r>
          </w:p>
        </w:tc>
        <w:tc>
          <w:tcPr>
            <w:tcW w:w="1248" w:type="dxa"/>
            <w:tcBorders>
              <w:top w:val="nil"/>
              <w:left w:val="nil"/>
              <w:bottom w:val="nil"/>
              <w:right w:val="nil"/>
            </w:tcBorders>
          </w:tcPr>
          <w:p w14:paraId="7297F998"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4B4F383A"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392CD439" w14:textId="77777777" w:rsidR="007015D6" w:rsidRDefault="00350D12">
            <w:pPr>
              <w:spacing w:after="0" w:line="259" w:lineRule="auto"/>
              <w:ind w:left="0" w:firstLine="0"/>
              <w:jc w:val="left"/>
            </w:pPr>
            <w:r>
              <w:rPr>
                <w:sz w:val="17"/>
              </w:rPr>
              <w:t>0.5</w:t>
            </w:r>
          </w:p>
        </w:tc>
        <w:tc>
          <w:tcPr>
            <w:tcW w:w="1886" w:type="dxa"/>
            <w:tcBorders>
              <w:top w:val="nil"/>
              <w:left w:val="nil"/>
              <w:bottom w:val="nil"/>
              <w:right w:val="nil"/>
            </w:tcBorders>
          </w:tcPr>
          <w:p w14:paraId="07D66FAB"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5.664,0.038)</w:t>
            </w:r>
          </w:p>
        </w:tc>
        <w:tc>
          <w:tcPr>
            <w:tcW w:w="878" w:type="dxa"/>
            <w:tcBorders>
              <w:top w:val="nil"/>
              <w:left w:val="nil"/>
              <w:bottom w:val="nil"/>
              <w:right w:val="nil"/>
            </w:tcBorders>
          </w:tcPr>
          <w:p w14:paraId="4886A83F" w14:textId="77777777" w:rsidR="007015D6" w:rsidRDefault="00350D12">
            <w:pPr>
              <w:spacing w:after="0" w:line="259" w:lineRule="auto"/>
              <w:ind w:left="0" w:firstLine="0"/>
              <w:jc w:val="left"/>
            </w:pPr>
            <w:r>
              <w:rPr>
                <w:sz w:val="17"/>
              </w:rPr>
              <w:t>TP</w:t>
            </w:r>
          </w:p>
        </w:tc>
      </w:tr>
      <w:tr w:rsidR="007015D6" w14:paraId="4187E267" w14:textId="77777777">
        <w:trPr>
          <w:trHeight w:val="209"/>
        </w:trPr>
        <w:tc>
          <w:tcPr>
            <w:tcW w:w="1042" w:type="dxa"/>
            <w:tcBorders>
              <w:top w:val="nil"/>
              <w:left w:val="nil"/>
              <w:bottom w:val="nil"/>
              <w:right w:val="nil"/>
            </w:tcBorders>
          </w:tcPr>
          <w:p w14:paraId="73C06998" w14:textId="77777777" w:rsidR="007015D6" w:rsidRDefault="00350D12">
            <w:pPr>
              <w:spacing w:after="0" w:line="259" w:lineRule="auto"/>
              <w:ind w:left="105" w:firstLine="0"/>
              <w:jc w:val="left"/>
            </w:pPr>
            <w:r>
              <w:rPr>
                <w:sz w:val="17"/>
              </w:rPr>
              <w:t>MSIR</w:t>
            </w:r>
          </w:p>
        </w:tc>
        <w:tc>
          <w:tcPr>
            <w:tcW w:w="1001" w:type="dxa"/>
            <w:tcBorders>
              <w:top w:val="nil"/>
              <w:left w:val="nil"/>
              <w:bottom w:val="nil"/>
              <w:right w:val="nil"/>
            </w:tcBorders>
          </w:tcPr>
          <w:p w14:paraId="379FE920" w14:textId="77777777" w:rsidR="007015D6" w:rsidRDefault="00350D12">
            <w:pPr>
              <w:spacing w:after="0" w:line="259" w:lineRule="auto"/>
              <w:ind w:left="0" w:firstLine="0"/>
              <w:jc w:val="left"/>
            </w:pPr>
            <w:r>
              <w:rPr>
                <w:sz w:val="17"/>
              </w:rPr>
              <w:t>GE</w:t>
            </w:r>
          </w:p>
        </w:tc>
        <w:tc>
          <w:tcPr>
            <w:tcW w:w="486" w:type="dxa"/>
            <w:tcBorders>
              <w:top w:val="nil"/>
              <w:left w:val="nil"/>
              <w:bottom w:val="nil"/>
              <w:right w:val="nil"/>
            </w:tcBorders>
          </w:tcPr>
          <w:p w14:paraId="0CBF42AD" w14:textId="77777777" w:rsidR="007015D6" w:rsidRDefault="00350D12">
            <w:pPr>
              <w:spacing w:after="0" w:line="259" w:lineRule="auto"/>
              <w:ind w:left="0" w:firstLine="0"/>
              <w:jc w:val="left"/>
            </w:pPr>
            <w:r>
              <w:rPr>
                <w:sz w:val="17"/>
              </w:rPr>
              <w:t>395</w:t>
            </w:r>
          </w:p>
        </w:tc>
        <w:tc>
          <w:tcPr>
            <w:tcW w:w="532" w:type="dxa"/>
            <w:tcBorders>
              <w:top w:val="nil"/>
              <w:left w:val="nil"/>
              <w:bottom w:val="nil"/>
              <w:right w:val="nil"/>
            </w:tcBorders>
          </w:tcPr>
          <w:p w14:paraId="206D965B" w14:textId="77777777" w:rsidR="007015D6" w:rsidRDefault="00350D12">
            <w:pPr>
              <w:spacing w:after="0" w:line="259" w:lineRule="auto"/>
              <w:ind w:left="0" w:firstLine="0"/>
              <w:jc w:val="left"/>
            </w:pPr>
            <w:r>
              <w:rPr>
                <w:sz w:val="17"/>
              </w:rPr>
              <w:t>4.98</w:t>
            </w:r>
          </w:p>
        </w:tc>
        <w:tc>
          <w:tcPr>
            <w:tcW w:w="624" w:type="dxa"/>
            <w:tcBorders>
              <w:top w:val="nil"/>
              <w:left w:val="nil"/>
              <w:bottom w:val="nil"/>
              <w:right w:val="nil"/>
            </w:tcBorders>
          </w:tcPr>
          <w:p w14:paraId="272DDAAE" w14:textId="77777777" w:rsidR="007015D6" w:rsidRDefault="00350D12">
            <w:pPr>
              <w:spacing w:after="0" w:line="259" w:lineRule="auto"/>
              <w:ind w:left="0" w:firstLine="0"/>
              <w:jc w:val="left"/>
            </w:pPr>
            <w:r>
              <w:rPr>
                <w:sz w:val="17"/>
              </w:rPr>
              <w:t>5.7</w:t>
            </w:r>
          </w:p>
        </w:tc>
        <w:tc>
          <w:tcPr>
            <w:tcW w:w="1248" w:type="dxa"/>
            <w:tcBorders>
              <w:top w:val="nil"/>
              <w:left w:val="nil"/>
              <w:bottom w:val="nil"/>
              <w:right w:val="nil"/>
            </w:tcBorders>
          </w:tcPr>
          <w:p w14:paraId="252B12D7" w14:textId="77777777" w:rsidR="007015D6" w:rsidRDefault="00350D12">
            <w:pPr>
              <w:spacing w:after="0" w:line="259" w:lineRule="auto"/>
              <w:ind w:left="854" w:firstLine="0"/>
              <w:jc w:val="left"/>
            </w:pPr>
            <w:r>
              <w:rPr>
                <w:sz w:val="17"/>
              </w:rPr>
              <w:t>10</w:t>
            </w:r>
          </w:p>
        </w:tc>
        <w:tc>
          <w:tcPr>
            <w:tcW w:w="730" w:type="dxa"/>
            <w:tcBorders>
              <w:top w:val="nil"/>
              <w:left w:val="nil"/>
              <w:bottom w:val="nil"/>
              <w:right w:val="nil"/>
            </w:tcBorders>
          </w:tcPr>
          <w:p w14:paraId="007E7C7B" w14:textId="77777777" w:rsidR="007015D6" w:rsidRDefault="00350D12">
            <w:pPr>
              <w:spacing w:after="0" w:line="259" w:lineRule="auto"/>
              <w:ind w:left="0" w:firstLine="0"/>
              <w:jc w:val="left"/>
            </w:pPr>
            <w:r>
              <w:rPr>
                <w:sz w:val="17"/>
              </w:rPr>
              <w:t>&lt;2e-16</w:t>
            </w:r>
          </w:p>
        </w:tc>
        <w:tc>
          <w:tcPr>
            <w:tcW w:w="1166" w:type="dxa"/>
            <w:tcBorders>
              <w:top w:val="nil"/>
              <w:left w:val="nil"/>
              <w:bottom w:val="nil"/>
              <w:right w:val="nil"/>
            </w:tcBorders>
          </w:tcPr>
          <w:p w14:paraId="0F7A1AE8" w14:textId="77777777" w:rsidR="007015D6" w:rsidRDefault="00350D12">
            <w:pPr>
              <w:spacing w:after="0" w:line="259" w:lineRule="auto"/>
              <w:ind w:left="0" w:firstLine="0"/>
              <w:jc w:val="left"/>
            </w:pPr>
            <w:r>
              <w:rPr>
                <w:sz w:val="17"/>
              </w:rPr>
              <w:t>0.34</w:t>
            </w:r>
          </w:p>
        </w:tc>
        <w:tc>
          <w:tcPr>
            <w:tcW w:w="1886" w:type="dxa"/>
            <w:tcBorders>
              <w:top w:val="nil"/>
              <w:left w:val="nil"/>
              <w:bottom w:val="nil"/>
              <w:right w:val="nil"/>
            </w:tcBorders>
          </w:tcPr>
          <w:p w14:paraId="5A66EDCE"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5.415,0.021)</w:t>
            </w:r>
          </w:p>
        </w:tc>
        <w:tc>
          <w:tcPr>
            <w:tcW w:w="878" w:type="dxa"/>
            <w:tcBorders>
              <w:top w:val="nil"/>
              <w:left w:val="nil"/>
              <w:bottom w:val="nil"/>
              <w:right w:val="nil"/>
            </w:tcBorders>
          </w:tcPr>
          <w:p w14:paraId="39BDCDAB" w14:textId="77777777" w:rsidR="007015D6" w:rsidRDefault="00350D12">
            <w:pPr>
              <w:spacing w:after="0" w:line="259" w:lineRule="auto"/>
              <w:ind w:left="0" w:firstLine="0"/>
              <w:jc w:val="left"/>
            </w:pPr>
            <w:r>
              <w:rPr>
                <w:sz w:val="17"/>
              </w:rPr>
              <w:t>AD</w:t>
            </w:r>
          </w:p>
        </w:tc>
      </w:tr>
      <w:tr w:rsidR="007015D6" w14:paraId="57BF5FCA" w14:textId="77777777">
        <w:trPr>
          <w:trHeight w:val="246"/>
        </w:trPr>
        <w:tc>
          <w:tcPr>
            <w:tcW w:w="1042" w:type="dxa"/>
            <w:tcBorders>
              <w:top w:val="nil"/>
              <w:left w:val="nil"/>
              <w:bottom w:val="single" w:sz="6" w:space="0" w:color="000000"/>
              <w:right w:val="nil"/>
            </w:tcBorders>
          </w:tcPr>
          <w:p w14:paraId="1505559F" w14:textId="77777777" w:rsidR="007015D6" w:rsidRDefault="00350D12">
            <w:pPr>
              <w:spacing w:after="0" w:line="259" w:lineRule="auto"/>
              <w:ind w:left="105" w:firstLine="0"/>
              <w:jc w:val="left"/>
            </w:pPr>
            <w:r>
              <w:rPr>
                <w:sz w:val="17"/>
              </w:rPr>
              <w:t>GR</w:t>
            </w:r>
          </w:p>
        </w:tc>
        <w:tc>
          <w:tcPr>
            <w:tcW w:w="1001" w:type="dxa"/>
            <w:tcBorders>
              <w:top w:val="nil"/>
              <w:left w:val="nil"/>
              <w:bottom w:val="single" w:sz="6" w:space="0" w:color="000000"/>
              <w:right w:val="nil"/>
            </w:tcBorders>
          </w:tcPr>
          <w:p w14:paraId="08B28430" w14:textId="77777777" w:rsidR="007015D6" w:rsidRDefault="00350D12">
            <w:pPr>
              <w:spacing w:after="0" w:line="259" w:lineRule="auto"/>
              <w:ind w:left="0" w:firstLine="0"/>
              <w:jc w:val="left"/>
            </w:pPr>
            <w:r>
              <w:rPr>
                <w:sz w:val="17"/>
              </w:rPr>
              <w:t>GE</w:t>
            </w:r>
          </w:p>
        </w:tc>
        <w:tc>
          <w:tcPr>
            <w:tcW w:w="486" w:type="dxa"/>
            <w:tcBorders>
              <w:top w:val="nil"/>
              <w:left w:val="nil"/>
              <w:bottom w:val="single" w:sz="6" w:space="0" w:color="000000"/>
              <w:right w:val="nil"/>
            </w:tcBorders>
          </w:tcPr>
          <w:p w14:paraId="4385ED98" w14:textId="77777777" w:rsidR="007015D6" w:rsidRDefault="00350D12">
            <w:pPr>
              <w:spacing w:after="0" w:line="259" w:lineRule="auto"/>
              <w:ind w:left="0" w:firstLine="0"/>
              <w:jc w:val="left"/>
            </w:pPr>
            <w:r>
              <w:rPr>
                <w:sz w:val="17"/>
              </w:rPr>
              <w:t>393</w:t>
            </w:r>
          </w:p>
        </w:tc>
        <w:tc>
          <w:tcPr>
            <w:tcW w:w="532" w:type="dxa"/>
            <w:tcBorders>
              <w:top w:val="nil"/>
              <w:left w:val="nil"/>
              <w:bottom w:val="single" w:sz="6" w:space="0" w:color="000000"/>
              <w:right w:val="nil"/>
            </w:tcBorders>
          </w:tcPr>
          <w:p w14:paraId="03F8B6FD" w14:textId="77777777" w:rsidR="007015D6" w:rsidRDefault="00350D12">
            <w:pPr>
              <w:spacing w:after="0" w:line="259" w:lineRule="auto"/>
              <w:ind w:left="0" w:firstLine="0"/>
              <w:jc w:val="left"/>
            </w:pPr>
            <w:r>
              <w:rPr>
                <w:sz w:val="17"/>
              </w:rPr>
              <w:t>4.83</w:t>
            </w:r>
          </w:p>
        </w:tc>
        <w:tc>
          <w:tcPr>
            <w:tcW w:w="624" w:type="dxa"/>
            <w:tcBorders>
              <w:top w:val="nil"/>
              <w:left w:val="nil"/>
              <w:bottom w:val="single" w:sz="6" w:space="0" w:color="000000"/>
              <w:right w:val="nil"/>
            </w:tcBorders>
          </w:tcPr>
          <w:p w14:paraId="7790C86C" w14:textId="77777777" w:rsidR="007015D6" w:rsidRDefault="00350D12">
            <w:pPr>
              <w:spacing w:after="0" w:line="259" w:lineRule="auto"/>
              <w:ind w:left="0" w:firstLine="0"/>
              <w:jc w:val="left"/>
            </w:pPr>
            <w:r>
              <w:rPr>
                <w:sz w:val="17"/>
              </w:rPr>
              <w:t>5.52</w:t>
            </w:r>
          </w:p>
        </w:tc>
        <w:tc>
          <w:tcPr>
            <w:tcW w:w="1248" w:type="dxa"/>
            <w:tcBorders>
              <w:top w:val="nil"/>
              <w:left w:val="nil"/>
              <w:bottom w:val="single" w:sz="6" w:space="0" w:color="000000"/>
              <w:right w:val="nil"/>
            </w:tcBorders>
          </w:tcPr>
          <w:p w14:paraId="0865C023" w14:textId="77777777" w:rsidR="007015D6" w:rsidRDefault="00350D12">
            <w:pPr>
              <w:spacing w:after="0" w:line="259" w:lineRule="auto"/>
              <w:ind w:left="854" w:firstLine="0"/>
              <w:jc w:val="left"/>
            </w:pPr>
            <w:r>
              <w:rPr>
                <w:sz w:val="17"/>
              </w:rPr>
              <w:t>10</w:t>
            </w:r>
          </w:p>
        </w:tc>
        <w:tc>
          <w:tcPr>
            <w:tcW w:w="730" w:type="dxa"/>
            <w:tcBorders>
              <w:top w:val="nil"/>
              <w:left w:val="nil"/>
              <w:bottom w:val="single" w:sz="6" w:space="0" w:color="000000"/>
              <w:right w:val="nil"/>
            </w:tcBorders>
          </w:tcPr>
          <w:p w14:paraId="4288BD94" w14:textId="77777777" w:rsidR="007015D6" w:rsidRDefault="00350D12">
            <w:pPr>
              <w:spacing w:after="0" w:line="259" w:lineRule="auto"/>
              <w:ind w:left="0" w:firstLine="0"/>
              <w:jc w:val="left"/>
            </w:pPr>
            <w:r>
              <w:rPr>
                <w:sz w:val="17"/>
              </w:rPr>
              <w:t>&lt;2e-16</w:t>
            </w:r>
          </w:p>
        </w:tc>
        <w:tc>
          <w:tcPr>
            <w:tcW w:w="1166" w:type="dxa"/>
            <w:tcBorders>
              <w:top w:val="nil"/>
              <w:left w:val="nil"/>
              <w:bottom w:val="single" w:sz="6" w:space="0" w:color="000000"/>
              <w:right w:val="nil"/>
            </w:tcBorders>
          </w:tcPr>
          <w:p w14:paraId="12DDBFD1" w14:textId="77777777" w:rsidR="007015D6" w:rsidRDefault="00350D12">
            <w:pPr>
              <w:spacing w:after="0" w:line="259" w:lineRule="auto"/>
              <w:ind w:left="0" w:firstLine="0"/>
              <w:jc w:val="left"/>
            </w:pPr>
            <w:r>
              <w:rPr>
                <w:sz w:val="17"/>
              </w:rPr>
              <w:t>0.32</w:t>
            </w:r>
          </w:p>
        </w:tc>
        <w:tc>
          <w:tcPr>
            <w:tcW w:w="1886" w:type="dxa"/>
            <w:tcBorders>
              <w:top w:val="nil"/>
              <w:left w:val="nil"/>
              <w:bottom w:val="single" w:sz="6" w:space="0" w:color="000000"/>
              <w:right w:val="nil"/>
            </w:tcBorders>
          </w:tcPr>
          <w:p w14:paraId="601481BA" w14:textId="77777777" w:rsidR="007015D6" w:rsidRDefault="00350D12">
            <w:pPr>
              <w:spacing w:after="0" w:line="259" w:lineRule="auto"/>
              <w:ind w:left="0" w:firstLine="0"/>
              <w:jc w:val="left"/>
            </w:pPr>
            <w:r>
              <w:rPr>
                <w:sz w:val="17"/>
              </w:rPr>
              <w:t xml:space="preserve">Scaled </w:t>
            </w:r>
            <w:proofErr w:type="gramStart"/>
            <w:r>
              <w:rPr>
                <w:sz w:val="17"/>
              </w:rPr>
              <w:t>t(</w:t>
            </w:r>
            <w:proofErr w:type="gramEnd"/>
            <w:r>
              <w:rPr>
                <w:sz w:val="17"/>
              </w:rPr>
              <w:t>10.325,0.023)</w:t>
            </w:r>
          </w:p>
        </w:tc>
        <w:tc>
          <w:tcPr>
            <w:tcW w:w="878" w:type="dxa"/>
            <w:tcBorders>
              <w:top w:val="nil"/>
              <w:left w:val="nil"/>
              <w:bottom w:val="single" w:sz="6" w:space="0" w:color="000000"/>
              <w:right w:val="nil"/>
            </w:tcBorders>
          </w:tcPr>
          <w:p w14:paraId="0DC19D62" w14:textId="77777777" w:rsidR="007015D6" w:rsidRDefault="00350D12">
            <w:pPr>
              <w:spacing w:after="0" w:line="259" w:lineRule="auto"/>
              <w:ind w:left="0" w:firstLine="0"/>
              <w:jc w:val="left"/>
            </w:pPr>
            <w:r>
              <w:rPr>
                <w:sz w:val="17"/>
              </w:rPr>
              <w:t>AD</w:t>
            </w:r>
          </w:p>
        </w:tc>
      </w:tr>
    </w:tbl>
    <w:p w14:paraId="63CAA225" w14:textId="77777777" w:rsidR="007015D6" w:rsidRDefault="00350D12">
      <w:pPr>
        <w:spacing w:after="4441"/>
        <w:ind w:left="90"/>
      </w:pPr>
      <w:r>
        <w:rPr>
          <w:b/>
        </w:rPr>
        <w:t>Supplementary figures</w:t>
      </w:r>
    </w:p>
    <w:p w14:paraId="6FBB5681" w14:textId="77777777" w:rsidR="007015D6" w:rsidRDefault="00350D12">
      <w:pPr>
        <w:pStyle w:val="Titre2"/>
        <w:tabs>
          <w:tab w:val="center" w:pos="279"/>
          <w:tab w:val="center" w:pos="4943"/>
        </w:tabs>
        <w:spacing w:after="3" w:line="259" w:lineRule="auto"/>
        <w:ind w:left="0" w:firstLine="0"/>
        <w:jc w:val="left"/>
      </w:pPr>
      <w:r>
        <w:rPr>
          <w:b w:val="0"/>
          <w:sz w:val="22"/>
        </w:rPr>
        <w:lastRenderedPageBreak/>
        <w:tab/>
      </w:r>
      <w:r>
        <w:rPr>
          <w:rFonts w:ascii="Arial" w:eastAsia="Arial" w:hAnsi="Arial" w:cs="Arial"/>
          <w:b w:val="0"/>
          <w:sz w:val="25"/>
        </w:rPr>
        <w:t>a</w:t>
      </w:r>
      <w:r>
        <w:rPr>
          <w:rFonts w:ascii="Arial" w:eastAsia="Arial" w:hAnsi="Arial" w:cs="Arial"/>
          <w:b w:val="0"/>
          <w:sz w:val="25"/>
        </w:rPr>
        <w:tab/>
        <w:t>b</w:t>
      </w:r>
    </w:p>
    <w:p w14:paraId="00F296BE"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6CFB1B77" wp14:editId="785985C9">
                <wp:extent cx="5766251" cy="2096471"/>
                <wp:effectExtent l="0" t="0" r="0" b="0"/>
                <wp:docPr id="106127" name="Group 106127"/>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544" name="Shape 8544"/>
                        <wps:cNvSpPr/>
                        <wps:spPr>
                          <a:xfrm>
                            <a:off x="598145" y="1696392"/>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5" name="Shape 8545"/>
                        <wps:cNvSpPr/>
                        <wps:spPr>
                          <a:xfrm>
                            <a:off x="598145" y="1243818"/>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6" name="Shape 8546"/>
                        <wps:cNvSpPr/>
                        <wps:spPr>
                          <a:xfrm>
                            <a:off x="598145" y="791245"/>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7" name="Shape 8547"/>
                        <wps:cNvSpPr/>
                        <wps:spPr>
                          <a:xfrm>
                            <a:off x="598145" y="338550"/>
                            <a:ext cx="2142651" cy="0"/>
                          </a:xfrm>
                          <a:custGeom>
                            <a:avLst/>
                            <a:gdLst/>
                            <a:ahLst/>
                            <a:cxnLst/>
                            <a:rect l="0" t="0" r="0" b="0"/>
                            <a:pathLst>
                              <a:path w="2142651">
                                <a:moveTo>
                                  <a:pt x="0" y="0"/>
                                </a:moveTo>
                                <a:lnTo>
                                  <a:pt x="2142651"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8" name="Shape 8548"/>
                        <wps:cNvSpPr/>
                        <wps:spPr>
                          <a:xfrm>
                            <a:off x="77276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49" name="Shape 8549"/>
                        <wps:cNvSpPr/>
                        <wps:spPr>
                          <a:xfrm>
                            <a:off x="1257394"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0" name="Shape 8550"/>
                        <wps:cNvSpPr/>
                        <wps:spPr>
                          <a:xfrm>
                            <a:off x="174214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1" name="Shape 8551"/>
                        <wps:cNvSpPr/>
                        <wps:spPr>
                          <a:xfrm>
                            <a:off x="222690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2" name="Shape 8552"/>
                        <wps:cNvSpPr/>
                        <wps:spPr>
                          <a:xfrm>
                            <a:off x="2711652"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53" name="Shape 8553"/>
                        <wps:cNvSpPr/>
                        <wps:spPr>
                          <a:xfrm>
                            <a:off x="695654" y="80752"/>
                            <a:ext cx="1947754" cy="1139023"/>
                          </a:xfrm>
                          <a:custGeom>
                            <a:avLst/>
                            <a:gdLst/>
                            <a:ahLst/>
                            <a:cxnLst/>
                            <a:rect l="0" t="0" r="0" b="0"/>
                            <a:pathLst>
                              <a:path w="1947754" h="1139023">
                                <a:moveTo>
                                  <a:pt x="0" y="0"/>
                                </a:moveTo>
                                <a:lnTo>
                                  <a:pt x="19672" y="486"/>
                                </a:lnTo>
                                <a:lnTo>
                                  <a:pt x="39344" y="2429"/>
                                </a:lnTo>
                                <a:lnTo>
                                  <a:pt x="59015" y="6557"/>
                                </a:lnTo>
                                <a:lnTo>
                                  <a:pt x="78687" y="13722"/>
                                </a:lnTo>
                                <a:lnTo>
                                  <a:pt x="98359" y="24893"/>
                                </a:lnTo>
                                <a:lnTo>
                                  <a:pt x="118031" y="39586"/>
                                </a:lnTo>
                                <a:lnTo>
                                  <a:pt x="137703" y="57194"/>
                                </a:lnTo>
                                <a:lnTo>
                                  <a:pt x="157375" y="75773"/>
                                </a:lnTo>
                                <a:lnTo>
                                  <a:pt x="177046" y="93381"/>
                                </a:lnTo>
                                <a:lnTo>
                                  <a:pt x="196718" y="107831"/>
                                </a:lnTo>
                                <a:lnTo>
                                  <a:pt x="216390" y="116817"/>
                                </a:lnTo>
                                <a:lnTo>
                                  <a:pt x="236062" y="119731"/>
                                </a:lnTo>
                                <a:lnTo>
                                  <a:pt x="255734" y="118152"/>
                                </a:lnTo>
                                <a:lnTo>
                                  <a:pt x="275405" y="114145"/>
                                </a:lnTo>
                                <a:lnTo>
                                  <a:pt x="295077" y="110138"/>
                                </a:lnTo>
                                <a:lnTo>
                                  <a:pt x="314749" y="108195"/>
                                </a:lnTo>
                                <a:lnTo>
                                  <a:pt x="334421" y="109409"/>
                                </a:lnTo>
                                <a:lnTo>
                                  <a:pt x="354093" y="114388"/>
                                </a:lnTo>
                                <a:lnTo>
                                  <a:pt x="373765" y="123010"/>
                                </a:lnTo>
                                <a:lnTo>
                                  <a:pt x="393436" y="134910"/>
                                </a:lnTo>
                                <a:lnTo>
                                  <a:pt x="413108" y="149118"/>
                                </a:lnTo>
                                <a:lnTo>
                                  <a:pt x="432780" y="164660"/>
                                </a:lnTo>
                                <a:lnTo>
                                  <a:pt x="452452" y="181661"/>
                                </a:lnTo>
                                <a:lnTo>
                                  <a:pt x="472124" y="200361"/>
                                </a:lnTo>
                                <a:lnTo>
                                  <a:pt x="491796" y="221126"/>
                                </a:lnTo>
                                <a:lnTo>
                                  <a:pt x="511467" y="244927"/>
                                </a:lnTo>
                                <a:lnTo>
                                  <a:pt x="531139" y="272006"/>
                                </a:lnTo>
                                <a:lnTo>
                                  <a:pt x="550811" y="302363"/>
                                </a:lnTo>
                                <a:lnTo>
                                  <a:pt x="570483" y="334785"/>
                                </a:lnTo>
                                <a:lnTo>
                                  <a:pt x="590155" y="367936"/>
                                </a:lnTo>
                                <a:lnTo>
                                  <a:pt x="609827" y="399873"/>
                                </a:lnTo>
                                <a:lnTo>
                                  <a:pt x="629498" y="429137"/>
                                </a:lnTo>
                                <a:lnTo>
                                  <a:pt x="649170" y="454881"/>
                                </a:lnTo>
                                <a:lnTo>
                                  <a:pt x="668842" y="477103"/>
                                </a:lnTo>
                                <a:lnTo>
                                  <a:pt x="688514" y="496410"/>
                                </a:lnTo>
                                <a:lnTo>
                                  <a:pt x="708307" y="513532"/>
                                </a:lnTo>
                                <a:lnTo>
                                  <a:pt x="727979" y="529196"/>
                                </a:lnTo>
                                <a:lnTo>
                                  <a:pt x="747651" y="544254"/>
                                </a:lnTo>
                                <a:lnTo>
                                  <a:pt x="767323" y="558583"/>
                                </a:lnTo>
                                <a:lnTo>
                                  <a:pt x="786995" y="571697"/>
                                </a:lnTo>
                                <a:lnTo>
                                  <a:pt x="806666" y="582748"/>
                                </a:lnTo>
                                <a:lnTo>
                                  <a:pt x="826338" y="591491"/>
                                </a:lnTo>
                                <a:lnTo>
                                  <a:pt x="846010" y="597927"/>
                                </a:lnTo>
                                <a:lnTo>
                                  <a:pt x="865682" y="602541"/>
                                </a:lnTo>
                                <a:lnTo>
                                  <a:pt x="885354" y="605213"/>
                                </a:lnTo>
                                <a:lnTo>
                                  <a:pt x="905026" y="607034"/>
                                </a:lnTo>
                                <a:lnTo>
                                  <a:pt x="924697" y="608855"/>
                                </a:lnTo>
                                <a:lnTo>
                                  <a:pt x="944369" y="611405"/>
                                </a:lnTo>
                                <a:lnTo>
                                  <a:pt x="964041" y="614441"/>
                                </a:lnTo>
                                <a:lnTo>
                                  <a:pt x="983713" y="617598"/>
                                </a:lnTo>
                                <a:lnTo>
                                  <a:pt x="1003385" y="619784"/>
                                </a:lnTo>
                                <a:lnTo>
                                  <a:pt x="1023057" y="619906"/>
                                </a:lnTo>
                                <a:lnTo>
                                  <a:pt x="1042728" y="617598"/>
                                </a:lnTo>
                                <a:lnTo>
                                  <a:pt x="1062400" y="613106"/>
                                </a:lnTo>
                                <a:lnTo>
                                  <a:pt x="1082072" y="607398"/>
                                </a:lnTo>
                                <a:lnTo>
                                  <a:pt x="1101744" y="601327"/>
                                </a:lnTo>
                                <a:lnTo>
                                  <a:pt x="1121416" y="595862"/>
                                </a:lnTo>
                                <a:lnTo>
                                  <a:pt x="1141088" y="591248"/>
                                </a:lnTo>
                                <a:lnTo>
                                  <a:pt x="1160759" y="587483"/>
                                </a:lnTo>
                                <a:lnTo>
                                  <a:pt x="1180431" y="583962"/>
                                </a:lnTo>
                                <a:lnTo>
                                  <a:pt x="1200103" y="578983"/>
                                </a:lnTo>
                                <a:lnTo>
                                  <a:pt x="1219775" y="570483"/>
                                </a:lnTo>
                                <a:lnTo>
                                  <a:pt x="1239447" y="557126"/>
                                </a:lnTo>
                                <a:lnTo>
                                  <a:pt x="1259119" y="539154"/>
                                </a:lnTo>
                                <a:lnTo>
                                  <a:pt x="1278790" y="517904"/>
                                </a:lnTo>
                                <a:lnTo>
                                  <a:pt x="1298462" y="495439"/>
                                </a:lnTo>
                                <a:lnTo>
                                  <a:pt x="1318134" y="473338"/>
                                </a:lnTo>
                                <a:lnTo>
                                  <a:pt x="1337806" y="452574"/>
                                </a:lnTo>
                                <a:lnTo>
                                  <a:pt x="1357478" y="432902"/>
                                </a:lnTo>
                                <a:lnTo>
                                  <a:pt x="1377150" y="413958"/>
                                </a:lnTo>
                                <a:lnTo>
                                  <a:pt x="1396821" y="394772"/>
                                </a:lnTo>
                                <a:lnTo>
                                  <a:pt x="1416493" y="374493"/>
                                </a:lnTo>
                                <a:lnTo>
                                  <a:pt x="1436286" y="353608"/>
                                </a:lnTo>
                                <a:lnTo>
                                  <a:pt x="1455958" y="332843"/>
                                </a:lnTo>
                                <a:lnTo>
                                  <a:pt x="1475630" y="312928"/>
                                </a:lnTo>
                                <a:lnTo>
                                  <a:pt x="1495302" y="294835"/>
                                </a:lnTo>
                                <a:lnTo>
                                  <a:pt x="1514974" y="279535"/>
                                </a:lnTo>
                                <a:lnTo>
                                  <a:pt x="1534646" y="267755"/>
                                </a:lnTo>
                                <a:lnTo>
                                  <a:pt x="1554317" y="259619"/>
                                </a:lnTo>
                                <a:lnTo>
                                  <a:pt x="1573989" y="254641"/>
                                </a:lnTo>
                                <a:lnTo>
                                  <a:pt x="1593661" y="251727"/>
                                </a:lnTo>
                                <a:lnTo>
                                  <a:pt x="1613333" y="248934"/>
                                </a:lnTo>
                                <a:lnTo>
                                  <a:pt x="1633004" y="244562"/>
                                </a:lnTo>
                                <a:lnTo>
                                  <a:pt x="1652677" y="237398"/>
                                </a:lnTo>
                                <a:lnTo>
                                  <a:pt x="1672348" y="226712"/>
                                </a:lnTo>
                                <a:lnTo>
                                  <a:pt x="1692020" y="212019"/>
                                </a:lnTo>
                                <a:lnTo>
                                  <a:pt x="1711692" y="193926"/>
                                </a:lnTo>
                                <a:lnTo>
                                  <a:pt x="1731364" y="173525"/>
                                </a:lnTo>
                                <a:lnTo>
                                  <a:pt x="1751036" y="151425"/>
                                </a:lnTo>
                                <a:lnTo>
                                  <a:pt x="1770707" y="129081"/>
                                </a:lnTo>
                                <a:lnTo>
                                  <a:pt x="1790379" y="107345"/>
                                </a:lnTo>
                                <a:lnTo>
                                  <a:pt x="1810051" y="87066"/>
                                </a:lnTo>
                                <a:lnTo>
                                  <a:pt x="1829723" y="69095"/>
                                </a:lnTo>
                                <a:lnTo>
                                  <a:pt x="1849395" y="53794"/>
                                </a:lnTo>
                                <a:lnTo>
                                  <a:pt x="1869067" y="41287"/>
                                </a:lnTo>
                                <a:lnTo>
                                  <a:pt x="1888738" y="31572"/>
                                </a:lnTo>
                                <a:lnTo>
                                  <a:pt x="1908411" y="25015"/>
                                </a:lnTo>
                                <a:lnTo>
                                  <a:pt x="1928082" y="21372"/>
                                </a:lnTo>
                                <a:lnTo>
                                  <a:pt x="1947754" y="20522"/>
                                </a:lnTo>
                                <a:lnTo>
                                  <a:pt x="1947754" y="1139023"/>
                                </a:lnTo>
                                <a:lnTo>
                                  <a:pt x="1928082" y="1137809"/>
                                </a:lnTo>
                                <a:lnTo>
                                  <a:pt x="1908411" y="1132830"/>
                                </a:lnTo>
                                <a:lnTo>
                                  <a:pt x="1888738" y="1123359"/>
                                </a:lnTo>
                                <a:lnTo>
                                  <a:pt x="1869067" y="1109637"/>
                                </a:lnTo>
                                <a:lnTo>
                                  <a:pt x="1849395" y="1091665"/>
                                </a:lnTo>
                                <a:lnTo>
                                  <a:pt x="1829723" y="1069686"/>
                                </a:lnTo>
                                <a:lnTo>
                                  <a:pt x="1810051" y="1043579"/>
                                </a:lnTo>
                                <a:lnTo>
                                  <a:pt x="1790379" y="1014071"/>
                                </a:lnTo>
                                <a:lnTo>
                                  <a:pt x="1770707" y="981892"/>
                                </a:lnTo>
                                <a:lnTo>
                                  <a:pt x="1751036" y="948376"/>
                                </a:lnTo>
                                <a:lnTo>
                                  <a:pt x="1731364" y="915104"/>
                                </a:lnTo>
                                <a:lnTo>
                                  <a:pt x="1711692" y="883654"/>
                                </a:lnTo>
                                <a:lnTo>
                                  <a:pt x="1692020" y="855482"/>
                                </a:lnTo>
                                <a:lnTo>
                                  <a:pt x="1672348" y="831439"/>
                                </a:lnTo>
                                <a:lnTo>
                                  <a:pt x="1652677" y="812860"/>
                                </a:lnTo>
                                <a:lnTo>
                                  <a:pt x="1633004" y="799988"/>
                                </a:lnTo>
                                <a:lnTo>
                                  <a:pt x="1613333" y="792459"/>
                                </a:lnTo>
                                <a:lnTo>
                                  <a:pt x="1593661" y="789181"/>
                                </a:lnTo>
                                <a:lnTo>
                                  <a:pt x="1573989" y="789181"/>
                                </a:lnTo>
                                <a:lnTo>
                                  <a:pt x="1554317" y="790880"/>
                                </a:lnTo>
                                <a:lnTo>
                                  <a:pt x="1534646" y="793309"/>
                                </a:lnTo>
                                <a:lnTo>
                                  <a:pt x="1514974" y="796223"/>
                                </a:lnTo>
                                <a:lnTo>
                                  <a:pt x="1495302" y="799866"/>
                                </a:lnTo>
                                <a:lnTo>
                                  <a:pt x="1475630" y="804845"/>
                                </a:lnTo>
                                <a:lnTo>
                                  <a:pt x="1455958" y="812131"/>
                                </a:lnTo>
                                <a:lnTo>
                                  <a:pt x="1436286" y="822331"/>
                                </a:lnTo>
                                <a:lnTo>
                                  <a:pt x="1416493" y="835810"/>
                                </a:lnTo>
                                <a:lnTo>
                                  <a:pt x="1396821" y="852689"/>
                                </a:lnTo>
                                <a:lnTo>
                                  <a:pt x="1377150" y="872239"/>
                                </a:lnTo>
                                <a:lnTo>
                                  <a:pt x="1357478" y="892154"/>
                                </a:lnTo>
                                <a:lnTo>
                                  <a:pt x="1337806" y="910612"/>
                                </a:lnTo>
                                <a:lnTo>
                                  <a:pt x="1318134" y="926155"/>
                                </a:lnTo>
                                <a:lnTo>
                                  <a:pt x="1298462" y="938298"/>
                                </a:lnTo>
                                <a:lnTo>
                                  <a:pt x="1278790" y="947527"/>
                                </a:lnTo>
                                <a:lnTo>
                                  <a:pt x="1259119" y="954934"/>
                                </a:lnTo>
                                <a:lnTo>
                                  <a:pt x="1239447" y="962463"/>
                                </a:lnTo>
                                <a:lnTo>
                                  <a:pt x="1219775" y="971448"/>
                                </a:lnTo>
                                <a:lnTo>
                                  <a:pt x="1200103" y="982134"/>
                                </a:lnTo>
                                <a:lnTo>
                                  <a:pt x="1180431" y="993428"/>
                                </a:lnTo>
                                <a:lnTo>
                                  <a:pt x="1160759" y="1003628"/>
                                </a:lnTo>
                                <a:lnTo>
                                  <a:pt x="1141088" y="1011157"/>
                                </a:lnTo>
                                <a:lnTo>
                                  <a:pt x="1121416" y="1015771"/>
                                </a:lnTo>
                                <a:lnTo>
                                  <a:pt x="1101744" y="1017835"/>
                                </a:lnTo>
                                <a:lnTo>
                                  <a:pt x="1082072" y="1018078"/>
                                </a:lnTo>
                                <a:lnTo>
                                  <a:pt x="1062400" y="1017471"/>
                                </a:lnTo>
                                <a:lnTo>
                                  <a:pt x="1042728" y="1017228"/>
                                </a:lnTo>
                                <a:lnTo>
                                  <a:pt x="1023057" y="1018078"/>
                                </a:lnTo>
                                <a:lnTo>
                                  <a:pt x="1003385" y="1020506"/>
                                </a:lnTo>
                                <a:lnTo>
                                  <a:pt x="983713" y="1023785"/>
                                </a:lnTo>
                                <a:lnTo>
                                  <a:pt x="964041" y="1026700"/>
                                </a:lnTo>
                                <a:lnTo>
                                  <a:pt x="944369" y="1028278"/>
                                </a:lnTo>
                                <a:lnTo>
                                  <a:pt x="924697" y="1027550"/>
                                </a:lnTo>
                                <a:lnTo>
                                  <a:pt x="905026" y="1024271"/>
                                </a:lnTo>
                                <a:lnTo>
                                  <a:pt x="885354" y="1018685"/>
                                </a:lnTo>
                                <a:lnTo>
                                  <a:pt x="865682" y="1011763"/>
                                </a:lnTo>
                                <a:lnTo>
                                  <a:pt x="846010" y="1003871"/>
                                </a:lnTo>
                                <a:lnTo>
                                  <a:pt x="826338" y="995127"/>
                                </a:lnTo>
                                <a:lnTo>
                                  <a:pt x="806666" y="985777"/>
                                </a:lnTo>
                                <a:lnTo>
                                  <a:pt x="786995" y="975820"/>
                                </a:lnTo>
                                <a:lnTo>
                                  <a:pt x="767323" y="964770"/>
                                </a:lnTo>
                                <a:lnTo>
                                  <a:pt x="747651" y="951655"/>
                                </a:lnTo>
                                <a:lnTo>
                                  <a:pt x="727979" y="935748"/>
                                </a:lnTo>
                                <a:lnTo>
                                  <a:pt x="708307" y="917290"/>
                                </a:lnTo>
                                <a:lnTo>
                                  <a:pt x="688514" y="896647"/>
                                </a:lnTo>
                                <a:lnTo>
                                  <a:pt x="668842" y="874789"/>
                                </a:lnTo>
                                <a:lnTo>
                                  <a:pt x="649170" y="852567"/>
                                </a:lnTo>
                                <a:lnTo>
                                  <a:pt x="629498" y="830345"/>
                                </a:lnTo>
                                <a:lnTo>
                                  <a:pt x="609827" y="808731"/>
                                </a:lnTo>
                                <a:lnTo>
                                  <a:pt x="590155" y="787116"/>
                                </a:lnTo>
                                <a:lnTo>
                                  <a:pt x="570483" y="764408"/>
                                </a:lnTo>
                                <a:lnTo>
                                  <a:pt x="550811" y="739394"/>
                                </a:lnTo>
                                <a:lnTo>
                                  <a:pt x="531139" y="711465"/>
                                </a:lnTo>
                                <a:lnTo>
                                  <a:pt x="511467" y="680743"/>
                                </a:lnTo>
                                <a:lnTo>
                                  <a:pt x="491796" y="648321"/>
                                </a:lnTo>
                                <a:lnTo>
                                  <a:pt x="472124" y="616627"/>
                                </a:lnTo>
                                <a:lnTo>
                                  <a:pt x="452452" y="587969"/>
                                </a:lnTo>
                                <a:lnTo>
                                  <a:pt x="432780" y="563683"/>
                                </a:lnTo>
                                <a:lnTo>
                                  <a:pt x="413108" y="544861"/>
                                </a:lnTo>
                                <a:lnTo>
                                  <a:pt x="393436" y="531625"/>
                                </a:lnTo>
                                <a:lnTo>
                                  <a:pt x="373765" y="523611"/>
                                </a:lnTo>
                                <a:lnTo>
                                  <a:pt x="354093" y="519968"/>
                                </a:lnTo>
                                <a:lnTo>
                                  <a:pt x="334421" y="520211"/>
                                </a:lnTo>
                                <a:lnTo>
                                  <a:pt x="314749" y="523975"/>
                                </a:lnTo>
                                <a:lnTo>
                                  <a:pt x="295077" y="531382"/>
                                </a:lnTo>
                                <a:lnTo>
                                  <a:pt x="275405" y="542675"/>
                                </a:lnTo>
                                <a:lnTo>
                                  <a:pt x="255734" y="558947"/>
                                </a:lnTo>
                                <a:lnTo>
                                  <a:pt x="236062" y="581777"/>
                                </a:lnTo>
                                <a:lnTo>
                                  <a:pt x="216390" y="612498"/>
                                </a:lnTo>
                                <a:lnTo>
                                  <a:pt x="196718" y="650628"/>
                                </a:lnTo>
                                <a:lnTo>
                                  <a:pt x="177046" y="693493"/>
                                </a:lnTo>
                                <a:lnTo>
                                  <a:pt x="157375" y="737451"/>
                                </a:lnTo>
                                <a:lnTo>
                                  <a:pt x="137703" y="779587"/>
                                </a:lnTo>
                                <a:lnTo>
                                  <a:pt x="118031" y="816867"/>
                                </a:lnTo>
                                <a:lnTo>
                                  <a:pt x="98359" y="846739"/>
                                </a:lnTo>
                                <a:lnTo>
                                  <a:pt x="78687" y="868475"/>
                                </a:lnTo>
                                <a:lnTo>
                                  <a:pt x="59015" y="882561"/>
                                </a:lnTo>
                                <a:lnTo>
                                  <a:pt x="39344" y="890454"/>
                                </a:lnTo>
                                <a:lnTo>
                                  <a:pt x="19672" y="893976"/>
                                </a:lnTo>
                                <a:lnTo>
                                  <a:pt x="0" y="894947"/>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554" name="Shape 8554"/>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5" name="Shape 8555"/>
                        <wps:cNvSpPr/>
                        <wps:spPr>
                          <a:xfrm>
                            <a:off x="695654" y="395501"/>
                            <a:ext cx="1947754" cy="505882"/>
                          </a:xfrm>
                          <a:custGeom>
                            <a:avLst/>
                            <a:gdLst/>
                            <a:ahLst/>
                            <a:cxnLst/>
                            <a:rect l="0" t="0" r="0" b="0"/>
                            <a:pathLst>
                              <a:path w="1947754" h="505882">
                                <a:moveTo>
                                  <a:pt x="0" y="132724"/>
                                </a:moveTo>
                                <a:lnTo>
                                  <a:pt x="19672" y="132481"/>
                                </a:lnTo>
                                <a:lnTo>
                                  <a:pt x="39344" y="131631"/>
                                </a:lnTo>
                                <a:lnTo>
                                  <a:pt x="59015" y="129810"/>
                                </a:lnTo>
                                <a:lnTo>
                                  <a:pt x="78687" y="126410"/>
                                </a:lnTo>
                                <a:lnTo>
                                  <a:pt x="98359" y="121067"/>
                                </a:lnTo>
                                <a:lnTo>
                                  <a:pt x="118031" y="113538"/>
                                </a:lnTo>
                                <a:lnTo>
                                  <a:pt x="137703" y="103702"/>
                                </a:lnTo>
                                <a:lnTo>
                                  <a:pt x="157375" y="91802"/>
                                </a:lnTo>
                                <a:lnTo>
                                  <a:pt x="177046" y="78687"/>
                                </a:lnTo>
                                <a:lnTo>
                                  <a:pt x="196718" y="64480"/>
                                </a:lnTo>
                                <a:lnTo>
                                  <a:pt x="216390" y="49908"/>
                                </a:lnTo>
                                <a:lnTo>
                                  <a:pt x="236062" y="36065"/>
                                </a:lnTo>
                                <a:lnTo>
                                  <a:pt x="255734" y="23800"/>
                                </a:lnTo>
                                <a:lnTo>
                                  <a:pt x="275405" y="13600"/>
                                </a:lnTo>
                                <a:lnTo>
                                  <a:pt x="295077" y="5950"/>
                                </a:lnTo>
                                <a:lnTo>
                                  <a:pt x="314749" y="1336"/>
                                </a:lnTo>
                                <a:lnTo>
                                  <a:pt x="334421" y="0"/>
                                </a:lnTo>
                                <a:lnTo>
                                  <a:pt x="354093" y="2429"/>
                                </a:lnTo>
                                <a:lnTo>
                                  <a:pt x="373765" y="8621"/>
                                </a:lnTo>
                                <a:lnTo>
                                  <a:pt x="393436" y="18458"/>
                                </a:lnTo>
                                <a:lnTo>
                                  <a:pt x="413108" y="32179"/>
                                </a:lnTo>
                                <a:lnTo>
                                  <a:pt x="432780" y="49423"/>
                                </a:lnTo>
                                <a:lnTo>
                                  <a:pt x="452452" y="70066"/>
                                </a:lnTo>
                                <a:lnTo>
                                  <a:pt x="472124" y="93745"/>
                                </a:lnTo>
                                <a:lnTo>
                                  <a:pt x="491796" y="119974"/>
                                </a:lnTo>
                                <a:lnTo>
                                  <a:pt x="511467" y="148024"/>
                                </a:lnTo>
                                <a:lnTo>
                                  <a:pt x="531139" y="177047"/>
                                </a:lnTo>
                                <a:lnTo>
                                  <a:pt x="550811" y="206190"/>
                                </a:lnTo>
                                <a:lnTo>
                                  <a:pt x="570483" y="234847"/>
                                </a:lnTo>
                                <a:lnTo>
                                  <a:pt x="590155" y="262777"/>
                                </a:lnTo>
                                <a:lnTo>
                                  <a:pt x="609827" y="289613"/>
                                </a:lnTo>
                                <a:lnTo>
                                  <a:pt x="629498" y="314992"/>
                                </a:lnTo>
                                <a:lnTo>
                                  <a:pt x="649170" y="338914"/>
                                </a:lnTo>
                                <a:lnTo>
                                  <a:pt x="668842" y="361257"/>
                                </a:lnTo>
                                <a:lnTo>
                                  <a:pt x="688514" y="381779"/>
                                </a:lnTo>
                                <a:lnTo>
                                  <a:pt x="708307" y="400601"/>
                                </a:lnTo>
                                <a:lnTo>
                                  <a:pt x="727979" y="417723"/>
                                </a:lnTo>
                                <a:lnTo>
                                  <a:pt x="747651" y="433145"/>
                                </a:lnTo>
                                <a:lnTo>
                                  <a:pt x="767323" y="446867"/>
                                </a:lnTo>
                                <a:lnTo>
                                  <a:pt x="786995" y="459010"/>
                                </a:lnTo>
                                <a:lnTo>
                                  <a:pt x="806666" y="469574"/>
                                </a:lnTo>
                                <a:lnTo>
                                  <a:pt x="826338" y="478560"/>
                                </a:lnTo>
                                <a:lnTo>
                                  <a:pt x="846010" y="486210"/>
                                </a:lnTo>
                                <a:lnTo>
                                  <a:pt x="865682" y="492403"/>
                                </a:lnTo>
                                <a:lnTo>
                                  <a:pt x="885354" y="497260"/>
                                </a:lnTo>
                                <a:lnTo>
                                  <a:pt x="905026" y="500903"/>
                                </a:lnTo>
                                <a:lnTo>
                                  <a:pt x="924697" y="503453"/>
                                </a:lnTo>
                                <a:lnTo>
                                  <a:pt x="944369" y="505032"/>
                                </a:lnTo>
                                <a:lnTo>
                                  <a:pt x="964041" y="505882"/>
                                </a:lnTo>
                                <a:lnTo>
                                  <a:pt x="983713" y="505882"/>
                                </a:lnTo>
                                <a:lnTo>
                                  <a:pt x="1003385" y="505396"/>
                                </a:lnTo>
                                <a:lnTo>
                                  <a:pt x="1023057" y="504303"/>
                                </a:lnTo>
                                <a:lnTo>
                                  <a:pt x="1042728" y="502603"/>
                                </a:lnTo>
                                <a:lnTo>
                                  <a:pt x="1062400" y="500539"/>
                                </a:lnTo>
                                <a:lnTo>
                                  <a:pt x="1082072" y="497989"/>
                                </a:lnTo>
                                <a:lnTo>
                                  <a:pt x="1101744" y="494831"/>
                                </a:lnTo>
                                <a:lnTo>
                                  <a:pt x="1121416" y="491067"/>
                                </a:lnTo>
                                <a:lnTo>
                                  <a:pt x="1141088" y="486452"/>
                                </a:lnTo>
                                <a:lnTo>
                                  <a:pt x="1160759" y="480745"/>
                                </a:lnTo>
                                <a:lnTo>
                                  <a:pt x="1180431" y="473945"/>
                                </a:lnTo>
                                <a:lnTo>
                                  <a:pt x="1200103" y="465810"/>
                                </a:lnTo>
                                <a:lnTo>
                                  <a:pt x="1219775" y="456216"/>
                                </a:lnTo>
                                <a:lnTo>
                                  <a:pt x="1239447" y="445045"/>
                                </a:lnTo>
                                <a:lnTo>
                                  <a:pt x="1259119" y="432295"/>
                                </a:lnTo>
                                <a:lnTo>
                                  <a:pt x="1278790" y="417966"/>
                                </a:lnTo>
                                <a:lnTo>
                                  <a:pt x="1298462" y="402179"/>
                                </a:lnTo>
                                <a:lnTo>
                                  <a:pt x="1318134" y="385058"/>
                                </a:lnTo>
                                <a:lnTo>
                                  <a:pt x="1337806" y="366843"/>
                                </a:lnTo>
                                <a:lnTo>
                                  <a:pt x="1357478" y="347778"/>
                                </a:lnTo>
                                <a:lnTo>
                                  <a:pt x="1377150" y="328349"/>
                                </a:lnTo>
                                <a:lnTo>
                                  <a:pt x="1396821" y="309042"/>
                                </a:lnTo>
                                <a:lnTo>
                                  <a:pt x="1416493" y="290342"/>
                                </a:lnTo>
                                <a:lnTo>
                                  <a:pt x="1436286" y="273220"/>
                                </a:lnTo>
                                <a:lnTo>
                                  <a:pt x="1455958" y="257677"/>
                                </a:lnTo>
                                <a:lnTo>
                                  <a:pt x="1475630" y="244076"/>
                                </a:lnTo>
                                <a:lnTo>
                                  <a:pt x="1495302" y="232540"/>
                                </a:lnTo>
                                <a:lnTo>
                                  <a:pt x="1514974" y="223190"/>
                                </a:lnTo>
                                <a:lnTo>
                                  <a:pt x="1534646" y="215783"/>
                                </a:lnTo>
                                <a:lnTo>
                                  <a:pt x="1554317" y="210440"/>
                                </a:lnTo>
                                <a:lnTo>
                                  <a:pt x="1573989" y="207161"/>
                                </a:lnTo>
                                <a:lnTo>
                                  <a:pt x="1593661" y="205704"/>
                                </a:lnTo>
                                <a:lnTo>
                                  <a:pt x="1613333" y="205947"/>
                                </a:lnTo>
                                <a:lnTo>
                                  <a:pt x="1633004" y="207525"/>
                                </a:lnTo>
                                <a:lnTo>
                                  <a:pt x="1652677" y="210440"/>
                                </a:lnTo>
                                <a:lnTo>
                                  <a:pt x="1672348" y="214326"/>
                                </a:lnTo>
                                <a:lnTo>
                                  <a:pt x="1692020" y="218940"/>
                                </a:lnTo>
                                <a:lnTo>
                                  <a:pt x="1711692" y="224040"/>
                                </a:lnTo>
                                <a:lnTo>
                                  <a:pt x="1731364" y="229505"/>
                                </a:lnTo>
                                <a:lnTo>
                                  <a:pt x="1751036" y="235212"/>
                                </a:lnTo>
                                <a:lnTo>
                                  <a:pt x="1770707" y="240676"/>
                                </a:lnTo>
                                <a:lnTo>
                                  <a:pt x="1790379" y="245898"/>
                                </a:lnTo>
                                <a:lnTo>
                                  <a:pt x="1810051" y="250634"/>
                                </a:lnTo>
                                <a:lnTo>
                                  <a:pt x="1829723" y="254641"/>
                                </a:lnTo>
                                <a:lnTo>
                                  <a:pt x="1849395" y="258041"/>
                                </a:lnTo>
                                <a:lnTo>
                                  <a:pt x="1869067" y="260712"/>
                                </a:lnTo>
                                <a:lnTo>
                                  <a:pt x="1888738" y="262777"/>
                                </a:lnTo>
                                <a:lnTo>
                                  <a:pt x="1908411" y="264113"/>
                                </a:lnTo>
                                <a:lnTo>
                                  <a:pt x="1928082" y="264841"/>
                                </a:lnTo>
                                <a:lnTo>
                                  <a:pt x="1947754" y="265084"/>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556" name="Shape 8556"/>
                        <wps:cNvSpPr/>
                        <wps:spPr>
                          <a:xfrm>
                            <a:off x="598145" y="1696392"/>
                            <a:ext cx="2142651" cy="0"/>
                          </a:xfrm>
                          <a:custGeom>
                            <a:avLst/>
                            <a:gdLst/>
                            <a:ahLst/>
                            <a:cxnLst/>
                            <a:rect l="0" t="0" r="0" b="0"/>
                            <a:pathLst>
                              <a:path w="2142651">
                                <a:moveTo>
                                  <a:pt x="0" y="0"/>
                                </a:moveTo>
                                <a:lnTo>
                                  <a:pt x="2142651"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557" name="Shape 8557"/>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58" name="Rectangle 8558"/>
                        <wps:cNvSpPr/>
                        <wps:spPr>
                          <a:xfrm>
                            <a:off x="386369" y="1657145"/>
                            <a:ext cx="202041" cy="134452"/>
                          </a:xfrm>
                          <a:prstGeom prst="rect">
                            <a:avLst/>
                          </a:prstGeom>
                          <a:ln>
                            <a:noFill/>
                          </a:ln>
                        </wps:spPr>
                        <wps:txbx>
                          <w:txbxContent>
                            <w:p w14:paraId="237AE663"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559" name="Rectangle 8559"/>
                        <wps:cNvSpPr/>
                        <wps:spPr>
                          <a:xfrm>
                            <a:off x="386369" y="1204571"/>
                            <a:ext cx="202041" cy="134452"/>
                          </a:xfrm>
                          <a:prstGeom prst="rect">
                            <a:avLst/>
                          </a:prstGeom>
                          <a:ln>
                            <a:noFill/>
                          </a:ln>
                        </wps:spPr>
                        <wps:txbx>
                          <w:txbxContent>
                            <w:p w14:paraId="41139E6C" w14:textId="77777777" w:rsidR="007015D6" w:rsidRDefault="00350D12">
                              <w:pPr>
                                <w:spacing w:after="160" w:line="259" w:lineRule="auto"/>
                                <w:ind w:left="0" w:firstLine="0"/>
                                <w:jc w:val="left"/>
                              </w:pPr>
                              <w:r>
                                <w:rPr>
                                  <w:rFonts w:ascii="Arial" w:eastAsia="Arial" w:hAnsi="Arial" w:cs="Arial"/>
                                  <w:color w:val="4D4D4D"/>
                                  <w:sz w:val="17"/>
                                </w:rPr>
                                <w:t>0.3</w:t>
                              </w:r>
                            </w:p>
                          </w:txbxContent>
                        </wps:txbx>
                        <wps:bodyPr horzOverflow="overflow" vert="horz" lIns="0" tIns="0" rIns="0" bIns="0" rtlCol="0">
                          <a:noAutofit/>
                        </wps:bodyPr>
                      </wps:wsp>
                      <wps:wsp>
                        <wps:cNvPr id="8560" name="Rectangle 8560"/>
                        <wps:cNvSpPr/>
                        <wps:spPr>
                          <a:xfrm>
                            <a:off x="386369" y="751998"/>
                            <a:ext cx="202041" cy="134452"/>
                          </a:xfrm>
                          <a:prstGeom prst="rect">
                            <a:avLst/>
                          </a:prstGeom>
                          <a:ln>
                            <a:noFill/>
                          </a:ln>
                        </wps:spPr>
                        <wps:txbx>
                          <w:txbxContent>
                            <w:p w14:paraId="3A6678EB" w14:textId="77777777" w:rsidR="007015D6" w:rsidRDefault="00350D12">
                              <w:pPr>
                                <w:spacing w:after="160" w:line="259" w:lineRule="auto"/>
                                <w:ind w:left="0" w:firstLine="0"/>
                                <w:jc w:val="left"/>
                              </w:pPr>
                              <w:r>
                                <w:rPr>
                                  <w:rFonts w:ascii="Arial" w:eastAsia="Arial" w:hAnsi="Arial" w:cs="Arial"/>
                                  <w:color w:val="4D4D4D"/>
                                  <w:sz w:val="17"/>
                                </w:rPr>
                                <w:t>0.6</w:t>
                              </w:r>
                            </w:p>
                          </w:txbxContent>
                        </wps:txbx>
                        <wps:bodyPr horzOverflow="overflow" vert="horz" lIns="0" tIns="0" rIns="0" bIns="0" rtlCol="0">
                          <a:noAutofit/>
                        </wps:bodyPr>
                      </wps:wsp>
                      <wps:wsp>
                        <wps:cNvPr id="8561" name="Rectangle 8561"/>
                        <wps:cNvSpPr/>
                        <wps:spPr>
                          <a:xfrm>
                            <a:off x="386369" y="299304"/>
                            <a:ext cx="202041" cy="134451"/>
                          </a:xfrm>
                          <a:prstGeom prst="rect">
                            <a:avLst/>
                          </a:prstGeom>
                          <a:ln>
                            <a:noFill/>
                          </a:ln>
                        </wps:spPr>
                        <wps:txbx>
                          <w:txbxContent>
                            <w:p w14:paraId="27CF8646" w14:textId="77777777" w:rsidR="007015D6" w:rsidRDefault="00350D12">
                              <w:pPr>
                                <w:spacing w:after="160" w:line="259" w:lineRule="auto"/>
                                <w:ind w:left="0" w:firstLine="0"/>
                                <w:jc w:val="left"/>
                              </w:pPr>
                              <w:r>
                                <w:rPr>
                                  <w:rFonts w:ascii="Arial" w:eastAsia="Arial" w:hAnsi="Arial" w:cs="Arial"/>
                                  <w:color w:val="4D4D4D"/>
                                  <w:sz w:val="17"/>
                                </w:rPr>
                                <w:t>0.9</w:t>
                              </w:r>
                            </w:p>
                          </w:txbxContent>
                        </wps:txbx>
                        <wps:bodyPr horzOverflow="overflow" vert="horz" lIns="0" tIns="0" rIns="0" bIns="0" rtlCol="0">
                          <a:noAutofit/>
                        </wps:bodyPr>
                      </wps:wsp>
                      <wps:wsp>
                        <wps:cNvPr id="8562" name="Shape 8562"/>
                        <wps:cNvSpPr/>
                        <wps:spPr>
                          <a:xfrm>
                            <a:off x="564995" y="1696392"/>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3" name="Shape 8563"/>
                        <wps:cNvSpPr/>
                        <wps:spPr>
                          <a:xfrm>
                            <a:off x="564995" y="1243818"/>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4" name="Shape 8564"/>
                        <wps:cNvSpPr/>
                        <wps:spPr>
                          <a:xfrm>
                            <a:off x="564995" y="791245"/>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5" name="Shape 8565"/>
                        <wps:cNvSpPr/>
                        <wps:spPr>
                          <a:xfrm>
                            <a:off x="564995" y="338550"/>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6" name="Shape 8566"/>
                        <wps:cNvSpPr/>
                        <wps:spPr>
                          <a:xfrm>
                            <a:off x="598145" y="1777265"/>
                            <a:ext cx="2142651" cy="0"/>
                          </a:xfrm>
                          <a:custGeom>
                            <a:avLst/>
                            <a:gdLst/>
                            <a:ahLst/>
                            <a:cxnLst/>
                            <a:rect l="0" t="0" r="0" b="0"/>
                            <a:pathLst>
                              <a:path w="2142651">
                                <a:moveTo>
                                  <a:pt x="0" y="0"/>
                                </a:moveTo>
                                <a:lnTo>
                                  <a:pt x="2142651"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567" name="Shape 8567"/>
                        <wps:cNvSpPr/>
                        <wps:spPr>
                          <a:xfrm>
                            <a:off x="77276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8" name="Shape 8568"/>
                        <wps:cNvSpPr/>
                        <wps:spPr>
                          <a:xfrm>
                            <a:off x="1257394"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69" name="Shape 8569"/>
                        <wps:cNvSpPr/>
                        <wps:spPr>
                          <a:xfrm>
                            <a:off x="174214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0" name="Shape 8570"/>
                        <wps:cNvSpPr/>
                        <wps:spPr>
                          <a:xfrm>
                            <a:off x="222690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1" name="Shape 8571"/>
                        <wps:cNvSpPr/>
                        <wps:spPr>
                          <a:xfrm>
                            <a:off x="2711652"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572" name="Rectangle 8572"/>
                        <wps:cNvSpPr/>
                        <wps:spPr>
                          <a:xfrm>
                            <a:off x="666389" y="1837105"/>
                            <a:ext cx="282857" cy="134451"/>
                          </a:xfrm>
                          <a:prstGeom prst="rect">
                            <a:avLst/>
                          </a:prstGeom>
                          <a:ln>
                            <a:noFill/>
                          </a:ln>
                        </wps:spPr>
                        <wps:txbx>
                          <w:txbxContent>
                            <w:p w14:paraId="577D263A"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573" name="Rectangle 8573"/>
                        <wps:cNvSpPr/>
                        <wps:spPr>
                          <a:xfrm>
                            <a:off x="1151142" y="1837105"/>
                            <a:ext cx="282857" cy="134451"/>
                          </a:xfrm>
                          <a:prstGeom prst="rect">
                            <a:avLst/>
                          </a:prstGeom>
                          <a:ln>
                            <a:noFill/>
                          </a:ln>
                        </wps:spPr>
                        <wps:txbx>
                          <w:txbxContent>
                            <w:p w14:paraId="14797833"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574" name="Rectangle 8574"/>
                        <wps:cNvSpPr/>
                        <wps:spPr>
                          <a:xfrm>
                            <a:off x="1635895" y="1837105"/>
                            <a:ext cx="282857" cy="134451"/>
                          </a:xfrm>
                          <a:prstGeom prst="rect">
                            <a:avLst/>
                          </a:prstGeom>
                          <a:ln>
                            <a:noFill/>
                          </a:ln>
                        </wps:spPr>
                        <wps:txbx>
                          <w:txbxContent>
                            <w:p w14:paraId="40AE9A11"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575" name="Rectangle 8575"/>
                        <wps:cNvSpPr/>
                        <wps:spPr>
                          <a:xfrm>
                            <a:off x="2120527" y="1837105"/>
                            <a:ext cx="282857" cy="134451"/>
                          </a:xfrm>
                          <a:prstGeom prst="rect">
                            <a:avLst/>
                          </a:prstGeom>
                          <a:ln>
                            <a:noFill/>
                          </a:ln>
                        </wps:spPr>
                        <wps:txbx>
                          <w:txbxContent>
                            <w:p w14:paraId="51CB8985" w14:textId="77777777" w:rsidR="007015D6" w:rsidRDefault="00350D12">
                              <w:pPr>
                                <w:spacing w:after="160" w:line="259" w:lineRule="auto"/>
                                <w:ind w:left="0" w:firstLine="0"/>
                                <w:jc w:val="left"/>
                              </w:pPr>
                              <w:r>
                                <w:rPr>
                                  <w:rFonts w:ascii="Arial" w:eastAsia="Arial" w:hAnsi="Arial" w:cs="Arial"/>
                                  <w:color w:val="4D4D4D"/>
                                  <w:sz w:val="17"/>
                                </w:rPr>
                                <w:t>1.00</w:t>
                              </w:r>
                            </w:p>
                          </w:txbxContent>
                        </wps:txbx>
                        <wps:bodyPr horzOverflow="overflow" vert="horz" lIns="0" tIns="0" rIns="0" bIns="0" rtlCol="0">
                          <a:noAutofit/>
                        </wps:bodyPr>
                      </wps:wsp>
                      <wps:wsp>
                        <wps:cNvPr id="8576" name="Rectangle 8576"/>
                        <wps:cNvSpPr/>
                        <wps:spPr>
                          <a:xfrm>
                            <a:off x="2605279" y="1837105"/>
                            <a:ext cx="282857" cy="134451"/>
                          </a:xfrm>
                          <a:prstGeom prst="rect">
                            <a:avLst/>
                          </a:prstGeom>
                          <a:ln>
                            <a:noFill/>
                          </a:ln>
                        </wps:spPr>
                        <wps:txbx>
                          <w:txbxContent>
                            <w:p w14:paraId="06011BD4" w14:textId="77777777" w:rsidR="007015D6" w:rsidRDefault="00350D12">
                              <w:pPr>
                                <w:spacing w:after="160" w:line="259" w:lineRule="auto"/>
                                <w:ind w:left="0" w:firstLine="0"/>
                                <w:jc w:val="left"/>
                              </w:pPr>
                              <w:r>
                                <w:rPr>
                                  <w:rFonts w:ascii="Arial" w:eastAsia="Arial" w:hAnsi="Arial" w:cs="Arial"/>
                                  <w:color w:val="4D4D4D"/>
                                  <w:sz w:val="17"/>
                                </w:rPr>
                                <w:t>1.25</w:t>
                              </w:r>
                            </w:p>
                          </w:txbxContent>
                        </wps:txbx>
                        <wps:bodyPr horzOverflow="overflow" vert="horz" lIns="0" tIns="0" rIns="0" bIns="0" rtlCol="0">
                          <a:noAutofit/>
                        </wps:bodyPr>
                      </wps:wsp>
                      <wps:wsp>
                        <wps:cNvPr id="8577" name="Rectangle 8577"/>
                        <wps:cNvSpPr/>
                        <wps:spPr>
                          <a:xfrm>
                            <a:off x="1337418" y="1972915"/>
                            <a:ext cx="480375" cy="164330"/>
                          </a:xfrm>
                          <a:prstGeom prst="rect">
                            <a:avLst/>
                          </a:prstGeom>
                          <a:ln>
                            <a:noFill/>
                          </a:ln>
                        </wps:spPr>
                        <wps:txbx>
                          <w:txbxContent>
                            <w:p w14:paraId="4385202F"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578" name="Rectangle 8578"/>
                        <wps:cNvSpPr/>
                        <wps:spPr>
                          <a:xfrm>
                            <a:off x="1735711" y="1972915"/>
                            <a:ext cx="304321" cy="164330"/>
                          </a:xfrm>
                          <a:prstGeom prst="rect">
                            <a:avLst/>
                          </a:prstGeom>
                          <a:ln>
                            <a:noFill/>
                          </a:ln>
                        </wps:spPr>
                        <wps:txbx>
                          <w:txbxContent>
                            <w:p w14:paraId="108D6083"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587" name="Rectangle 8587"/>
                        <wps:cNvSpPr/>
                        <wps:spPr>
                          <a:xfrm rot="-5399999">
                            <a:off x="32777" y="1180510"/>
                            <a:ext cx="98775" cy="164330"/>
                          </a:xfrm>
                          <a:prstGeom prst="rect">
                            <a:avLst/>
                          </a:prstGeom>
                          <a:ln>
                            <a:noFill/>
                          </a:ln>
                        </wps:spPr>
                        <wps:txbx>
                          <w:txbxContent>
                            <w:p w14:paraId="422CD4C3"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8" name="Rectangle 8588"/>
                        <wps:cNvSpPr/>
                        <wps:spPr>
                          <a:xfrm rot="-5399999">
                            <a:off x="258639" y="1219125"/>
                            <a:ext cx="98775" cy="164330"/>
                          </a:xfrm>
                          <a:prstGeom prst="rect">
                            <a:avLst/>
                          </a:prstGeom>
                          <a:ln>
                            <a:noFill/>
                          </a:ln>
                        </wps:spPr>
                        <wps:txbx>
                          <w:txbxContent>
                            <w:p w14:paraId="6F92FCBF"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589" name="Rectangle 8589"/>
                        <wps:cNvSpPr/>
                        <wps:spPr>
                          <a:xfrm rot="-5399999">
                            <a:off x="263614" y="1135455"/>
                            <a:ext cx="88827" cy="164330"/>
                          </a:xfrm>
                          <a:prstGeom prst="rect">
                            <a:avLst/>
                          </a:prstGeom>
                          <a:ln>
                            <a:noFill/>
                          </a:ln>
                        </wps:spPr>
                        <wps:txbx>
                          <w:txbxContent>
                            <w:p w14:paraId="4647F485"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590" name="Shape 8590"/>
                        <wps:cNvSpPr/>
                        <wps:spPr>
                          <a:xfrm>
                            <a:off x="176901" y="1184803"/>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591" name="Rectangle 8591"/>
                        <wps:cNvSpPr/>
                        <wps:spPr>
                          <a:xfrm rot="-5399999">
                            <a:off x="-314281" y="591439"/>
                            <a:ext cx="1022397" cy="164330"/>
                          </a:xfrm>
                          <a:prstGeom prst="rect">
                            <a:avLst/>
                          </a:prstGeom>
                          <a:ln>
                            <a:noFill/>
                          </a:ln>
                        </wps:spPr>
                        <wps:txbx>
                          <w:txbxContent>
                            <w:p w14:paraId="2E50C091" w14:textId="77777777" w:rsidR="007015D6" w:rsidRDefault="00350D12">
                              <w:pPr>
                                <w:spacing w:after="160" w:line="259" w:lineRule="auto"/>
                                <w:ind w:left="0" w:firstLine="0"/>
                                <w:jc w:val="left"/>
                              </w:pPr>
                              <w:r>
                                <w:rPr>
                                  <w:rFonts w:ascii="Arial" w:eastAsia="Arial" w:hAnsi="Arial" w:cs="Arial"/>
                                  <w:sz w:val="21"/>
                                </w:rPr>
                                <w:t xml:space="preserve">  Growth rate</w:t>
                              </w:r>
                            </w:p>
                          </w:txbxContent>
                        </wps:txbx>
                        <wps:bodyPr horzOverflow="overflow" vert="horz" lIns="0" tIns="0" rIns="0" bIns="0" rtlCol="0">
                          <a:noAutofit/>
                        </wps:bodyPr>
                      </wps:wsp>
                      <wps:wsp>
                        <wps:cNvPr id="8595" name="Shape 8595"/>
                        <wps:cNvSpPr/>
                        <wps:spPr>
                          <a:xfrm>
                            <a:off x="3623599" y="1395364"/>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6" name="Shape 8596"/>
                        <wps:cNvSpPr/>
                        <wps:spPr>
                          <a:xfrm>
                            <a:off x="3623599" y="882197"/>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7" name="Shape 8597"/>
                        <wps:cNvSpPr/>
                        <wps:spPr>
                          <a:xfrm>
                            <a:off x="3623599" y="369029"/>
                            <a:ext cx="2142652" cy="0"/>
                          </a:xfrm>
                          <a:custGeom>
                            <a:avLst/>
                            <a:gdLst/>
                            <a:ahLst/>
                            <a:cxnLst/>
                            <a:rect l="0" t="0" r="0" b="0"/>
                            <a:pathLst>
                              <a:path w="2142652">
                                <a:moveTo>
                                  <a:pt x="0" y="0"/>
                                </a:moveTo>
                                <a:lnTo>
                                  <a:pt x="2142652"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8" name="Shape 8598"/>
                        <wps:cNvSpPr/>
                        <wps:spPr>
                          <a:xfrm>
                            <a:off x="39030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599" name="Shape 8599"/>
                        <wps:cNvSpPr/>
                        <wps:spPr>
                          <a:xfrm>
                            <a:off x="447944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0" name="Shape 8600"/>
                        <wps:cNvSpPr/>
                        <wps:spPr>
                          <a:xfrm>
                            <a:off x="5055879"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1" name="Shape 8601"/>
                        <wps:cNvSpPr/>
                        <wps:spPr>
                          <a:xfrm>
                            <a:off x="563231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02" name="Shape 8602"/>
                        <wps:cNvSpPr/>
                        <wps:spPr>
                          <a:xfrm>
                            <a:off x="3720987" y="80752"/>
                            <a:ext cx="1947876" cy="1615640"/>
                          </a:xfrm>
                          <a:custGeom>
                            <a:avLst/>
                            <a:gdLst/>
                            <a:ahLst/>
                            <a:cxnLst/>
                            <a:rect l="0" t="0" r="0" b="0"/>
                            <a:pathLst>
                              <a:path w="1947876" h="1615640">
                                <a:moveTo>
                                  <a:pt x="1947876" y="0"/>
                                </a:moveTo>
                                <a:lnTo>
                                  <a:pt x="1947876" y="1481580"/>
                                </a:lnTo>
                                <a:lnTo>
                                  <a:pt x="1928204" y="1480123"/>
                                </a:lnTo>
                                <a:lnTo>
                                  <a:pt x="1908532" y="1475388"/>
                                </a:lnTo>
                                <a:lnTo>
                                  <a:pt x="1888860" y="1466159"/>
                                </a:lnTo>
                                <a:lnTo>
                                  <a:pt x="1869189" y="1451830"/>
                                </a:lnTo>
                                <a:lnTo>
                                  <a:pt x="1849517" y="1432522"/>
                                </a:lnTo>
                                <a:lnTo>
                                  <a:pt x="1829845" y="1408358"/>
                                </a:lnTo>
                                <a:lnTo>
                                  <a:pt x="1810173" y="1379214"/>
                                </a:lnTo>
                                <a:lnTo>
                                  <a:pt x="1790501" y="1345699"/>
                                </a:lnTo>
                                <a:lnTo>
                                  <a:pt x="1770830" y="1308662"/>
                                </a:lnTo>
                                <a:lnTo>
                                  <a:pt x="1751158" y="1269683"/>
                                </a:lnTo>
                                <a:lnTo>
                                  <a:pt x="1731486" y="1230461"/>
                                </a:lnTo>
                                <a:lnTo>
                                  <a:pt x="1711814" y="1192939"/>
                                </a:lnTo>
                                <a:lnTo>
                                  <a:pt x="1692142" y="1158695"/>
                                </a:lnTo>
                                <a:lnTo>
                                  <a:pt x="1672470" y="1129187"/>
                                </a:lnTo>
                                <a:lnTo>
                                  <a:pt x="1652798" y="1105266"/>
                                </a:lnTo>
                                <a:lnTo>
                                  <a:pt x="1633127" y="1086929"/>
                                </a:lnTo>
                                <a:lnTo>
                                  <a:pt x="1613455" y="1073572"/>
                                </a:lnTo>
                                <a:lnTo>
                                  <a:pt x="1593783" y="1063858"/>
                                </a:lnTo>
                                <a:lnTo>
                                  <a:pt x="1574111" y="1056086"/>
                                </a:lnTo>
                                <a:lnTo>
                                  <a:pt x="1554439" y="1049043"/>
                                </a:lnTo>
                                <a:lnTo>
                                  <a:pt x="1534767" y="1041393"/>
                                </a:lnTo>
                                <a:lnTo>
                                  <a:pt x="1514974" y="1032649"/>
                                </a:lnTo>
                                <a:lnTo>
                                  <a:pt x="1495302" y="1022935"/>
                                </a:lnTo>
                                <a:lnTo>
                                  <a:pt x="1475631" y="1013099"/>
                                </a:lnTo>
                                <a:lnTo>
                                  <a:pt x="1455959" y="1004356"/>
                                </a:lnTo>
                                <a:lnTo>
                                  <a:pt x="1436287" y="998649"/>
                                </a:lnTo>
                                <a:lnTo>
                                  <a:pt x="1416615" y="997921"/>
                                </a:lnTo>
                                <a:lnTo>
                                  <a:pt x="1396943" y="1003264"/>
                                </a:lnTo>
                                <a:lnTo>
                                  <a:pt x="1377271" y="1013585"/>
                                </a:lnTo>
                                <a:lnTo>
                                  <a:pt x="1357600" y="1027307"/>
                                </a:lnTo>
                                <a:lnTo>
                                  <a:pt x="1337928" y="1043214"/>
                                </a:lnTo>
                                <a:lnTo>
                                  <a:pt x="1318256" y="1060093"/>
                                </a:lnTo>
                                <a:lnTo>
                                  <a:pt x="1298584" y="1078186"/>
                                </a:lnTo>
                                <a:lnTo>
                                  <a:pt x="1278912" y="1098101"/>
                                </a:lnTo>
                                <a:lnTo>
                                  <a:pt x="1259240" y="1121173"/>
                                </a:lnTo>
                                <a:lnTo>
                                  <a:pt x="1239569" y="1148495"/>
                                </a:lnTo>
                                <a:lnTo>
                                  <a:pt x="1219897" y="1180796"/>
                                </a:lnTo>
                                <a:lnTo>
                                  <a:pt x="1200225" y="1217103"/>
                                </a:lnTo>
                                <a:lnTo>
                                  <a:pt x="1180553" y="1255597"/>
                                </a:lnTo>
                                <a:lnTo>
                                  <a:pt x="1160881" y="1294576"/>
                                </a:lnTo>
                                <a:lnTo>
                                  <a:pt x="1141209" y="1332220"/>
                                </a:lnTo>
                                <a:lnTo>
                                  <a:pt x="1121537" y="1365978"/>
                                </a:lnTo>
                                <a:lnTo>
                                  <a:pt x="1101866" y="1395121"/>
                                </a:lnTo>
                                <a:lnTo>
                                  <a:pt x="1082194" y="1419651"/>
                                </a:lnTo>
                                <a:lnTo>
                                  <a:pt x="1062522" y="1441144"/>
                                </a:lnTo>
                                <a:lnTo>
                                  <a:pt x="1042850" y="1461180"/>
                                </a:lnTo>
                                <a:lnTo>
                                  <a:pt x="1023178" y="1481459"/>
                                </a:lnTo>
                                <a:lnTo>
                                  <a:pt x="1003507" y="1502345"/>
                                </a:lnTo>
                                <a:lnTo>
                                  <a:pt x="983835" y="1522624"/>
                                </a:lnTo>
                                <a:lnTo>
                                  <a:pt x="964163" y="1540960"/>
                                </a:lnTo>
                                <a:lnTo>
                                  <a:pt x="944491" y="1556382"/>
                                </a:lnTo>
                                <a:lnTo>
                                  <a:pt x="924819" y="1568161"/>
                                </a:lnTo>
                                <a:lnTo>
                                  <a:pt x="905147" y="1576904"/>
                                </a:lnTo>
                                <a:lnTo>
                                  <a:pt x="885475" y="1583825"/>
                                </a:lnTo>
                                <a:lnTo>
                                  <a:pt x="865804" y="1590383"/>
                                </a:lnTo>
                                <a:lnTo>
                                  <a:pt x="846132" y="1597304"/>
                                </a:lnTo>
                                <a:lnTo>
                                  <a:pt x="826460" y="1604226"/>
                                </a:lnTo>
                                <a:lnTo>
                                  <a:pt x="806667" y="1610540"/>
                                </a:lnTo>
                                <a:lnTo>
                                  <a:pt x="786995" y="1614669"/>
                                </a:lnTo>
                                <a:lnTo>
                                  <a:pt x="767323" y="1615640"/>
                                </a:lnTo>
                                <a:lnTo>
                                  <a:pt x="747651" y="1612847"/>
                                </a:lnTo>
                                <a:lnTo>
                                  <a:pt x="727980" y="1606290"/>
                                </a:lnTo>
                                <a:lnTo>
                                  <a:pt x="708308" y="1596575"/>
                                </a:lnTo>
                                <a:lnTo>
                                  <a:pt x="688636" y="1584918"/>
                                </a:lnTo>
                                <a:lnTo>
                                  <a:pt x="668964" y="1573018"/>
                                </a:lnTo>
                                <a:lnTo>
                                  <a:pt x="649292" y="1561482"/>
                                </a:lnTo>
                                <a:lnTo>
                                  <a:pt x="629620" y="1550067"/>
                                </a:lnTo>
                                <a:lnTo>
                                  <a:pt x="609948" y="1538774"/>
                                </a:lnTo>
                                <a:lnTo>
                                  <a:pt x="590277" y="1527238"/>
                                </a:lnTo>
                                <a:lnTo>
                                  <a:pt x="570605" y="1514488"/>
                                </a:lnTo>
                                <a:lnTo>
                                  <a:pt x="550933" y="1498702"/>
                                </a:lnTo>
                                <a:lnTo>
                                  <a:pt x="531261" y="1478909"/>
                                </a:lnTo>
                                <a:lnTo>
                                  <a:pt x="511589" y="1454744"/>
                                </a:lnTo>
                                <a:lnTo>
                                  <a:pt x="491917" y="1427301"/>
                                </a:lnTo>
                                <a:lnTo>
                                  <a:pt x="472246" y="1398400"/>
                                </a:lnTo>
                                <a:lnTo>
                                  <a:pt x="452574" y="1369864"/>
                                </a:lnTo>
                                <a:lnTo>
                                  <a:pt x="432902" y="1343270"/>
                                </a:lnTo>
                                <a:lnTo>
                                  <a:pt x="413230" y="1319106"/>
                                </a:lnTo>
                                <a:lnTo>
                                  <a:pt x="393558" y="1296762"/>
                                </a:lnTo>
                                <a:lnTo>
                                  <a:pt x="373886" y="1275147"/>
                                </a:lnTo>
                                <a:lnTo>
                                  <a:pt x="354215" y="1252683"/>
                                </a:lnTo>
                                <a:lnTo>
                                  <a:pt x="334543" y="1228882"/>
                                </a:lnTo>
                                <a:lnTo>
                                  <a:pt x="314871" y="1203868"/>
                                </a:lnTo>
                                <a:lnTo>
                                  <a:pt x="295199" y="1178731"/>
                                </a:lnTo>
                                <a:lnTo>
                                  <a:pt x="275527" y="1155173"/>
                                </a:lnTo>
                                <a:lnTo>
                                  <a:pt x="255855" y="1136109"/>
                                </a:lnTo>
                                <a:lnTo>
                                  <a:pt x="236184" y="1124330"/>
                                </a:lnTo>
                                <a:lnTo>
                                  <a:pt x="216512" y="1122387"/>
                                </a:lnTo>
                                <a:lnTo>
                                  <a:pt x="196840" y="1131009"/>
                                </a:lnTo>
                                <a:lnTo>
                                  <a:pt x="177168" y="1148373"/>
                                </a:lnTo>
                                <a:lnTo>
                                  <a:pt x="157496" y="1170838"/>
                                </a:lnTo>
                                <a:lnTo>
                                  <a:pt x="137825" y="1195124"/>
                                </a:lnTo>
                                <a:lnTo>
                                  <a:pt x="118153" y="1217832"/>
                                </a:lnTo>
                                <a:lnTo>
                                  <a:pt x="98481" y="1236411"/>
                                </a:lnTo>
                                <a:lnTo>
                                  <a:pt x="78687" y="1250133"/>
                                </a:lnTo>
                                <a:lnTo>
                                  <a:pt x="59016" y="1258755"/>
                                </a:lnTo>
                                <a:lnTo>
                                  <a:pt x="39344" y="1263612"/>
                                </a:lnTo>
                                <a:lnTo>
                                  <a:pt x="19672" y="1265555"/>
                                </a:lnTo>
                                <a:lnTo>
                                  <a:pt x="0" y="1266162"/>
                                </a:lnTo>
                                <a:lnTo>
                                  <a:pt x="0" y="94352"/>
                                </a:lnTo>
                                <a:lnTo>
                                  <a:pt x="19672" y="95445"/>
                                </a:lnTo>
                                <a:lnTo>
                                  <a:pt x="39344" y="99209"/>
                                </a:lnTo>
                                <a:lnTo>
                                  <a:pt x="59016" y="108074"/>
                                </a:lnTo>
                                <a:lnTo>
                                  <a:pt x="78687" y="124467"/>
                                </a:lnTo>
                                <a:lnTo>
                                  <a:pt x="98481" y="151061"/>
                                </a:lnTo>
                                <a:lnTo>
                                  <a:pt x="118153" y="188583"/>
                                </a:lnTo>
                                <a:lnTo>
                                  <a:pt x="137825" y="236669"/>
                                </a:lnTo>
                                <a:lnTo>
                                  <a:pt x="157496" y="293134"/>
                                </a:lnTo>
                                <a:lnTo>
                                  <a:pt x="177168" y="354093"/>
                                </a:lnTo>
                                <a:lnTo>
                                  <a:pt x="196840" y="415537"/>
                                </a:lnTo>
                                <a:lnTo>
                                  <a:pt x="216512" y="472731"/>
                                </a:lnTo>
                                <a:lnTo>
                                  <a:pt x="236184" y="522639"/>
                                </a:lnTo>
                                <a:lnTo>
                                  <a:pt x="255855" y="564411"/>
                                </a:lnTo>
                                <a:lnTo>
                                  <a:pt x="275527" y="600112"/>
                                </a:lnTo>
                                <a:lnTo>
                                  <a:pt x="295199" y="631684"/>
                                </a:lnTo>
                                <a:lnTo>
                                  <a:pt x="314871" y="661314"/>
                                </a:lnTo>
                                <a:lnTo>
                                  <a:pt x="334543" y="690335"/>
                                </a:lnTo>
                                <a:lnTo>
                                  <a:pt x="354215" y="719115"/>
                                </a:lnTo>
                                <a:lnTo>
                                  <a:pt x="373886" y="747773"/>
                                </a:lnTo>
                                <a:lnTo>
                                  <a:pt x="393558" y="775580"/>
                                </a:lnTo>
                                <a:lnTo>
                                  <a:pt x="413230" y="801324"/>
                                </a:lnTo>
                                <a:lnTo>
                                  <a:pt x="432902" y="823909"/>
                                </a:lnTo>
                                <a:lnTo>
                                  <a:pt x="452574" y="842853"/>
                                </a:lnTo>
                                <a:lnTo>
                                  <a:pt x="472246" y="858639"/>
                                </a:lnTo>
                                <a:lnTo>
                                  <a:pt x="491917" y="873211"/>
                                </a:lnTo>
                                <a:lnTo>
                                  <a:pt x="511589" y="888754"/>
                                </a:lnTo>
                                <a:lnTo>
                                  <a:pt x="531261" y="906847"/>
                                </a:lnTo>
                                <a:lnTo>
                                  <a:pt x="550933" y="928219"/>
                                </a:lnTo>
                                <a:lnTo>
                                  <a:pt x="570605" y="952384"/>
                                </a:lnTo>
                                <a:lnTo>
                                  <a:pt x="590277" y="977763"/>
                                </a:lnTo>
                                <a:lnTo>
                                  <a:pt x="609948" y="1002292"/>
                                </a:lnTo>
                                <a:lnTo>
                                  <a:pt x="629620" y="1023907"/>
                                </a:lnTo>
                                <a:lnTo>
                                  <a:pt x="649292" y="1042243"/>
                                </a:lnTo>
                                <a:lnTo>
                                  <a:pt x="668964" y="1056693"/>
                                </a:lnTo>
                                <a:lnTo>
                                  <a:pt x="688636" y="1066893"/>
                                </a:lnTo>
                                <a:lnTo>
                                  <a:pt x="708308" y="1072965"/>
                                </a:lnTo>
                                <a:lnTo>
                                  <a:pt x="727980" y="1076365"/>
                                </a:lnTo>
                                <a:lnTo>
                                  <a:pt x="747651" y="1078065"/>
                                </a:lnTo>
                                <a:lnTo>
                                  <a:pt x="767323" y="1079037"/>
                                </a:lnTo>
                                <a:lnTo>
                                  <a:pt x="786995" y="1079279"/>
                                </a:lnTo>
                                <a:lnTo>
                                  <a:pt x="806667" y="1078672"/>
                                </a:lnTo>
                                <a:lnTo>
                                  <a:pt x="826460" y="1076122"/>
                                </a:lnTo>
                                <a:lnTo>
                                  <a:pt x="846132" y="1070901"/>
                                </a:lnTo>
                                <a:lnTo>
                                  <a:pt x="865804" y="1062522"/>
                                </a:lnTo>
                                <a:lnTo>
                                  <a:pt x="885475" y="1050986"/>
                                </a:lnTo>
                                <a:lnTo>
                                  <a:pt x="905147" y="1037386"/>
                                </a:lnTo>
                                <a:lnTo>
                                  <a:pt x="924819" y="1023542"/>
                                </a:lnTo>
                                <a:lnTo>
                                  <a:pt x="944491" y="1010306"/>
                                </a:lnTo>
                                <a:lnTo>
                                  <a:pt x="964163" y="998163"/>
                                </a:lnTo>
                                <a:lnTo>
                                  <a:pt x="983835" y="985899"/>
                                </a:lnTo>
                                <a:lnTo>
                                  <a:pt x="1003507" y="972420"/>
                                </a:lnTo>
                                <a:lnTo>
                                  <a:pt x="1023178" y="955662"/>
                                </a:lnTo>
                                <a:lnTo>
                                  <a:pt x="1042850" y="934169"/>
                                </a:lnTo>
                                <a:lnTo>
                                  <a:pt x="1062522" y="907454"/>
                                </a:lnTo>
                                <a:lnTo>
                                  <a:pt x="1082194" y="877096"/>
                                </a:lnTo>
                                <a:lnTo>
                                  <a:pt x="1101866" y="844674"/>
                                </a:lnTo>
                                <a:lnTo>
                                  <a:pt x="1121537" y="811766"/>
                                </a:lnTo>
                                <a:lnTo>
                                  <a:pt x="1141209" y="778980"/>
                                </a:lnTo>
                                <a:lnTo>
                                  <a:pt x="1160881" y="746558"/>
                                </a:lnTo>
                                <a:lnTo>
                                  <a:pt x="1180553" y="713650"/>
                                </a:lnTo>
                                <a:lnTo>
                                  <a:pt x="1200225" y="679771"/>
                                </a:lnTo>
                                <a:lnTo>
                                  <a:pt x="1219897" y="644070"/>
                                </a:lnTo>
                                <a:lnTo>
                                  <a:pt x="1239569" y="606063"/>
                                </a:lnTo>
                                <a:lnTo>
                                  <a:pt x="1259240" y="566476"/>
                                </a:lnTo>
                                <a:lnTo>
                                  <a:pt x="1278912" y="527011"/>
                                </a:lnTo>
                                <a:lnTo>
                                  <a:pt x="1298584" y="490217"/>
                                </a:lnTo>
                                <a:lnTo>
                                  <a:pt x="1318256" y="458402"/>
                                </a:lnTo>
                                <a:lnTo>
                                  <a:pt x="1337928" y="433023"/>
                                </a:lnTo>
                                <a:lnTo>
                                  <a:pt x="1357600" y="414444"/>
                                </a:lnTo>
                                <a:lnTo>
                                  <a:pt x="1377271" y="401815"/>
                                </a:lnTo>
                                <a:lnTo>
                                  <a:pt x="1396943" y="393437"/>
                                </a:lnTo>
                                <a:lnTo>
                                  <a:pt x="1416615" y="387001"/>
                                </a:lnTo>
                                <a:lnTo>
                                  <a:pt x="1436287" y="380565"/>
                                </a:lnTo>
                                <a:lnTo>
                                  <a:pt x="1455959" y="373401"/>
                                </a:lnTo>
                                <a:lnTo>
                                  <a:pt x="1475631" y="366722"/>
                                </a:lnTo>
                                <a:lnTo>
                                  <a:pt x="1495302" y="361500"/>
                                </a:lnTo>
                                <a:lnTo>
                                  <a:pt x="1514974" y="358465"/>
                                </a:lnTo>
                                <a:lnTo>
                                  <a:pt x="1534767" y="357614"/>
                                </a:lnTo>
                                <a:lnTo>
                                  <a:pt x="1554439" y="358586"/>
                                </a:lnTo>
                                <a:lnTo>
                                  <a:pt x="1574111" y="360286"/>
                                </a:lnTo>
                                <a:lnTo>
                                  <a:pt x="1593783" y="361257"/>
                                </a:lnTo>
                                <a:lnTo>
                                  <a:pt x="1613455" y="359800"/>
                                </a:lnTo>
                                <a:lnTo>
                                  <a:pt x="1633127" y="354093"/>
                                </a:lnTo>
                                <a:lnTo>
                                  <a:pt x="1652798" y="342921"/>
                                </a:lnTo>
                                <a:lnTo>
                                  <a:pt x="1672470" y="325314"/>
                                </a:lnTo>
                                <a:lnTo>
                                  <a:pt x="1692142" y="301271"/>
                                </a:lnTo>
                                <a:lnTo>
                                  <a:pt x="1711814" y="271762"/>
                                </a:lnTo>
                                <a:lnTo>
                                  <a:pt x="1731486" y="238126"/>
                                </a:lnTo>
                                <a:lnTo>
                                  <a:pt x="1751158" y="201940"/>
                                </a:lnTo>
                                <a:lnTo>
                                  <a:pt x="1770830" y="165510"/>
                                </a:lnTo>
                                <a:lnTo>
                                  <a:pt x="1790501" y="130539"/>
                                </a:lnTo>
                                <a:lnTo>
                                  <a:pt x="1810173" y="98480"/>
                                </a:lnTo>
                                <a:lnTo>
                                  <a:pt x="1829845" y="70552"/>
                                </a:lnTo>
                                <a:lnTo>
                                  <a:pt x="1849517" y="47358"/>
                                </a:lnTo>
                                <a:lnTo>
                                  <a:pt x="1869189" y="28779"/>
                                </a:lnTo>
                                <a:lnTo>
                                  <a:pt x="1888860" y="14936"/>
                                </a:lnTo>
                                <a:lnTo>
                                  <a:pt x="1908532" y="5950"/>
                                </a:lnTo>
                                <a:lnTo>
                                  <a:pt x="1928204" y="1457"/>
                                </a:lnTo>
                                <a:lnTo>
                                  <a:pt x="1947876"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03" name="Shape 8603"/>
                        <wps:cNvSpPr/>
                        <wps:spPr>
                          <a:xfrm>
                            <a:off x="3720987" y="761009"/>
                            <a:ext cx="1947876" cy="667021"/>
                          </a:xfrm>
                          <a:custGeom>
                            <a:avLst/>
                            <a:gdLst/>
                            <a:ahLst/>
                            <a:cxnLst/>
                            <a:rect l="0" t="0" r="0" b="0"/>
                            <a:pathLst>
                              <a:path w="1947876" h="667021">
                                <a:moveTo>
                                  <a:pt x="0" y="0"/>
                                </a:moveTo>
                                <a:lnTo>
                                  <a:pt x="19672" y="243"/>
                                </a:lnTo>
                                <a:lnTo>
                                  <a:pt x="39344" y="1093"/>
                                </a:lnTo>
                                <a:lnTo>
                                  <a:pt x="59016" y="3157"/>
                                </a:lnTo>
                                <a:lnTo>
                                  <a:pt x="78687" y="7043"/>
                                </a:lnTo>
                                <a:lnTo>
                                  <a:pt x="98481" y="13479"/>
                                </a:lnTo>
                                <a:lnTo>
                                  <a:pt x="118153" y="22951"/>
                                </a:lnTo>
                                <a:lnTo>
                                  <a:pt x="137825" y="35701"/>
                                </a:lnTo>
                                <a:lnTo>
                                  <a:pt x="157496" y="51730"/>
                                </a:lnTo>
                                <a:lnTo>
                                  <a:pt x="177168" y="70915"/>
                                </a:lnTo>
                                <a:lnTo>
                                  <a:pt x="196840" y="93016"/>
                                </a:lnTo>
                                <a:lnTo>
                                  <a:pt x="216512" y="117302"/>
                                </a:lnTo>
                                <a:lnTo>
                                  <a:pt x="236184" y="143167"/>
                                </a:lnTo>
                                <a:lnTo>
                                  <a:pt x="255855" y="170003"/>
                                </a:lnTo>
                                <a:lnTo>
                                  <a:pt x="275527" y="197325"/>
                                </a:lnTo>
                                <a:lnTo>
                                  <a:pt x="295199" y="224890"/>
                                </a:lnTo>
                                <a:lnTo>
                                  <a:pt x="314871" y="252333"/>
                                </a:lnTo>
                                <a:lnTo>
                                  <a:pt x="334543" y="279291"/>
                                </a:lnTo>
                                <a:lnTo>
                                  <a:pt x="354215" y="305642"/>
                                </a:lnTo>
                                <a:lnTo>
                                  <a:pt x="373886" y="331142"/>
                                </a:lnTo>
                                <a:lnTo>
                                  <a:pt x="393558" y="355914"/>
                                </a:lnTo>
                                <a:lnTo>
                                  <a:pt x="413230" y="379958"/>
                                </a:lnTo>
                                <a:lnTo>
                                  <a:pt x="432902" y="403394"/>
                                </a:lnTo>
                                <a:lnTo>
                                  <a:pt x="452574" y="426102"/>
                                </a:lnTo>
                                <a:lnTo>
                                  <a:pt x="472246" y="448202"/>
                                </a:lnTo>
                                <a:lnTo>
                                  <a:pt x="491917" y="470059"/>
                                </a:lnTo>
                                <a:lnTo>
                                  <a:pt x="511589" y="491553"/>
                                </a:lnTo>
                                <a:lnTo>
                                  <a:pt x="531261" y="512560"/>
                                </a:lnTo>
                                <a:lnTo>
                                  <a:pt x="550933" y="533204"/>
                                </a:lnTo>
                                <a:lnTo>
                                  <a:pt x="570605" y="553118"/>
                                </a:lnTo>
                                <a:lnTo>
                                  <a:pt x="590277" y="572305"/>
                                </a:lnTo>
                                <a:lnTo>
                                  <a:pt x="609948" y="590276"/>
                                </a:lnTo>
                                <a:lnTo>
                                  <a:pt x="629620" y="606791"/>
                                </a:lnTo>
                                <a:lnTo>
                                  <a:pt x="649292" y="621606"/>
                                </a:lnTo>
                                <a:lnTo>
                                  <a:pt x="668964" y="634599"/>
                                </a:lnTo>
                                <a:lnTo>
                                  <a:pt x="688636" y="645649"/>
                                </a:lnTo>
                                <a:lnTo>
                                  <a:pt x="708308" y="654513"/>
                                </a:lnTo>
                                <a:lnTo>
                                  <a:pt x="727980" y="661071"/>
                                </a:lnTo>
                                <a:lnTo>
                                  <a:pt x="747651" y="665199"/>
                                </a:lnTo>
                                <a:lnTo>
                                  <a:pt x="767323" y="667021"/>
                                </a:lnTo>
                                <a:lnTo>
                                  <a:pt x="786995" y="666778"/>
                                </a:lnTo>
                                <a:lnTo>
                                  <a:pt x="806667" y="664349"/>
                                </a:lnTo>
                                <a:lnTo>
                                  <a:pt x="826460" y="659978"/>
                                </a:lnTo>
                                <a:lnTo>
                                  <a:pt x="846132" y="653785"/>
                                </a:lnTo>
                                <a:lnTo>
                                  <a:pt x="865804" y="646134"/>
                                </a:lnTo>
                                <a:lnTo>
                                  <a:pt x="885475" y="637149"/>
                                </a:lnTo>
                                <a:lnTo>
                                  <a:pt x="905147" y="626949"/>
                                </a:lnTo>
                                <a:lnTo>
                                  <a:pt x="924819" y="615534"/>
                                </a:lnTo>
                                <a:lnTo>
                                  <a:pt x="944491" y="603026"/>
                                </a:lnTo>
                                <a:lnTo>
                                  <a:pt x="964163" y="589305"/>
                                </a:lnTo>
                                <a:lnTo>
                                  <a:pt x="983835" y="574004"/>
                                </a:lnTo>
                                <a:lnTo>
                                  <a:pt x="1003507" y="557126"/>
                                </a:lnTo>
                                <a:lnTo>
                                  <a:pt x="1023178" y="538304"/>
                                </a:lnTo>
                                <a:lnTo>
                                  <a:pt x="1042850" y="517417"/>
                                </a:lnTo>
                                <a:lnTo>
                                  <a:pt x="1062522" y="493981"/>
                                </a:lnTo>
                                <a:lnTo>
                                  <a:pt x="1082194" y="468116"/>
                                </a:lnTo>
                                <a:lnTo>
                                  <a:pt x="1101866" y="439581"/>
                                </a:lnTo>
                                <a:lnTo>
                                  <a:pt x="1121537" y="408615"/>
                                </a:lnTo>
                                <a:lnTo>
                                  <a:pt x="1141209" y="375343"/>
                                </a:lnTo>
                                <a:lnTo>
                                  <a:pt x="1160881" y="340371"/>
                                </a:lnTo>
                                <a:lnTo>
                                  <a:pt x="1180553" y="304428"/>
                                </a:lnTo>
                                <a:lnTo>
                                  <a:pt x="1200225" y="268119"/>
                                </a:lnTo>
                                <a:lnTo>
                                  <a:pt x="1219897" y="232176"/>
                                </a:lnTo>
                                <a:lnTo>
                                  <a:pt x="1239569" y="197083"/>
                                </a:lnTo>
                                <a:lnTo>
                                  <a:pt x="1259240" y="163568"/>
                                </a:lnTo>
                                <a:lnTo>
                                  <a:pt x="1278912" y="132360"/>
                                </a:lnTo>
                                <a:lnTo>
                                  <a:pt x="1298584" y="103945"/>
                                </a:lnTo>
                                <a:lnTo>
                                  <a:pt x="1318256" y="79052"/>
                                </a:lnTo>
                                <a:lnTo>
                                  <a:pt x="1337928" y="57801"/>
                                </a:lnTo>
                                <a:lnTo>
                                  <a:pt x="1357600" y="40679"/>
                                </a:lnTo>
                                <a:lnTo>
                                  <a:pt x="1377271" y="27443"/>
                                </a:lnTo>
                                <a:lnTo>
                                  <a:pt x="1396943" y="18093"/>
                                </a:lnTo>
                                <a:lnTo>
                                  <a:pt x="1416615" y="12264"/>
                                </a:lnTo>
                                <a:lnTo>
                                  <a:pt x="1436287" y="9350"/>
                                </a:lnTo>
                                <a:lnTo>
                                  <a:pt x="1455959" y="8621"/>
                                </a:lnTo>
                                <a:lnTo>
                                  <a:pt x="1475631" y="9593"/>
                                </a:lnTo>
                                <a:lnTo>
                                  <a:pt x="1495302" y="12021"/>
                                </a:lnTo>
                                <a:lnTo>
                                  <a:pt x="1514974" y="15300"/>
                                </a:lnTo>
                                <a:lnTo>
                                  <a:pt x="1534767" y="19307"/>
                                </a:lnTo>
                                <a:lnTo>
                                  <a:pt x="1554439" y="23557"/>
                                </a:lnTo>
                                <a:lnTo>
                                  <a:pt x="1574111" y="27929"/>
                                </a:lnTo>
                                <a:lnTo>
                                  <a:pt x="1593783" y="32301"/>
                                </a:lnTo>
                                <a:lnTo>
                                  <a:pt x="1613455" y="36429"/>
                                </a:lnTo>
                                <a:lnTo>
                                  <a:pt x="1633127" y="40315"/>
                                </a:lnTo>
                                <a:lnTo>
                                  <a:pt x="1652798" y="43836"/>
                                </a:lnTo>
                                <a:lnTo>
                                  <a:pt x="1672470" y="46994"/>
                                </a:lnTo>
                                <a:lnTo>
                                  <a:pt x="1692142" y="49786"/>
                                </a:lnTo>
                                <a:lnTo>
                                  <a:pt x="1711814" y="52094"/>
                                </a:lnTo>
                                <a:lnTo>
                                  <a:pt x="1731486" y="54037"/>
                                </a:lnTo>
                                <a:lnTo>
                                  <a:pt x="1751158" y="55615"/>
                                </a:lnTo>
                                <a:lnTo>
                                  <a:pt x="1770830" y="56829"/>
                                </a:lnTo>
                                <a:lnTo>
                                  <a:pt x="1790501" y="57801"/>
                                </a:lnTo>
                                <a:lnTo>
                                  <a:pt x="1810173" y="58651"/>
                                </a:lnTo>
                                <a:lnTo>
                                  <a:pt x="1829845" y="59258"/>
                                </a:lnTo>
                                <a:lnTo>
                                  <a:pt x="1849517" y="59744"/>
                                </a:lnTo>
                                <a:lnTo>
                                  <a:pt x="1869189" y="59987"/>
                                </a:lnTo>
                                <a:lnTo>
                                  <a:pt x="1888860" y="60351"/>
                                </a:lnTo>
                                <a:lnTo>
                                  <a:pt x="1908532" y="60473"/>
                                </a:lnTo>
                                <a:lnTo>
                                  <a:pt x="1928204" y="60473"/>
                                </a:lnTo>
                                <a:lnTo>
                                  <a:pt x="1947876" y="6059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4" name="Shape 8604"/>
                        <wps:cNvSpPr/>
                        <wps:spPr>
                          <a:xfrm>
                            <a:off x="4153889" y="1164403"/>
                            <a:ext cx="688635" cy="263627"/>
                          </a:xfrm>
                          <a:custGeom>
                            <a:avLst/>
                            <a:gdLst/>
                            <a:ahLst/>
                            <a:cxnLst/>
                            <a:rect l="0" t="0" r="0" b="0"/>
                            <a:pathLst>
                              <a:path w="688635" h="263627">
                                <a:moveTo>
                                  <a:pt x="0" y="0"/>
                                </a:moveTo>
                                <a:lnTo>
                                  <a:pt x="19672" y="22708"/>
                                </a:lnTo>
                                <a:lnTo>
                                  <a:pt x="39343" y="44808"/>
                                </a:lnTo>
                                <a:lnTo>
                                  <a:pt x="59015" y="66665"/>
                                </a:lnTo>
                                <a:lnTo>
                                  <a:pt x="78687" y="88159"/>
                                </a:lnTo>
                                <a:lnTo>
                                  <a:pt x="98359" y="109166"/>
                                </a:lnTo>
                                <a:lnTo>
                                  <a:pt x="118031" y="129810"/>
                                </a:lnTo>
                                <a:lnTo>
                                  <a:pt x="137703" y="149724"/>
                                </a:lnTo>
                                <a:lnTo>
                                  <a:pt x="157375" y="168911"/>
                                </a:lnTo>
                                <a:lnTo>
                                  <a:pt x="177046" y="186882"/>
                                </a:lnTo>
                                <a:lnTo>
                                  <a:pt x="196718" y="203397"/>
                                </a:lnTo>
                                <a:lnTo>
                                  <a:pt x="216390" y="218211"/>
                                </a:lnTo>
                                <a:lnTo>
                                  <a:pt x="236062" y="231205"/>
                                </a:lnTo>
                                <a:lnTo>
                                  <a:pt x="255734" y="242255"/>
                                </a:lnTo>
                                <a:lnTo>
                                  <a:pt x="275405" y="251119"/>
                                </a:lnTo>
                                <a:lnTo>
                                  <a:pt x="295077" y="257677"/>
                                </a:lnTo>
                                <a:lnTo>
                                  <a:pt x="314749" y="261805"/>
                                </a:lnTo>
                                <a:lnTo>
                                  <a:pt x="334421" y="263627"/>
                                </a:lnTo>
                                <a:lnTo>
                                  <a:pt x="354093" y="263384"/>
                                </a:lnTo>
                                <a:lnTo>
                                  <a:pt x="373765" y="260955"/>
                                </a:lnTo>
                                <a:lnTo>
                                  <a:pt x="393558" y="256584"/>
                                </a:lnTo>
                                <a:lnTo>
                                  <a:pt x="413230" y="250391"/>
                                </a:lnTo>
                                <a:lnTo>
                                  <a:pt x="432901" y="242740"/>
                                </a:lnTo>
                                <a:lnTo>
                                  <a:pt x="452573" y="233755"/>
                                </a:lnTo>
                                <a:lnTo>
                                  <a:pt x="472245" y="223555"/>
                                </a:lnTo>
                                <a:lnTo>
                                  <a:pt x="491917" y="212140"/>
                                </a:lnTo>
                                <a:lnTo>
                                  <a:pt x="511589" y="199632"/>
                                </a:lnTo>
                                <a:lnTo>
                                  <a:pt x="531261" y="185911"/>
                                </a:lnTo>
                                <a:lnTo>
                                  <a:pt x="550933" y="170610"/>
                                </a:lnTo>
                                <a:lnTo>
                                  <a:pt x="570604" y="153732"/>
                                </a:lnTo>
                                <a:lnTo>
                                  <a:pt x="590276" y="134910"/>
                                </a:lnTo>
                                <a:lnTo>
                                  <a:pt x="609948" y="114023"/>
                                </a:lnTo>
                                <a:lnTo>
                                  <a:pt x="629620" y="90587"/>
                                </a:lnTo>
                                <a:lnTo>
                                  <a:pt x="649292" y="64722"/>
                                </a:lnTo>
                                <a:lnTo>
                                  <a:pt x="668963" y="36187"/>
                                </a:lnTo>
                                <a:lnTo>
                                  <a:pt x="688635" y="5221"/>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05" name="Shape 8605"/>
                        <wps:cNvSpPr/>
                        <wps:spPr>
                          <a:xfrm>
                            <a:off x="3623599" y="882197"/>
                            <a:ext cx="2142652" cy="0"/>
                          </a:xfrm>
                          <a:custGeom>
                            <a:avLst/>
                            <a:gdLst/>
                            <a:ahLst/>
                            <a:cxnLst/>
                            <a:rect l="0" t="0" r="0" b="0"/>
                            <a:pathLst>
                              <a:path w="2142652">
                                <a:moveTo>
                                  <a:pt x="0" y="0"/>
                                </a:moveTo>
                                <a:lnTo>
                                  <a:pt x="2142652"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06" name="Shape 8606"/>
                        <wps:cNvSpPr/>
                        <wps:spPr>
                          <a:xfrm>
                            <a:off x="3623599"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07" name="Rectangle 8607"/>
                        <wps:cNvSpPr/>
                        <wps:spPr>
                          <a:xfrm>
                            <a:off x="3348073" y="1356118"/>
                            <a:ext cx="286927" cy="134452"/>
                          </a:xfrm>
                          <a:prstGeom prst="rect">
                            <a:avLst/>
                          </a:prstGeom>
                          <a:ln>
                            <a:noFill/>
                          </a:ln>
                        </wps:spPr>
                        <wps:txbx>
                          <w:txbxContent>
                            <w:p w14:paraId="4FE6CAA1"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08" name="Rectangle 8608"/>
                        <wps:cNvSpPr/>
                        <wps:spPr>
                          <a:xfrm>
                            <a:off x="3411824" y="842950"/>
                            <a:ext cx="202040" cy="134452"/>
                          </a:xfrm>
                          <a:prstGeom prst="rect">
                            <a:avLst/>
                          </a:prstGeom>
                          <a:ln>
                            <a:noFill/>
                          </a:ln>
                        </wps:spPr>
                        <wps:txbx>
                          <w:txbxContent>
                            <w:p w14:paraId="4C22BB5B"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09" name="Rectangle 8609"/>
                        <wps:cNvSpPr/>
                        <wps:spPr>
                          <a:xfrm>
                            <a:off x="3411824" y="329783"/>
                            <a:ext cx="202040" cy="134452"/>
                          </a:xfrm>
                          <a:prstGeom prst="rect">
                            <a:avLst/>
                          </a:prstGeom>
                          <a:ln>
                            <a:noFill/>
                          </a:ln>
                        </wps:spPr>
                        <wps:txbx>
                          <w:txbxContent>
                            <w:p w14:paraId="54A0D02C"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10" name="Shape 8610"/>
                        <wps:cNvSpPr/>
                        <wps:spPr>
                          <a:xfrm>
                            <a:off x="3590327" y="1395364"/>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1" name="Shape 8611"/>
                        <wps:cNvSpPr/>
                        <wps:spPr>
                          <a:xfrm>
                            <a:off x="3590327" y="882197"/>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2" name="Shape 8612"/>
                        <wps:cNvSpPr/>
                        <wps:spPr>
                          <a:xfrm>
                            <a:off x="3590327" y="36902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3" name="Shape 8613"/>
                        <wps:cNvSpPr/>
                        <wps:spPr>
                          <a:xfrm>
                            <a:off x="3623599" y="1777265"/>
                            <a:ext cx="2142652" cy="0"/>
                          </a:xfrm>
                          <a:custGeom>
                            <a:avLst/>
                            <a:gdLst/>
                            <a:ahLst/>
                            <a:cxnLst/>
                            <a:rect l="0" t="0" r="0" b="0"/>
                            <a:pathLst>
                              <a:path w="2142652">
                                <a:moveTo>
                                  <a:pt x="0" y="0"/>
                                </a:moveTo>
                                <a:lnTo>
                                  <a:pt x="2142652"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14" name="Shape 8614"/>
                        <wps:cNvSpPr/>
                        <wps:spPr>
                          <a:xfrm>
                            <a:off x="39030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5" name="Shape 8615"/>
                        <wps:cNvSpPr/>
                        <wps:spPr>
                          <a:xfrm>
                            <a:off x="447944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6" name="Shape 8616"/>
                        <wps:cNvSpPr/>
                        <wps:spPr>
                          <a:xfrm>
                            <a:off x="5055879"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7" name="Shape 8617"/>
                        <wps:cNvSpPr/>
                        <wps:spPr>
                          <a:xfrm>
                            <a:off x="563231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18" name="Rectangle 8618"/>
                        <wps:cNvSpPr/>
                        <wps:spPr>
                          <a:xfrm>
                            <a:off x="3827118" y="1837105"/>
                            <a:ext cx="202040" cy="134451"/>
                          </a:xfrm>
                          <a:prstGeom prst="rect">
                            <a:avLst/>
                          </a:prstGeom>
                          <a:ln>
                            <a:noFill/>
                          </a:ln>
                        </wps:spPr>
                        <wps:txbx>
                          <w:txbxContent>
                            <w:p w14:paraId="2FE14CCF"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19" name="Rectangle 8619"/>
                        <wps:cNvSpPr/>
                        <wps:spPr>
                          <a:xfrm>
                            <a:off x="4403552" y="1837105"/>
                            <a:ext cx="202040" cy="134451"/>
                          </a:xfrm>
                          <a:prstGeom prst="rect">
                            <a:avLst/>
                          </a:prstGeom>
                          <a:ln>
                            <a:noFill/>
                          </a:ln>
                        </wps:spPr>
                        <wps:txbx>
                          <w:txbxContent>
                            <w:p w14:paraId="1B8F5D8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20" name="Rectangle 8620"/>
                        <wps:cNvSpPr/>
                        <wps:spPr>
                          <a:xfrm>
                            <a:off x="4979985" y="1837105"/>
                            <a:ext cx="202040" cy="134451"/>
                          </a:xfrm>
                          <a:prstGeom prst="rect">
                            <a:avLst/>
                          </a:prstGeom>
                          <a:ln>
                            <a:noFill/>
                          </a:ln>
                        </wps:spPr>
                        <wps:txbx>
                          <w:txbxContent>
                            <w:p w14:paraId="44AAA4F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21" name="Rectangle 8621"/>
                        <wps:cNvSpPr/>
                        <wps:spPr>
                          <a:xfrm>
                            <a:off x="5556418" y="1837105"/>
                            <a:ext cx="202041" cy="134451"/>
                          </a:xfrm>
                          <a:prstGeom prst="rect">
                            <a:avLst/>
                          </a:prstGeom>
                          <a:ln>
                            <a:noFill/>
                          </a:ln>
                        </wps:spPr>
                        <wps:txbx>
                          <w:txbxContent>
                            <w:p w14:paraId="2C0A2469"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22" name="Rectangle 8622"/>
                        <wps:cNvSpPr/>
                        <wps:spPr>
                          <a:xfrm>
                            <a:off x="4362872" y="1972915"/>
                            <a:ext cx="480375" cy="164330"/>
                          </a:xfrm>
                          <a:prstGeom prst="rect">
                            <a:avLst/>
                          </a:prstGeom>
                          <a:ln>
                            <a:noFill/>
                          </a:ln>
                        </wps:spPr>
                        <wps:txbx>
                          <w:txbxContent>
                            <w:p w14:paraId="1A57B29B"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23" name="Rectangle 8623"/>
                        <wps:cNvSpPr/>
                        <wps:spPr>
                          <a:xfrm>
                            <a:off x="4761166" y="1972915"/>
                            <a:ext cx="304321" cy="164330"/>
                          </a:xfrm>
                          <a:prstGeom prst="rect">
                            <a:avLst/>
                          </a:prstGeom>
                          <a:ln>
                            <a:noFill/>
                          </a:ln>
                        </wps:spPr>
                        <wps:txbx>
                          <w:txbxContent>
                            <w:p w14:paraId="0C67D51F"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32" name="Rectangle 8632"/>
                        <wps:cNvSpPr/>
                        <wps:spPr>
                          <a:xfrm rot="-5399999">
                            <a:off x="2994481" y="1486395"/>
                            <a:ext cx="98775" cy="164330"/>
                          </a:xfrm>
                          <a:prstGeom prst="rect">
                            <a:avLst/>
                          </a:prstGeom>
                          <a:ln>
                            <a:noFill/>
                          </a:ln>
                        </wps:spPr>
                        <wps:txbx>
                          <w:txbxContent>
                            <w:p w14:paraId="52537018"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3" name="Rectangle 8633"/>
                        <wps:cNvSpPr/>
                        <wps:spPr>
                          <a:xfrm rot="-5399999">
                            <a:off x="3220221" y="1525010"/>
                            <a:ext cx="98775" cy="164330"/>
                          </a:xfrm>
                          <a:prstGeom prst="rect">
                            <a:avLst/>
                          </a:prstGeom>
                          <a:ln>
                            <a:noFill/>
                          </a:ln>
                        </wps:spPr>
                        <wps:txbx>
                          <w:txbxContent>
                            <w:p w14:paraId="2D9F609B"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34" name="Rectangle 8634"/>
                        <wps:cNvSpPr/>
                        <wps:spPr>
                          <a:xfrm rot="-5399999">
                            <a:off x="3225194" y="1441340"/>
                            <a:ext cx="88827" cy="164330"/>
                          </a:xfrm>
                          <a:prstGeom prst="rect">
                            <a:avLst/>
                          </a:prstGeom>
                          <a:ln>
                            <a:noFill/>
                          </a:ln>
                        </wps:spPr>
                        <wps:txbx>
                          <w:txbxContent>
                            <w:p w14:paraId="6CF1B571"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35" name="Shape 8635"/>
                        <wps:cNvSpPr/>
                        <wps:spPr>
                          <a:xfrm>
                            <a:off x="3138604" y="1490688"/>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36" name="Rectangle 8636"/>
                        <wps:cNvSpPr/>
                        <wps:spPr>
                          <a:xfrm rot="-5399999">
                            <a:off x="2240385" y="490409"/>
                            <a:ext cx="1836228" cy="164330"/>
                          </a:xfrm>
                          <a:prstGeom prst="rect">
                            <a:avLst/>
                          </a:prstGeom>
                          <a:ln>
                            <a:noFill/>
                          </a:ln>
                        </wps:spPr>
                        <wps:txbx>
                          <w:txbxContent>
                            <w:p w14:paraId="6B7CDA84" w14:textId="77777777" w:rsidR="007015D6" w:rsidRDefault="00350D12">
                              <w:pPr>
                                <w:spacing w:after="160" w:line="259" w:lineRule="auto"/>
                                <w:ind w:left="0" w:firstLine="0"/>
                                <w:jc w:val="left"/>
                              </w:pPr>
                              <w:r>
                                <w:rPr>
                                  <w:rFonts w:ascii="Arial" w:eastAsia="Arial" w:hAnsi="Arial" w:cs="Arial"/>
                                  <w:sz w:val="21"/>
                                </w:rPr>
                                <w:t xml:space="preserve">  Assimilation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7" style="width:454.035pt;height:165.076pt;mso-position-horizontal-relative:char;mso-position-vertical-relative:line" coordsize="57662,20964">
                <v:shape id="Shape 8544" style="position:absolute;width:21426;height:0;left:5981;top:16963;" coordsize="2142651,0" path="m0,0l2142651,0">
                  <v:stroke weight="1.02308pt" endcap="flat" joinstyle="round" on="true" color="#f1f1f1"/>
                  <v:fill on="false" color="#000000" opacity="0"/>
                </v:shape>
                <v:shape id="Shape 8545" style="position:absolute;width:21426;height:0;left:5981;top:12438;" coordsize="2142651,0" path="m0,0l2142651,0">
                  <v:stroke weight="1.02308pt" endcap="flat" joinstyle="round" on="true" color="#f1f1f1"/>
                  <v:fill on="false" color="#000000" opacity="0"/>
                </v:shape>
                <v:shape id="Shape 8546" style="position:absolute;width:21426;height:0;left:5981;top:7912;" coordsize="2142651,0" path="m0,0l2142651,0">
                  <v:stroke weight="1.02308pt" endcap="flat" joinstyle="round" on="true" color="#f1f1f1"/>
                  <v:fill on="false" color="#000000" opacity="0"/>
                </v:shape>
                <v:shape id="Shape 8547" style="position:absolute;width:21426;height:0;left:5981;top:3385;" coordsize="2142651,0" path="m0,0l2142651,0">
                  <v:stroke weight="1.02308pt" endcap="flat" joinstyle="round" on="true" color="#f1f1f1"/>
                  <v:fill on="false" color="#000000" opacity="0"/>
                </v:shape>
                <v:shape id="Shape 8548" style="position:absolute;width:0;height:17772;left:7727;top:0;" coordsize="0,1777265" path="m0,1777265l0,0">
                  <v:stroke weight="1.02308pt" endcap="flat" joinstyle="round" on="true" color="#f1f1f1"/>
                  <v:fill on="false" color="#000000" opacity="0"/>
                </v:shape>
                <v:shape id="Shape 8549" style="position:absolute;width:0;height:17772;left:12573;top:0;" coordsize="0,1777265" path="m0,1777265l0,0">
                  <v:stroke weight="1.02308pt" endcap="flat" joinstyle="round" on="true" color="#f1f1f1"/>
                  <v:fill on="false" color="#000000" opacity="0"/>
                </v:shape>
                <v:shape id="Shape 8550" style="position:absolute;width:0;height:17772;left:17421;top:0;" coordsize="0,1777265" path="m0,1777265l0,0">
                  <v:stroke weight="1.02308pt" endcap="flat" joinstyle="round" on="true" color="#f1f1f1"/>
                  <v:fill on="false" color="#000000" opacity="0"/>
                </v:shape>
                <v:shape id="Shape 8551" style="position:absolute;width:0;height:17772;left:22269;top:0;" coordsize="0,1777265" path="m0,1777265l0,0">
                  <v:stroke weight="1.02308pt" endcap="flat" joinstyle="round" on="true" color="#f1f1f1"/>
                  <v:fill on="false" color="#000000" opacity="0"/>
                </v:shape>
                <v:shape id="Shape 8552" style="position:absolute;width:0;height:17772;left:27116;top:0;" coordsize="0,1777265" path="m0,1777265l0,0">
                  <v:stroke weight="1.02308pt" endcap="flat" joinstyle="round" on="true" color="#f1f1f1"/>
                  <v:fill on="false" color="#000000" opacity="0"/>
                </v:shape>
                <v:shape id="Shape 8553" style="position:absolute;width:19477;height:11390;left:6956;top:807;" coordsize="1947754,1139023" path="m0,0l19672,486l39344,2429l59015,6557l78687,13722l98359,24893l118031,39586l137703,57194l157375,75773l177046,93381l196718,107831l216390,116817l236062,119731l255734,118152l275405,114145l295077,110138l314749,108195l334421,109409l354093,114388l373765,123010l393436,134910l413108,149118l432780,164660l452452,181661l472124,200361l491796,221126l511467,244927l531139,272006l550811,302363l570483,334785l590155,367936l609827,399873l629498,429137l649170,454881l668842,477103l688514,496410l708307,513532l727979,529196l747651,544254l767323,558583l786995,571697l806666,582748l826338,591491l846010,597927l865682,602541l885354,605213l905026,607034l924697,608855l944369,611405l964041,614441l983713,617598l1003385,619784l1023057,619906l1042728,617598l1062400,613106l1082072,607398l1101744,601327l1121416,595862l1141088,591248l1160759,587483l1180431,583962l1200103,578983l1219775,570483l1239447,557126l1259119,539154l1278790,517904l1298462,495439l1318134,473338l1337806,452574l1357478,432902l1377150,413958l1396821,394772l1416493,374493l1436286,353608l1455958,332843l1475630,312928l1495302,294835l1514974,279535l1534646,267755l1554317,259619l1573989,254641l1593661,251727l1613333,248934l1633004,244562l1652677,237398l1672348,226712l1692020,212019l1711692,193926l1731364,173525l1751036,151425l1770707,129081l1790379,107345l1810051,87066l1829723,69095l1849395,53794l1869067,41287l1888738,31572l1908411,25015l1928082,21372l1947754,20522l1947754,1139023l1928082,1137809l1908411,1132830l1888738,1123359l1869067,1109637l1849395,1091665l1829723,1069686l1810051,1043579l1790379,1014071l1770707,981892l1751036,948376l1731364,915104l1711692,883654l1692020,855482l1672348,831439l1652677,812860l1633004,799988l1613333,792459l1593661,789181l1573989,789181l1554317,790880l1534646,793309l1514974,796223l1495302,799866l1475630,804845l1455958,812131l1436286,822331l1416493,835810l1396821,852689l1377150,872239l1357478,892154l1337806,910612l1318134,926155l1298462,938298l1278790,947527l1259119,954934l1239447,962463l1219775,971448l1200103,982134l1180431,993428l1160759,1003628l1141088,1011157l1121416,1015771l1101744,1017835l1082072,1018078l1062400,1017471l1042728,1017228l1023057,1018078l1003385,1020506l983713,1023785l964041,1026700l944369,1028278l924697,1027550l905026,1024271l885354,1018685l865682,1011763l846010,1003871l826338,995127l806666,985777l786995,975820l767323,964770l747651,951655l727979,935748l708307,917290l688514,896647l668842,874789l649170,852567l629498,830345l609827,808731l590155,787116l570483,764408l550811,739394l531139,711465l511467,680743l491796,648321l472124,616627l452452,587969l432780,563683l413108,544861l393436,531625l373765,523611l354093,519968l334421,520211l314749,523975l295077,531382l275405,542675l255734,558947l236062,581777l216390,612498l196718,650628l177046,693493l157375,737451l137703,779587l118031,816867l98359,846739l78687,868475l59015,882561l39344,890454l19672,893976l0,894947l0,0x">
                  <v:stroke weight="0pt" endcap="flat" joinstyle="round" on="false" color="#000000" opacity="0"/>
                  <v:fill on="true" color="#333333" opacity="0.2"/>
                </v:shape>
                <v:shape id="Shape 8554"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1.02308pt" endcap="flat" joinstyle="round" on="true" color="#000000"/>
                  <v:fill on="false" color="#000000" opacity="0"/>
                </v:shape>
                <v:shape id="Shape 8555" style="position:absolute;width:19477;height:5058;left:6956;top:3955;" coordsize="1947754,505882" path="m0,132724l19672,132481l39344,131631l59015,129810l78687,126410l98359,121067l118031,113538l137703,103702l157375,91802l177046,78687l196718,64480l216390,49908l236062,36065l255734,23800l275405,13600l295077,5950l314749,1336l334421,0l354093,2429l373765,8621l393436,18458l413108,32179l432780,49423l452452,70066l472124,93745l491796,119974l511467,148024l531139,177047l550811,206190l570483,234847l590155,262777l609827,289613l629498,314992l649170,338914l668842,361257l688514,381779l708307,400601l727979,417723l747651,433145l767323,446867l786995,459010l806666,469574l826338,478560l846010,486210l865682,492403l885354,497260l905026,500903l924697,503453l944369,505032l964041,505882l983713,505882l1003385,505396l1023057,504303l1042728,502603l1062400,500539l1082072,497989l1101744,494831l1121416,491067l1141088,486452l1160759,480745l1180431,473945l1200103,465810l1219775,456216l1239447,445045l1259119,432295l1278790,417966l1298462,402179l1318134,385058l1337806,366843l1357478,347778l1377150,328349l1396821,309042l1416493,290342l1436286,273220l1455958,257677l1475630,244076l1495302,232540l1514974,223190l1534646,215783l1554317,210440l1573989,207161l1593661,205704l1613333,205947l1633004,207525l1652677,210440l1672348,214326l1692020,218940l1711692,224040l1731364,229505l1751036,235212l1770707,240676l1790379,245898l1810051,250634l1829723,254641l1849395,258041l1869067,260712l1888738,262777l1908411,264113l1928082,264841l1947754,265084">
                  <v:stroke weight="3.05968pt" endcap="flat" joinstyle="round" on="true" color="#00a3cc"/>
                  <v:fill on="false" color="#000000" opacity="0"/>
                </v:shape>
                <v:shape id="Shape 8556" style="position:absolute;width:21426;height:0;left:5981;top:16963;" coordsize="2142651,0" path="m0,0l2142651,0">
                  <v:stroke weight="1.02308pt" endcap="flat" dashstyle="1 2.99065" joinstyle="round" on="true" color="#000000"/>
                  <v:fill on="false" color="#000000" opacity="0"/>
                </v:shape>
                <v:shape id="Shape 8557" style="position:absolute;width:0;height:17772;left:5981;top:0;" coordsize="0,1777265" path="m0,1777265l0,0">
                  <v:stroke weight="1.02308pt" endcap="flat" joinstyle="round" on="true" color="#000000"/>
                  <v:fill on="false" color="#000000" opacity="0"/>
                </v:shape>
                <v:rect id="Rectangle 8558" style="position:absolute;width:2020;height:1344;left:3863;top:16571;"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559" style="position:absolute;width:2020;height:1344;left:3863;top:12045;" filled="f" stroked="f">
                  <v:textbox inset="0,0,0,0">
                    <w:txbxContent>
                      <w:p>
                        <w:pPr>
                          <w:spacing w:before="0" w:after="160" w:line="259" w:lineRule="auto"/>
                          <w:ind w:left="0" w:firstLine="0"/>
                          <w:jc w:val="left"/>
                        </w:pPr>
                        <w:r>
                          <w:rPr>
                            <w:rFonts w:cs="Arial" w:hAnsi="Arial" w:eastAsia="Arial" w:ascii="Arial"/>
                            <w:color w:val="4d4d4d"/>
                            <w:sz w:val="17"/>
                          </w:rPr>
                          <w:t xml:space="preserve">0.3</w:t>
                        </w:r>
                      </w:p>
                    </w:txbxContent>
                  </v:textbox>
                </v:rect>
                <v:rect id="Rectangle 8560" style="position:absolute;width:2020;height:1344;left:3863;top:7519;" filled="f" stroked="f">
                  <v:textbox inset="0,0,0,0">
                    <w:txbxContent>
                      <w:p>
                        <w:pPr>
                          <w:spacing w:before="0" w:after="160" w:line="259" w:lineRule="auto"/>
                          <w:ind w:left="0" w:firstLine="0"/>
                          <w:jc w:val="left"/>
                        </w:pPr>
                        <w:r>
                          <w:rPr>
                            <w:rFonts w:cs="Arial" w:hAnsi="Arial" w:eastAsia="Arial" w:ascii="Arial"/>
                            <w:color w:val="4d4d4d"/>
                            <w:sz w:val="17"/>
                          </w:rPr>
                          <w:t xml:space="preserve">0.6</w:t>
                        </w:r>
                      </w:p>
                    </w:txbxContent>
                  </v:textbox>
                </v:rect>
                <v:rect id="Rectangle 8561" style="position:absolute;width:2020;height:1344;left:3863;top:2993;" filled="f" stroked="f">
                  <v:textbox inset="0,0,0,0">
                    <w:txbxContent>
                      <w:p>
                        <w:pPr>
                          <w:spacing w:before="0" w:after="160" w:line="259" w:lineRule="auto"/>
                          <w:ind w:left="0" w:firstLine="0"/>
                          <w:jc w:val="left"/>
                        </w:pPr>
                        <w:r>
                          <w:rPr>
                            <w:rFonts w:cs="Arial" w:hAnsi="Arial" w:eastAsia="Arial" w:ascii="Arial"/>
                            <w:color w:val="4d4d4d"/>
                            <w:sz w:val="17"/>
                          </w:rPr>
                          <w:t xml:space="preserve">0.9</w:t>
                        </w:r>
                      </w:p>
                    </w:txbxContent>
                  </v:textbox>
                </v:rect>
                <v:shape id="Shape 8562" style="position:absolute;width:331;height:0;left:5649;top:16963;" coordsize="33151,0" path="m0,0l33151,0">
                  <v:stroke weight="1.02308pt" endcap="flat" joinstyle="round" on="true" color="#333333"/>
                  <v:fill on="false" color="#000000" opacity="0"/>
                </v:shape>
                <v:shape id="Shape 8563" style="position:absolute;width:331;height:0;left:5649;top:12438;" coordsize="33151,0" path="m0,0l33151,0">
                  <v:stroke weight="1.02308pt" endcap="flat" joinstyle="round" on="true" color="#333333"/>
                  <v:fill on="false" color="#000000" opacity="0"/>
                </v:shape>
                <v:shape id="Shape 8564" style="position:absolute;width:331;height:0;left:5649;top:7912;" coordsize="33151,0" path="m0,0l33151,0">
                  <v:stroke weight="1.02308pt" endcap="flat" joinstyle="round" on="true" color="#333333"/>
                  <v:fill on="false" color="#000000" opacity="0"/>
                </v:shape>
                <v:shape id="Shape 8565" style="position:absolute;width:331;height:0;left:5649;top:3385;" coordsize="33151,0" path="m0,0l33151,0">
                  <v:stroke weight="1.02308pt" endcap="flat" joinstyle="round" on="true" color="#333333"/>
                  <v:fill on="false" color="#000000" opacity="0"/>
                </v:shape>
                <v:shape id="Shape 8566" style="position:absolute;width:21426;height:0;left:5981;top:17772;" coordsize="2142651,0" path="m0,0l2142651,0">
                  <v:stroke weight="1.02308pt" endcap="flat" joinstyle="round" on="true" color="#000000"/>
                  <v:fill on="false" color="#000000" opacity="0"/>
                </v:shape>
                <v:shape id="Shape 8567" style="position:absolute;width:0;height:332;left:7727;top:17772;" coordsize="0,33272" path="m0,33272l0,0">
                  <v:stroke weight="1.02308pt" endcap="flat" joinstyle="round" on="true" color="#333333"/>
                  <v:fill on="false" color="#000000" opacity="0"/>
                </v:shape>
                <v:shape id="Shape 8568" style="position:absolute;width:0;height:332;left:12573;top:17772;" coordsize="0,33272" path="m0,33272l0,0">
                  <v:stroke weight="1.02308pt" endcap="flat" joinstyle="round" on="true" color="#333333"/>
                  <v:fill on="false" color="#000000" opacity="0"/>
                </v:shape>
                <v:shape id="Shape 8569" style="position:absolute;width:0;height:332;left:17421;top:17772;" coordsize="0,33272" path="m0,33272l0,0">
                  <v:stroke weight="1.02308pt" endcap="flat" joinstyle="round" on="true" color="#333333"/>
                  <v:fill on="false" color="#000000" opacity="0"/>
                </v:shape>
                <v:shape id="Shape 8570" style="position:absolute;width:0;height:332;left:22269;top:17772;" coordsize="0,33272" path="m0,33272l0,0">
                  <v:stroke weight="1.02308pt" endcap="flat" joinstyle="round" on="true" color="#333333"/>
                  <v:fill on="false" color="#000000" opacity="0"/>
                </v:shape>
                <v:shape id="Shape 8571" style="position:absolute;width:0;height:332;left:27116;top:17772;" coordsize="0,33272" path="m0,33272l0,0">
                  <v:stroke weight="1.02308pt" endcap="flat" joinstyle="round" on="true" color="#333333"/>
                  <v:fill on="false" color="#000000" opacity="0"/>
                </v:shape>
                <v:rect id="Rectangle 8572" style="position:absolute;width:2828;height:1344;left:6663;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573" style="position:absolute;width:2828;height:1344;left:1151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574" style="position:absolute;width:2828;height:1344;left:16358;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575" style="position:absolute;width:2828;height:1344;left:21205;top:18371;" filled="f" stroked="f">
                  <v:textbox inset="0,0,0,0">
                    <w:txbxContent>
                      <w:p>
                        <w:pPr>
                          <w:spacing w:before="0" w:after="160" w:line="259" w:lineRule="auto"/>
                          <w:ind w:left="0" w:firstLine="0"/>
                          <w:jc w:val="left"/>
                        </w:pPr>
                        <w:r>
                          <w:rPr>
                            <w:rFonts w:cs="Arial" w:hAnsi="Arial" w:eastAsia="Arial" w:ascii="Arial"/>
                            <w:color w:val="4d4d4d"/>
                            <w:sz w:val="17"/>
                          </w:rPr>
                          <w:t xml:space="preserve">1.00</w:t>
                        </w:r>
                      </w:p>
                    </w:txbxContent>
                  </v:textbox>
                </v:rect>
                <v:rect id="Rectangle 8576" style="position:absolute;width:2828;height:1344;left:26052;top:18371;" filled="f" stroked="f">
                  <v:textbox inset="0,0,0,0">
                    <w:txbxContent>
                      <w:p>
                        <w:pPr>
                          <w:spacing w:before="0" w:after="160" w:line="259" w:lineRule="auto"/>
                          <w:ind w:left="0" w:firstLine="0"/>
                          <w:jc w:val="left"/>
                        </w:pPr>
                        <w:r>
                          <w:rPr>
                            <w:rFonts w:cs="Arial" w:hAnsi="Arial" w:eastAsia="Arial" w:ascii="Arial"/>
                            <w:color w:val="4d4d4d"/>
                            <w:sz w:val="17"/>
                          </w:rPr>
                          <w:t xml:space="preserve">1.25</w:t>
                        </w:r>
                      </w:p>
                    </w:txbxContent>
                  </v:textbox>
                </v:rect>
                <v:rect id="Rectangle 8577" style="position:absolute;width:4803;height:1643;left:13374;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578" style="position:absolute;width:3043;height:1643;left:17357;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587" style="position:absolute;width:987;height:1643;left:327;top:11805;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8" style="position:absolute;width:987;height:1643;left:2586;top:12191;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589" style="position:absolute;width:888;height:1643;left:2636;top:1135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590" style="position:absolute;width:0;height:1658;left:1769;top:11848;" coordsize="0,165875" path="m0,165875l0,0">
                  <v:stroke weight="0.717112pt" endcap="round" joinstyle="round" on="true" color="#000000"/>
                  <v:fill on="false" color="#000000" opacity="0"/>
                </v:shape>
                <v:rect id="Rectangle 8591" style="position:absolute;width:10223;height:1643;left:-3142;top:591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rate</w:t>
                        </w:r>
                      </w:p>
                    </w:txbxContent>
                  </v:textbox>
                </v:rect>
                <v:shape id="Shape 8595" style="position:absolute;width:21426;height:0;left:36235;top:13953;" coordsize="2142652,0" path="m0,0l2142652,0">
                  <v:stroke weight="1.02308pt" endcap="flat" joinstyle="round" on="true" color="#f1f1f1"/>
                  <v:fill on="false" color="#000000" opacity="0"/>
                </v:shape>
                <v:shape id="Shape 8596" style="position:absolute;width:21426;height:0;left:36235;top:8821;" coordsize="2142652,0" path="m0,0l2142652,0">
                  <v:stroke weight="1.02308pt" endcap="flat" joinstyle="round" on="true" color="#f1f1f1"/>
                  <v:fill on="false" color="#000000" opacity="0"/>
                </v:shape>
                <v:shape id="Shape 8597" style="position:absolute;width:21426;height:0;left:36235;top:3690;" coordsize="2142652,0" path="m0,0l2142652,0">
                  <v:stroke weight="1.02308pt" endcap="flat" joinstyle="round" on="true" color="#f1f1f1"/>
                  <v:fill on="false" color="#000000" opacity="0"/>
                </v:shape>
                <v:shape id="Shape 8598" style="position:absolute;width:0;height:17772;left:39030;top:0;" coordsize="0,1777265" path="m0,1777265l0,0">
                  <v:stroke weight="1.02308pt" endcap="flat" joinstyle="round" on="true" color="#f1f1f1"/>
                  <v:fill on="false" color="#000000" opacity="0"/>
                </v:shape>
                <v:shape id="Shape 8599" style="position:absolute;width:0;height:17772;left:44794;top:0;" coordsize="0,1777265" path="m0,1777265l0,0">
                  <v:stroke weight="1.02308pt" endcap="flat" joinstyle="round" on="true" color="#f1f1f1"/>
                  <v:fill on="false" color="#000000" opacity="0"/>
                </v:shape>
                <v:shape id="Shape 8600" style="position:absolute;width:0;height:17772;left:50558;top:0;" coordsize="0,1777265" path="m0,1777265l0,0">
                  <v:stroke weight="1.02308pt" endcap="flat" joinstyle="round" on="true" color="#f1f1f1"/>
                  <v:fill on="false" color="#000000" opacity="0"/>
                </v:shape>
                <v:shape id="Shape 8601" style="position:absolute;width:0;height:17772;left:56323;top:0;" coordsize="0,1777265" path="m0,1777265l0,0">
                  <v:stroke weight="1.02308pt" endcap="flat" joinstyle="round" on="true" color="#f1f1f1"/>
                  <v:fill on="false" color="#000000" opacity="0"/>
                </v:shape>
                <v:shape id="Shape 8602" style="position:absolute;width:19478;height:16156;left:37209;top:807;" coordsize="1947876,1615640" path="m1947876,0l1947876,1481580l1928204,1480123l1908532,1475388l1888860,1466159l1869189,1451830l1849517,1432522l1829845,1408358l1810173,1379214l1790501,1345699l1770830,1308662l1751158,1269683l1731486,1230461l1711814,1192939l1692142,1158695l1672470,1129187l1652798,1105266l1633127,1086929l1613455,1073572l1593783,1063858l1574111,1056086l1554439,1049043l1534767,1041393l1514974,1032649l1495302,1022935l1475631,1013099l1455959,1004356l1436287,998649l1416615,997921l1396943,1003264l1377271,1013585l1357600,1027307l1337928,1043214l1318256,1060093l1298584,1078186l1278912,1098101l1259240,1121173l1239569,1148495l1219897,1180796l1200225,1217103l1180553,1255597l1160881,1294576l1141209,1332220l1121537,1365978l1101866,1395121l1082194,1419651l1062522,1441144l1042850,1461180l1023178,1481459l1003507,1502345l983835,1522624l964163,1540960l944491,1556382l924819,1568161l905147,1576904l885475,1583825l865804,1590383l846132,1597304l826460,1604226l806667,1610540l786995,1614669l767323,1615640l747651,1612847l727980,1606290l708308,1596575l688636,1584918l668964,1573018l649292,1561482l629620,1550067l609948,1538774l590277,1527238l570605,1514488l550933,1498702l531261,1478909l511589,1454744l491917,1427301l472246,1398400l452574,1369864l432902,1343270l413230,1319106l393558,1296762l373886,1275147l354215,1252683l334543,1228882l314871,1203868l295199,1178731l275527,1155173l255855,1136109l236184,1124330l216512,1122387l196840,1131009l177168,1148373l157496,1170838l137825,1195124l118153,1217832l98481,1236411l78687,1250133l59016,1258755l39344,1263612l19672,1265555l0,1266162l0,94352l19672,95445l39344,99209l59016,108074l78687,124467l98481,151061l118153,188583l137825,236669l157496,293134l177168,354093l196840,415537l216512,472731l236184,522639l255855,564411l275527,600112l295199,631684l314871,661314l334543,690335l354215,719115l373886,747773l393558,775580l413230,801324l432902,823909l452574,842853l472246,858639l491917,873211l511589,888754l531261,906847l550933,928219l570605,952384l590277,977763l609948,1002292l629620,1023907l649292,1042243l668964,1056693l688636,1066893l708308,1072965l727980,1076365l747651,1078065l767323,1079037l786995,1079279l806667,1078672l826460,1076122l846132,1070901l865804,1062522l885475,1050986l905147,1037386l924819,1023542l944491,1010306l964163,998163l983835,985899l1003507,972420l1023178,955662l1042850,934169l1062522,907454l1082194,877096l1101866,844674l1121537,811766l1141209,778980l1160881,746558l1180553,713650l1200225,679771l1219897,644070l1239569,606063l1259240,566476l1278912,527011l1298584,490217l1318256,458402l1337928,433023l1357600,414444l1377271,401815l1396943,393437l1416615,387001l1436287,380565l1455959,373401l1475631,366722l1495302,361500l1514974,358465l1534767,357614l1554439,358586l1574111,360286l1593783,361257l1613455,359800l1633127,354093l1652798,342921l1672470,325314l1692142,301271l1711814,271762l1731486,238126l1751158,201940l1770830,165510l1790501,130539l1810173,98480l1829845,70552l1849517,47358l1869189,28779l1888860,14936l1908532,5950l1928204,1457l1947876,0x">
                  <v:stroke weight="0pt" endcap="flat" joinstyle="round" on="false" color="#000000" opacity="0"/>
                  <v:fill on="true" color="#333333" opacity="0.2"/>
                </v:shape>
                <v:shape id="Shape 8603" style="position:absolute;width:19478;height:6670;left:37209;top:7610;" coordsize="1947876,667021" path="m0,0l19672,243l39344,1093l59016,3157l78687,7043l98481,13479l118153,22951l137825,35701l157496,51730l177168,70915l196840,93016l216512,117302l236184,143167l255855,170003l275527,197325l295199,224890l314871,252333l334543,279291l354215,305642l373886,331142l393558,355914l413230,379958l432902,403394l452574,426102l472246,448202l491917,470059l511589,491553l531261,512560l550933,533204l570605,553118l590277,572305l609948,590276l629620,606791l649292,621606l668964,634599l688636,645649l708308,654513l727980,661071l747651,665199l767323,667021l786995,666778l806667,664349l826460,659978l846132,653785l865804,646134l885475,637149l905147,626949l924819,615534l944491,603026l964163,589305l983835,574004l1003507,557126l1023178,538304l1042850,517417l1062522,493981l1082194,468116l1101866,439581l1121537,408615l1141209,375343l1160881,340371l1180553,304428l1200225,268119l1219897,232176l1239569,197083l1259240,163568l1278912,132360l1298584,103945l1318256,79052l1337928,57801l1357600,40679l1377271,27443l1396943,18093l1416615,12264l1436287,9350l1455959,8621l1475631,9593l1495302,12021l1514974,15300l1534767,19307l1554439,23557l1574111,27929l1593783,32301l1613455,36429l1633127,40315l1652798,43836l1672470,46994l1692142,49786l1711814,52094l1731486,54037l1751158,55615l1770830,56829l1790501,57801l1810173,58651l1829845,59258l1849517,59744l1869189,59987l1888860,60351l1908532,60473l1928204,60473l1947876,60594">
                  <v:stroke weight="1.02308pt" endcap="flat" joinstyle="round" on="true" color="#000000"/>
                  <v:fill on="false" color="#000000" opacity="0"/>
                </v:shape>
                <v:shape id="Shape 8604" style="position:absolute;width:6886;height:2636;left:41538;top:11644;" coordsize="688635,263627" path="m0,0l19672,22708l39343,44808l59015,66665l78687,88159l98359,109166l118031,129810l137703,149724l157375,168911l177046,186882l196718,203397l216390,218211l236062,231205l255734,242255l275405,251119l295077,257677l314749,261805l334421,263627l354093,263384l373765,260955l393558,256584l413230,250391l432901,242740l452573,233755l472245,223555l491917,212140l511589,199632l531261,185911l550933,170610l570604,153732l590276,134910l609948,114023l629620,90587l649292,64722l668963,36187l688635,5221">
                  <v:stroke weight="3.05968pt" endcap="flat" joinstyle="round" on="true" color="#f4df4e"/>
                  <v:fill on="false" color="#000000" opacity="0"/>
                </v:shape>
                <v:shape id="Shape 8605" style="position:absolute;width:21426;height:0;left:36235;top:8821;" coordsize="2142652,0" path="m0,0l2142652,0">
                  <v:stroke weight="1.02308pt" endcap="flat" dashstyle="1 2.99065" joinstyle="round" on="true" color="#000000"/>
                  <v:fill on="false" color="#000000" opacity="0"/>
                </v:shape>
                <v:shape id="Shape 8606" style="position:absolute;width:0;height:17772;left:36235;top:0;" coordsize="0,1777265" path="m0,1777265l0,0">
                  <v:stroke weight="1.02308pt" endcap="flat" joinstyle="round" on="true" color="#000000"/>
                  <v:fill on="false" color="#000000" opacity="0"/>
                </v:shape>
                <v:rect id="Rectangle 8607" style="position:absolute;width:2869;height:1344;left:33480;top:13561;"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08" style="position:absolute;width:2020;height:1344;left:34118;top:842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09" style="position:absolute;width:2020;height:1344;left:34118;top:329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shape id="Shape 8610" style="position:absolute;width:332;height:0;left:35903;top:13953;" coordsize="33272,0" path="m0,0l33272,0">
                  <v:stroke weight="1.02308pt" endcap="flat" joinstyle="round" on="true" color="#333333"/>
                  <v:fill on="false" color="#000000" opacity="0"/>
                </v:shape>
                <v:shape id="Shape 8611" style="position:absolute;width:332;height:0;left:35903;top:8821;" coordsize="33272,0" path="m0,0l33272,0">
                  <v:stroke weight="1.02308pt" endcap="flat" joinstyle="round" on="true" color="#333333"/>
                  <v:fill on="false" color="#000000" opacity="0"/>
                </v:shape>
                <v:shape id="Shape 8612" style="position:absolute;width:332;height:0;left:35903;top:3690;" coordsize="33272,0" path="m0,0l33272,0">
                  <v:stroke weight="1.02308pt" endcap="flat" joinstyle="round" on="true" color="#333333"/>
                  <v:fill on="false" color="#000000" opacity="0"/>
                </v:shape>
                <v:shape id="Shape 8613" style="position:absolute;width:21426;height:0;left:36235;top:17772;" coordsize="2142652,0" path="m0,0l2142652,0">
                  <v:stroke weight="1.02308pt" endcap="flat" joinstyle="round" on="true" color="#000000"/>
                  <v:fill on="false" color="#000000" opacity="0"/>
                </v:shape>
                <v:shape id="Shape 8614" style="position:absolute;width:0;height:332;left:39030;top:17772;" coordsize="0,33272" path="m0,33272l0,0">
                  <v:stroke weight="1.02308pt" endcap="flat" joinstyle="round" on="true" color="#333333"/>
                  <v:fill on="false" color="#000000" opacity="0"/>
                </v:shape>
                <v:shape id="Shape 8615" style="position:absolute;width:0;height:332;left:44794;top:17772;" coordsize="0,33272" path="m0,33272l0,0">
                  <v:stroke weight="1.02308pt" endcap="flat" joinstyle="round" on="true" color="#333333"/>
                  <v:fill on="false" color="#000000" opacity="0"/>
                </v:shape>
                <v:shape id="Shape 8616" style="position:absolute;width:0;height:332;left:50558;top:17772;" coordsize="0,33272" path="m0,33272l0,0">
                  <v:stroke weight="1.02308pt" endcap="flat" joinstyle="round" on="true" color="#333333"/>
                  <v:fill on="false" color="#000000" opacity="0"/>
                </v:shape>
                <v:shape id="Shape 8617" style="position:absolute;width:0;height:332;left:56323;top:17772;" coordsize="0,33272" path="m0,33272l0,0">
                  <v:stroke weight="1.02308pt" endcap="flat" joinstyle="round" on="true" color="#333333"/>
                  <v:fill on="false" color="#000000" opacity="0"/>
                </v:shape>
                <v:rect id="Rectangle 8618" style="position:absolute;width:2020;height:1344;left:38271;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19" style="position:absolute;width:2020;height:1344;left:44035;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20" style="position:absolute;width:2020;height:1344;left:49799;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21" style="position:absolute;width:2020;height:1344;left:55564;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22" style="position:absolute;width:4803;height:1643;left:43628;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23" style="position:absolute;width:3043;height:1643;left:4761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32" style="position:absolute;width:987;height:1643;left:29944;top:1486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3" style="position:absolute;width:987;height:1643;left:32202;top:1525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34" style="position:absolute;width:888;height:1643;left:32251;top:1441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35" style="position:absolute;width:0;height:1658;left:31386;top:14906;" coordsize="0,165875" path="m0,165875l0,0">
                  <v:stroke weight="0.717112pt" endcap="round" joinstyle="round" on="true" color="#000000"/>
                  <v:fill on="false" color="#000000" opacity="0"/>
                </v:shape>
                <v:rect id="Rectangle 8636" style="position:absolute;width:18362;height:1643;left:22403;top:4904;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Assimilation efficiency</w:t>
                        </w:r>
                      </w:p>
                    </w:txbxContent>
                  </v:textbox>
                </v:rect>
              </v:group>
            </w:pict>
          </mc:Fallback>
        </mc:AlternateContent>
      </w:r>
    </w:p>
    <w:p w14:paraId="758D9E82" w14:textId="77777777" w:rsidR="007015D6" w:rsidRDefault="00350D12">
      <w:pPr>
        <w:tabs>
          <w:tab w:val="center" w:pos="2977"/>
          <w:tab w:val="center" w:pos="7741"/>
        </w:tabs>
        <w:spacing w:after="329" w:line="265" w:lineRule="auto"/>
        <w:ind w:left="0" w:firstLine="0"/>
        <w:jc w:val="left"/>
      </w:pPr>
      <w:r>
        <w:rPr>
          <w:sz w:val="22"/>
        </w:rPr>
        <w:tab/>
      </w: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r>
        <w:rPr>
          <w:rFonts w:ascii="Arial" w:eastAsia="Arial" w:hAnsi="Arial" w:cs="Arial"/>
          <w:sz w:val="21"/>
        </w:rPr>
        <w:tab/>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506D6DD" w14:textId="77777777" w:rsidR="007015D6" w:rsidRDefault="00350D12">
      <w:pPr>
        <w:pStyle w:val="Titre2"/>
        <w:tabs>
          <w:tab w:val="center" w:pos="279"/>
          <w:tab w:val="center" w:pos="4993"/>
        </w:tabs>
        <w:spacing w:after="3" w:line="259" w:lineRule="auto"/>
        <w:ind w:left="0" w:firstLine="0"/>
        <w:jc w:val="left"/>
      </w:pPr>
      <w:r>
        <w:rPr>
          <w:b w:val="0"/>
          <w:sz w:val="22"/>
        </w:rPr>
        <w:tab/>
      </w:r>
      <w:r>
        <w:rPr>
          <w:rFonts w:ascii="Arial" w:eastAsia="Arial" w:hAnsi="Arial" w:cs="Arial"/>
          <w:b w:val="0"/>
          <w:sz w:val="25"/>
        </w:rPr>
        <w:t>c</w:t>
      </w:r>
      <w:r>
        <w:rPr>
          <w:rFonts w:ascii="Arial" w:eastAsia="Arial" w:hAnsi="Arial" w:cs="Arial"/>
          <w:b w:val="0"/>
          <w:sz w:val="25"/>
        </w:rPr>
        <w:tab/>
        <w:t>d</w:t>
      </w:r>
    </w:p>
    <w:p w14:paraId="026DC869" w14:textId="77777777" w:rsidR="007015D6" w:rsidRDefault="00350D12">
      <w:pPr>
        <w:spacing w:after="60" w:line="259" w:lineRule="auto"/>
        <w:ind w:left="348" w:firstLine="0"/>
        <w:jc w:val="left"/>
      </w:pPr>
      <w:r>
        <w:rPr>
          <w:noProof/>
          <w:sz w:val="22"/>
          <w:lang w:val="en-US" w:eastAsia="en-US"/>
        </w:rPr>
        <mc:AlternateContent>
          <mc:Choice Requires="wpg">
            <w:drawing>
              <wp:inline distT="0" distB="0" distL="0" distR="0" wp14:anchorId="1D6E5D0B" wp14:editId="2DF42D90">
                <wp:extent cx="5766251" cy="2096471"/>
                <wp:effectExtent l="0" t="0" r="0" b="0"/>
                <wp:docPr id="106128" name="Group 106128"/>
                <wp:cNvGraphicFramePr/>
                <a:graphic xmlns:a="http://schemas.openxmlformats.org/drawingml/2006/main">
                  <a:graphicData uri="http://schemas.microsoft.com/office/word/2010/wordprocessingGroup">
                    <wpg:wgp>
                      <wpg:cNvGrpSpPr/>
                      <wpg:grpSpPr>
                        <a:xfrm>
                          <a:off x="0" y="0"/>
                          <a:ext cx="5766251" cy="2096471"/>
                          <a:chOff x="0" y="0"/>
                          <a:chExt cx="5766251" cy="2096471"/>
                        </a:xfrm>
                      </wpg:grpSpPr>
                      <wps:wsp>
                        <wps:cNvPr id="8640" name="Shape 8640"/>
                        <wps:cNvSpPr/>
                        <wps:spPr>
                          <a:xfrm>
                            <a:off x="598145" y="1228154"/>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1" name="Shape 8641"/>
                        <wps:cNvSpPr/>
                        <wps:spPr>
                          <a:xfrm>
                            <a:off x="598145" y="64601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2" name="Shape 8642"/>
                        <wps:cNvSpPr/>
                        <wps:spPr>
                          <a:xfrm>
                            <a:off x="598145" y="63873"/>
                            <a:ext cx="2174587" cy="0"/>
                          </a:xfrm>
                          <a:custGeom>
                            <a:avLst/>
                            <a:gdLst/>
                            <a:ahLst/>
                            <a:cxnLst/>
                            <a:rect l="0" t="0" r="0" b="0"/>
                            <a:pathLst>
                              <a:path w="2174587">
                                <a:moveTo>
                                  <a:pt x="0" y="0"/>
                                </a:moveTo>
                                <a:lnTo>
                                  <a:pt x="2174587"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3" name="Shape 8643"/>
                        <wps:cNvSpPr/>
                        <wps:spPr>
                          <a:xfrm>
                            <a:off x="881808"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4" name="Shape 8644"/>
                        <wps:cNvSpPr/>
                        <wps:spPr>
                          <a:xfrm>
                            <a:off x="146674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5" name="Shape 8645"/>
                        <wps:cNvSpPr/>
                        <wps:spPr>
                          <a:xfrm>
                            <a:off x="2051796"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6" name="Shape 8646"/>
                        <wps:cNvSpPr/>
                        <wps:spPr>
                          <a:xfrm>
                            <a:off x="2636851"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47" name="Shape 8647"/>
                        <wps:cNvSpPr/>
                        <wps:spPr>
                          <a:xfrm>
                            <a:off x="696990" y="80752"/>
                            <a:ext cx="1976898" cy="1615640"/>
                          </a:xfrm>
                          <a:custGeom>
                            <a:avLst/>
                            <a:gdLst/>
                            <a:ahLst/>
                            <a:cxnLst/>
                            <a:rect l="0" t="0" r="0" b="0"/>
                            <a:pathLst>
                              <a:path w="1976898" h="1615640">
                                <a:moveTo>
                                  <a:pt x="0" y="0"/>
                                </a:moveTo>
                                <a:lnTo>
                                  <a:pt x="20036" y="31329"/>
                                </a:lnTo>
                                <a:lnTo>
                                  <a:pt x="39951" y="60230"/>
                                </a:lnTo>
                                <a:lnTo>
                                  <a:pt x="59987" y="87430"/>
                                </a:lnTo>
                                <a:lnTo>
                                  <a:pt x="79902" y="113781"/>
                                </a:lnTo>
                                <a:lnTo>
                                  <a:pt x="99938" y="139889"/>
                                </a:lnTo>
                                <a:lnTo>
                                  <a:pt x="119852" y="166604"/>
                                </a:lnTo>
                                <a:lnTo>
                                  <a:pt x="139889" y="194411"/>
                                </a:lnTo>
                                <a:lnTo>
                                  <a:pt x="159803" y="223919"/>
                                </a:lnTo>
                                <a:lnTo>
                                  <a:pt x="179718" y="255370"/>
                                </a:lnTo>
                                <a:lnTo>
                                  <a:pt x="199754" y="288885"/>
                                </a:lnTo>
                                <a:lnTo>
                                  <a:pt x="219669" y="324343"/>
                                </a:lnTo>
                                <a:lnTo>
                                  <a:pt x="239705" y="361014"/>
                                </a:lnTo>
                                <a:lnTo>
                                  <a:pt x="259620" y="396959"/>
                                </a:lnTo>
                                <a:lnTo>
                                  <a:pt x="279656" y="428409"/>
                                </a:lnTo>
                                <a:lnTo>
                                  <a:pt x="299570" y="450145"/>
                                </a:lnTo>
                                <a:lnTo>
                                  <a:pt x="319607" y="463381"/>
                                </a:lnTo>
                                <a:lnTo>
                                  <a:pt x="339521" y="472974"/>
                                </a:lnTo>
                                <a:lnTo>
                                  <a:pt x="359436" y="484025"/>
                                </a:lnTo>
                                <a:lnTo>
                                  <a:pt x="379472" y="499689"/>
                                </a:lnTo>
                                <a:lnTo>
                                  <a:pt x="399387" y="521668"/>
                                </a:lnTo>
                                <a:lnTo>
                                  <a:pt x="419423" y="551055"/>
                                </a:lnTo>
                                <a:lnTo>
                                  <a:pt x="439338" y="588333"/>
                                </a:lnTo>
                                <a:lnTo>
                                  <a:pt x="459374" y="633627"/>
                                </a:lnTo>
                                <a:lnTo>
                                  <a:pt x="479288" y="686936"/>
                                </a:lnTo>
                                <a:lnTo>
                                  <a:pt x="499203" y="747773"/>
                                </a:lnTo>
                                <a:lnTo>
                                  <a:pt x="519239" y="815288"/>
                                </a:lnTo>
                                <a:lnTo>
                                  <a:pt x="539154" y="887904"/>
                                </a:lnTo>
                                <a:lnTo>
                                  <a:pt x="559190" y="962099"/>
                                </a:lnTo>
                                <a:lnTo>
                                  <a:pt x="579105" y="1029736"/>
                                </a:lnTo>
                                <a:lnTo>
                                  <a:pt x="599141" y="1083165"/>
                                </a:lnTo>
                                <a:lnTo>
                                  <a:pt x="619055" y="1126151"/>
                                </a:lnTo>
                                <a:lnTo>
                                  <a:pt x="639092" y="1162217"/>
                                </a:lnTo>
                                <a:lnTo>
                                  <a:pt x="659007" y="1193668"/>
                                </a:lnTo>
                                <a:lnTo>
                                  <a:pt x="678921" y="1221839"/>
                                </a:lnTo>
                                <a:lnTo>
                                  <a:pt x="698957" y="1247340"/>
                                </a:lnTo>
                                <a:lnTo>
                                  <a:pt x="718872" y="1270776"/>
                                </a:lnTo>
                                <a:lnTo>
                                  <a:pt x="738908" y="1291905"/>
                                </a:lnTo>
                                <a:lnTo>
                                  <a:pt x="758823" y="1310970"/>
                                </a:lnTo>
                                <a:lnTo>
                                  <a:pt x="778859" y="1327484"/>
                                </a:lnTo>
                                <a:lnTo>
                                  <a:pt x="798774" y="1340842"/>
                                </a:lnTo>
                                <a:lnTo>
                                  <a:pt x="818810" y="1349585"/>
                                </a:lnTo>
                                <a:lnTo>
                                  <a:pt x="838724" y="1350921"/>
                                </a:lnTo>
                                <a:lnTo>
                                  <a:pt x="858639" y="1341692"/>
                                </a:lnTo>
                                <a:lnTo>
                                  <a:pt x="878675" y="1324570"/>
                                </a:lnTo>
                                <a:lnTo>
                                  <a:pt x="898590" y="1303562"/>
                                </a:lnTo>
                                <a:lnTo>
                                  <a:pt x="918626" y="1281948"/>
                                </a:lnTo>
                                <a:lnTo>
                                  <a:pt x="938541" y="1261669"/>
                                </a:lnTo>
                                <a:lnTo>
                                  <a:pt x="958577" y="1244061"/>
                                </a:lnTo>
                                <a:lnTo>
                                  <a:pt x="978492" y="1229611"/>
                                </a:lnTo>
                                <a:lnTo>
                                  <a:pt x="998406" y="1218925"/>
                                </a:lnTo>
                                <a:lnTo>
                                  <a:pt x="1018442" y="1212004"/>
                                </a:lnTo>
                                <a:lnTo>
                                  <a:pt x="1038357" y="1208846"/>
                                </a:lnTo>
                                <a:lnTo>
                                  <a:pt x="1058393" y="1208968"/>
                                </a:lnTo>
                                <a:lnTo>
                                  <a:pt x="1078308" y="1212004"/>
                                </a:lnTo>
                                <a:lnTo>
                                  <a:pt x="1098344" y="1216861"/>
                                </a:lnTo>
                                <a:lnTo>
                                  <a:pt x="1118259" y="1221839"/>
                                </a:lnTo>
                                <a:lnTo>
                                  <a:pt x="1138295" y="1223783"/>
                                </a:lnTo>
                                <a:lnTo>
                                  <a:pt x="1158210" y="1219411"/>
                                </a:lnTo>
                                <a:lnTo>
                                  <a:pt x="1178124" y="1210425"/>
                                </a:lnTo>
                                <a:lnTo>
                                  <a:pt x="1198160" y="1199132"/>
                                </a:lnTo>
                                <a:lnTo>
                                  <a:pt x="1218075" y="1186989"/>
                                </a:lnTo>
                                <a:lnTo>
                                  <a:pt x="1238111" y="1175210"/>
                                </a:lnTo>
                                <a:lnTo>
                                  <a:pt x="1258026" y="1164281"/>
                                </a:lnTo>
                                <a:lnTo>
                                  <a:pt x="1278062" y="1154567"/>
                                </a:lnTo>
                                <a:lnTo>
                                  <a:pt x="1297977" y="1146067"/>
                                </a:lnTo>
                                <a:lnTo>
                                  <a:pt x="1318013" y="1138902"/>
                                </a:lnTo>
                                <a:lnTo>
                                  <a:pt x="1337927" y="1132588"/>
                                </a:lnTo>
                                <a:lnTo>
                                  <a:pt x="1357842" y="1126759"/>
                                </a:lnTo>
                                <a:lnTo>
                                  <a:pt x="1377878" y="1120566"/>
                                </a:lnTo>
                                <a:lnTo>
                                  <a:pt x="1397793" y="1112916"/>
                                </a:lnTo>
                                <a:lnTo>
                                  <a:pt x="1417829" y="1102109"/>
                                </a:lnTo>
                                <a:lnTo>
                                  <a:pt x="1437744" y="1088022"/>
                                </a:lnTo>
                                <a:lnTo>
                                  <a:pt x="1457780" y="1072115"/>
                                </a:lnTo>
                                <a:lnTo>
                                  <a:pt x="1477695" y="1055601"/>
                                </a:lnTo>
                                <a:lnTo>
                                  <a:pt x="1497731" y="1039329"/>
                                </a:lnTo>
                                <a:lnTo>
                                  <a:pt x="1517645" y="1023907"/>
                                </a:lnTo>
                                <a:lnTo>
                                  <a:pt x="1537560" y="1009700"/>
                                </a:lnTo>
                                <a:lnTo>
                                  <a:pt x="1557596" y="996828"/>
                                </a:lnTo>
                                <a:lnTo>
                                  <a:pt x="1577511" y="985292"/>
                                </a:lnTo>
                                <a:lnTo>
                                  <a:pt x="1597547" y="974849"/>
                                </a:lnTo>
                                <a:lnTo>
                                  <a:pt x="1617462" y="965377"/>
                                </a:lnTo>
                                <a:lnTo>
                                  <a:pt x="1637498" y="956391"/>
                                </a:lnTo>
                                <a:lnTo>
                                  <a:pt x="1657413" y="947527"/>
                                </a:lnTo>
                                <a:lnTo>
                                  <a:pt x="1677327" y="938177"/>
                                </a:lnTo>
                                <a:lnTo>
                                  <a:pt x="1697363" y="927733"/>
                                </a:lnTo>
                                <a:lnTo>
                                  <a:pt x="1717278" y="915955"/>
                                </a:lnTo>
                                <a:lnTo>
                                  <a:pt x="1737314" y="903205"/>
                                </a:lnTo>
                                <a:lnTo>
                                  <a:pt x="1757229" y="890090"/>
                                </a:lnTo>
                                <a:lnTo>
                                  <a:pt x="1777265" y="877097"/>
                                </a:lnTo>
                                <a:lnTo>
                                  <a:pt x="1797180" y="864589"/>
                                </a:lnTo>
                                <a:lnTo>
                                  <a:pt x="1817216" y="852689"/>
                                </a:lnTo>
                                <a:lnTo>
                                  <a:pt x="1837130" y="841518"/>
                                </a:lnTo>
                                <a:lnTo>
                                  <a:pt x="1857045" y="831074"/>
                                </a:lnTo>
                                <a:lnTo>
                                  <a:pt x="1877081" y="821360"/>
                                </a:lnTo>
                                <a:lnTo>
                                  <a:pt x="1896996" y="812374"/>
                                </a:lnTo>
                                <a:lnTo>
                                  <a:pt x="1917032" y="803995"/>
                                </a:lnTo>
                                <a:lnTo>
                                  <a:pt x="1936947" y="796102"/>
                                </a:lnTo>
                                <a:lnTo>
                                  <a:pt x="1956983" y="788452"/>
                                </a:lnTo>
                                <a:lnTo>
                                  <a:pt x="1976898" y="780802"/>
                                </a:lnTo>
                                <a:lnTo>
                                  <a:pt x="1976898" y="1458509"/>
                                </a:lnTo>
                                <a:lnTo>
                                  <a:pt x="1956983" y="1450251"/>
                                </a:lnTo>
                                <a:lnTo>
                                  <a:pt x="1936947" y="1442237"/>
                                </a:lnTo>
                                <a:lnTo>
                                  <a:pt x="1917032" y="1434223"/>
                                </a:lnTo>
                                <a:lnTo>
                                  <a:pt x="1896996" y="1426087"/>
                                </a:lnTo>
                                <a:lnTo>
                                  <a:pt x="1877081" y="1417707"/>
                                </a:lnTo>
                                <a:lnTo>
                                  <a:pt x="1857045" y="1408964"/>
                                </a:lnTo>
                                <a:lnTo>
                                  <a:pt x="1837130" y="1399736"/>
                                </a:lnTo>
                                <a:lnTo>
                                  <a:pt x="1817216" y="1390143"/>
                                </a:lnTo>
                                <a:lnTo>
                                  <a:pt x="1797180" y="1380186"/>
                                </a:lnTo>
                                <a:lnTo>
                                  <a:pt x="1777265" y="1369864"/>
                                </a:lnTo>
                                <a:lnTo>
                                  <a:pt x="1757229" y="1359421"/>
                                </a:lnTo>
                                <a:lnTo>
                                  <a:pt x="1737314" y="1349099"/>
                                </a:lnTo>
                                <a:lnTo>
                                  <a:pt x="1717278" y="1339506"/>
                                </a:lnTo>
                                <a:lnTo>
                                  <a:pt x="1697363" y="1331127"/>
                                </a:lnTo>
                                <a:lnTo>
                                  <a:pt x="1677327" y="1325056"/>
                                </a:lnTo>
                                <a:lnTo>
                                  <a:pt x="1657413" y="1321413"/>
                                </a:lnTo>
                                <a:lnTo>
                                  <a:pt x="1637498" y="1319592"/>
                                </a:lnTo>
                                <a:lnTo>
                                  <a:pt x="1617462" y="1318985"/>
                                </a:lnTo>
                                <a:lnTo>
                                  <a:pt x="1597547" y="1319349"/>
                                </a:lnTo>
                                <a:lnTo>
                                  <a:pt x="1577511" y="1320320"/>
                                </a:lnTo>
                                <a:lnTo>
                                  <a:pt x="1557596" y="1321413"/>
                                </a:lnTo>
                                <a:lnTo>
                                  <a:pt x="1537560" y="1322627"/>
                                </a:lnTo>
                                <a:lnTo>
                                  <a:pt x="1517645" y="1323963"/>
                                </a:lnTo>
                                <a:lnTo>
                                  <a:pt x="1497731" y="1325420"/>
                                </a:lnTo>
                                <a:lnTo>
                                  <a:pt x="1477695" y="1327363"/>
                                </a:lnTo>
                                <a:lnTo>
                                  <a:pt x="1457780" y="1330520"/>
                                </a:lnTo>
                                <a:lnTo>
                                  <a:pt x="1437744" y="1335742"/>
                                </a:lnTo>
                                <a:lnTo>
                                  <a:pt x="1417829" y="1344120"/>
                                </a:lnTo>
                                <a:lnTo>
                                  <a:pt x="1397793" y="1356506"/>
                                </a:lnTo>
                                <a:lnTo>
                                  <a:pt x="1377878" y="1370835"/>
                                </a:lnTo>
                                <a:lnTo>
                                  <a:pt x="1357842" y="1385286"/>
                                </a:lnTo>
                                <a:lnTo>
                                  <a:pt x="1337927" y="1398764"/>
                                </a:lnTo>
                                <a:lnTo>
                                  <a:pt x="1318013" y="1410543"/>
                                </a:lnTo>
                                <a:lnTo>
                                  <a:pt x="1297977" y="1420137"/>
                                </a:lnTo>
                                <a:lnTo>
                                  <a:pt x="1278062" y="1427180"/>
                                </a:lnTo>
                                <a:lnTo>
                                  <a:pt x="1258026" y="1431672"/>
                                </a:lnTo>
                                <a:lnTo>
                                  <a:pt x="1238111" y="1433615"/>
                                </a:lnTo>
                                <a:lnTo>
                                  <a:pt x="1218075" y="1433494"/>
                                </a:lnTo>
                                <a:lnTo>
                                  <a:pt x="1198160" y="1431672"/>
                                </a:lnTo>
                                <a:lnTo>
                                  <a:pt x="1178124" y="1429486"/>
                                </a:lnTo>
                                <a:lnTo>
                                  <a:pt x="1158210" y="1428273"/>
                                </a:lnTo>
                                <a:lnTo>
                                  <a:pt x="1138295" y="1430337"/>
                                </a:lnTo>
                                <a:lnTo>
                                  <a:pt x="1118259" y="1437987"/>
                                </a:lnTo>
                                <a:lnTo>
                                  <a:pt x="1098344" y="1450130"/>
                                </a:lnTo>
                                <a:lnTo>
                                  <a:pt x="1078308" y="1463973"/>
                                </a:lnTo>
                                <a:lnTo>
                                  <a:pt x="1058393" y="1477573"/>
                                </a:lnTo>
                                <a:lnTo>
                                  <a:pt x="1038357" y="1490202"/>
                                </a:lnTo>
                                <a:lnTo>
                                  <a:pt x="1018442" y="1501009"/>
                                </a:lnTo>
                                <a:lnTo>
                                  <a:pt x="998406" y="1509874"/>
                                </a:lnTo>
                                <a:lnTo>
                                  <a:pt x="978492" y="1516674"/>
                                </a:lnTo>
                                <a:lnTo>
                                  <a:pt x="958577" y="1521531"/>
                                </a:lnTo>
                                <a:lnTo>
                                  <a:pt x="938541" y="1524931"/>
                                </a:lnTo>
                                <a:lnTo>
                                  <a:pt x="918626" y="1527360"/>
                                </a:lnTo>
                                <a:lnTo>
                                  <a:pt x="898590" y="1530031"/>
                                </a:lnTo>
                                <a:lnTo>
                                  <a:pt x="878675" y="1535253"/>
                                </a:lnTo>
                                <a:lnTo>
                                  <a:pt x="858639" y="1545939"/>
                                </a:lnTo>
                                <a:lnTo>
                                  <a:pt x="838724" y="1565246"/>
                                </a:lnTo>
                                <a:lnTo>
                                  <a:pt x="818810" y="1586133"/>
                                </a:lnTo>
                                <a:lnTo>
                                  <a:pt x="798774" y="1603012"/>
                                </a:lnTo>
                                <a:lnTo>
                                  <a:pt x="778859" y="1613333"/>
                                </a:lnTo>
                                <a:lnTo>
                                  <a:pt x="758823" y="1615640"/>
                                </a:lnTo>
                                <a:lnTo>
                                  <a:pt x="738908" y="1609326"/>
                                </a:lnTo>
                                <a:lnTo>
                                  <a:pt x="718872" y="1593904"/>
                                </a:lnTo>
                                <a:lnTo>
                                  <a:pt x="698957" y="1569254"/>
                                </a:lnTo>
                                <a:lnTo>
                                  <a:pt x="678921" y="1535739"/>
                                </a:lnTo>
                                <a:lnTo>
                                  <a:pt x="659007" y="1493602"/>
                                </a:lnTo>
                                <a:lnTo>
                                  <a:pt x="639092" y="1443451"/>
                                </a:lnTo>
                                <a:lnTo>
                                  <a:pt x="619055" y="1386743"/>
                                </a:lnTo>
                                <a:lnTo>
                                  <a:pt x="599141" y="1325663"/>
                                </a:lnTo>
                                <a:lnTo>
                                  <a:pt x="579105" y="1263855"/>
                                </a:lnTo>
                                <a:lnTo>
                                  <a:pt x="559190" y="1205568"/>
                                </a:lnTo>
                                <a:lnTo>
                                  <a:pt x="539154" y="1156145"/>
                                </a:lnTo>
                                <a:lnTo>
                                  <a:pt x="519239" y="1112794"/>
                                </a:lnTo>
                                <a:lnTo>
                                  <a:pt x="499203" y="1072115"/>
                                </a:lnTo>
                                <a:lnTo>
                                  <a:pt x="479288" y="1032528"/>
                                </a:lnTo>
                                <a:lnTo>
                                  <a:pt x="459374" y="992942"/>
                                </a:lnTo>
                                <a:lnTo>
                                  <a:pt x="439338" y="953112"/>
                                </a:lnTo>
                                <a:lnTo>
                                  <a:pt x="419423" y="913040"/>
                                </a:lnTo>
                                <a:lnTo>
                                  <a:pt x="399387" y="872604"/>
                                </a:lnTo>
                                <a:lnTo>
                                  <a:pt x="379472" y="832653"/>
                                </a:lnTo>
                                <a:lnTo>
                                  <a:pt x="359436" y="793916"/>
                                </a:lnTo>
                                <a:lnTo>
                                  <a:pt x="339521" y="758337"/>
                                </a:lnTo>
                                <a:lnTo>
                                  <a:pt x="319607" y="729194"/>
                                </a:lnTo>
                                <a:lnTo>
                                  <a:pt x="299570" y="711100"/>
                                </a:lnTo>
                                <a:lnTo>
                                  <a:pt x="279656" y="709400"/>
                                </a:lnTo>
                                <a:lnTo>
                                  <a:pt x="259620" y="721422"/>
                                </a:lnTo>
                                <a:lnTo>
                                  <a:pt x="239705" y="739637"/>
                                </a:lnTo>
                                <a:lnTo>
                                  <a:pt x="219669" y="759916"/>
                                </a:lnTo>
                                <a:lnTo>
                                  <a:pt x="199754" y="780559"/>
                                </a:lnTo>
                                <a:lnTo>
                                  <a:pt x="179718" y="800716"/>
                                </a:lnTo>
                                <a:lnTo>
                                  <a:pt x="159803" y="820267"/>
                                </a:lnTo>
                                <a:lnTo>
                                  <a:pt x="139889" y="839332"/>
                                </a:lnTo>
                                <a:lnTo>
                                  <a:pt x="119852" y="858396"/>
                                </a:lnTo>
                                <a:lnTo>
                                  <a:pt x="99938" y="877704"/>
                                </a:lnTo>
                                <a:lnTo>
                                  <a:pt x="79902" y="897982"/>
                                </a:lnTo>
                                <a:lnTo>
                                  <a:pt x="59987" y="919840"/>
                                </a:lnTo>
                                <a:lnTo>
                                  <a:pt x="39951" y="944248"/>
                                </a:lnTo>
                                <a:lnTo>
                                  <a:pt x="20036" y="971691"/>
                                </a:lnTo>
                                <a:lnTo>
                                  <a:pt x="0" y="10031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48" name="Shape 8648"/>
                        <wps:cNvSpPr/>
                        <wps:spPr>
                          <a:xfrm>
                            <a:off x="696990" y="582262"/>
                            <a:ext cx="1976898" cy="970477"/>
                          </a:xfrm>
                          <a:custGeom>
                            <a:avLst/>
                            <a:gdLst/>
                            <a:ahLst/>
                            <a:cxnLst/>
                            <a:rect l="0" t="0" r="0" b="0"/>
                            <a:pathLst>
                              <a:path w="1976898" h="970477">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lnTo>
                                  <a:pt x="539154" y="520454"/>
                                </a:lnTo>
                                <a:lnTo>
                                  <a:pt x="559190" y="582383"/>
                                </a:lnTo>
                                <a:lnTo>
                                  <a:pt x="579105" y="645285"/>
                                </a:lnTo>
                                <a:lnTo>
                                  <a:pt x="599141" y="702964"/>
                                </a:lnTo>
                                <a:lnTo>
                                  <a:pt x="619055" y="754937"/>
                                </a:lnTo>
                                <a:lnTo>
                                  <a:pt x="639092" y="801323"/>
                                </a:lnTo>
                                <a:lnTo>
                                  <a:pt x="659007" y="842125"/>
                                </a:lnTo>
                                <a:lnTo>
                                  <a:pt x="678921" y="877218"/>
                                </a:lnTo>
                                <a:lnTo>
                                  <a:pt x="698957" y="906847"/>
                                </a:lnTo>
                                <a:lnTo>
                                  <a:pt x="718872" y="930769"/>
                                </a:lnTo>
                                <a:lnTo>
                                  <a:pt x="738908" y="949105"/>
                                </a:lnTo>
                                <a:lnTo>
                                  <a:pt x="758823" y="961855"/>
                                </a:lnTo>
                                <a:lnTo>
                                  <a:pt x="778859" y="968898"/>
                                </a:lnTo>
                                <a:lnTo>
                                  <a:pt x="798774" y="970477"/>
                                </a:lnTo>
                                <a:lnTo>
                                  <a:pt x="818810" y="966348"/>
                                </a:lnTo>
                                <a:lnTo>
                                  <a:pt x="838724" y="956512"/>
                                </a:lnTo>
                                <a:lnTo>
                                  <a:pt x="858639" y="942305"/>
                                </a:lnTo>
                                <a:lnTo>
                                  <a:pt x="878675" y="928340"/>
                                </a:lnTo>
                                <a:lnTo>
                                  <a:pt x="898590" y="915347"/>
                                </a:lnTo>
                                <a:lnTo>
                                  <a:pt x="918626" y="903083"/>
                                </a:lnTo>
                                <a:lnTo>
                                  <a:pt x="938541" y="891790"/>
                                </a:lnTo>
                                <a:lnTo>
                                  <a:pt x="958577" y="881346"/>
                                </a:lnTo>
                                <a:lnTo>
                                  <a:pt x="978492" y="871632"/>
                                </a:lnTo>
                                <a:lnTo>
                                  <a:pt x="998406" y="862889"/>
                                </a:lnTo>
                                <a:lnTo>
                                  <a:pt x="1018442" y="854996"/>
                                </a:lnTo>
                                <a:lnTo>
                                  <a:pt x="1038357" y="847953"/>
                                </a:lnTo>
                                <a:lnTo>
                                  <a:pt x="1058393" y="841760"/>
                                </a:lnTo>
                                <a:lnTo>
                                  <a:pt x="1078308" y="836417"/>
                                </a:lnTo>
                                <a:lnTo>
                                  <a:pt x="1098344" y="832045"/>
                                </a:lnTo>
                                <a:lnTo>
                                  <a:pt x="1118259" y="828402"/>
                                </a:lnTo>
                                <a:lnTo>
                                  <a:pt x="1138295" y="825609"/>
                                </a:lnTo>
                                <a:lnTo>
                                  <a:pt x="1158210" y="822331"/>
                                </a:lnTo>
                                <a:lnTo>
                                  <a:pt x="1178124" y="818445"/>
                                </a:lnTo>
                                <a:lnTo>
                                  <a:pt x="1198160" y="813952"/>
                                </a:lnTo>
                                <a:lnTo>
                                  <a:pt x="1218075" y="808731"/>
                                </a:lnTo>
                                <a:lnTo>
                                  <a:pt x="1238111" y="802902"/>
                                </a:lnTo>
                                <a:lnTo>
                                  <a:pt x="1258026" y="796466"/>
                                </a:lnTo>
                                <a:lnTo>
                                  <a:pt x="1278062" y="789301"/>
                                </a:lnTo>
                                <a:lnTo>
                                  <a:pt x="1297977" y="781652"/>
                                </a:lnTo>
                                <a:lnTo>
                                  <a:pt x="1318013" y="773151"/>
                                </a:lnTo>
                                <a:lnTo>
                                  <a:pt x="1337927" y="764166"/>
                                </a:lnTo>
                                <a:lnTo>
                                  <a:pt x="1357842" y="754451"/>
                                </a:lnTo>
                                <a:lnTo>
                                  <a:pt x="1377878" y="744130"/>
                                </a:lnTo>
                                <a:lnTo>
                                  <a:pt x="1397793" y="733200"/>
                                </a:lnTo>
                                <a:lnTo>
                                  <a:pt x="1417829" y="721665"/>
                                </a:lnTo>
                                <a:lnTo>
                                  <a:pt x="1437744" y="710371"/>
                                </a:lnTo>
                                <a:lnTo>
                                  <a:pt x="1457780" y="699807"/>
                                </a:lnTo>
                                <a:lnTo>
                                  <a:pt x="1477695" y="689971"/>
                                </a:lnTo>
                                <a:lnTo>
                                  <a:pt x="1497731" y="680864"/>
                                </a:lnTo>
                                <a:lnTo>
                                  <a:pt x="1517645" y="672364"/>
                                </a:lnTo>
                                <a:lnTo>
                                  <a:pt x="1537560" y="664714"/>
                                </a:lnTo>
                                <a:lnTo>
                                  <a:pt x="1557596" y="657671"/>
                                </a:lnTo>
                                <a:lnTo>
                                  <a:pt x="1577511" y="651235"/>
                                </a:lnTo>
                                <a:lnTo>
                                  <a:pt x="1597547" y="645649"/>
                                </a:lnTo>
                                <a:lnTo>
                                  <a:pt x="1617462" y="640670"/>
                                </a:lnTo>
                                <a:lnTo>
                                  <a:pt x="1637498" y="636420"/>
                                </a:lnTo>
                                <a:lnTo>
                                  <a:pt x="1657413" y="632899"/>
                                </a:lnTo>
                                <a:lnTo>
                                  <a:pt x="1677327" y="630106"/>
                                </a:lnTo>
                                <a:lnTo>
                                  <a:pt x="1697363" y="627920"/>
                                </a:lnTo>
                                <a:lnTo>
                                  <a:pt x="1717278" y="626220"/>
                                </a:lnTo>
                                <a:lnTo>
                                  <a:pt x="1737314" y="624641"/>
                                </a:lnTo>
                                <a:lnTo>
                                  <a:pt x="1757229" y="623184"/>
                                </a:lnTo>
                                <a:lnTo>
                                  <a:pt x="1777265" y="621970"/>
                                </a:lnTo>
                                <a:lnTo>
                                  <a:pt x="1797180" y="620877"/>
                                </a:lnTo>
                                <a:lnTo>
                                  <a:pt x="1817216" y="619906"/>
                                </a:lnTo>
                                <a:lnTo>
                                  <a:pt x="1837130" y="619177"/>
                                </a:lnTo>
                                <a:lnTo>
                                  <a:pt x="1857045" y="618570"/>
                                </a:lnTo>
                                <a:lnTo>
                                  <a:pt x="1877081" y="618084"/>
                                </a:lnTo>
                                <a:lnTo>
                                  <a:pt x="1896996" y="617720"/>
                                </a:lnTo>
                                <a:lnTo>
                                  <a:pt x="1917032" y="617598"/>
                                </a:lnTo>
                                <a:lnTo>
                                  <a:pt x="1936947" y="617598"/>
                                </a:lnTo>
                                <a:lnTo>
                                  <a:pt x="1956983" y="617841"/>
                                </a:lnTo>
                                <a:lnTo>
                                  <a:pt x="1976898" y="618084"/>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49" name="Shape 8649"/>
                        <wps:cNvSpPr/>
                        <wps:spPr>
                          <a:xfrm>
                            <a:off x="696990" y="582262"/>
                            <a:ext cx="519239" cy="462531"/>
                          </a:xfrm>
                          <a:custGeom>
                            <a:avLst/>
                            <a:gdLst/>
                            <a:ahLst/>
                            <a:cxnLst/>
                            <a:rect l="0" t="0" r="0" b="0"/>
                            <a:pathLst>
                              <a:path w="519239" h="462531">
                                <a:moveTo>
                                  <a:pt x="0" y="0"/>
                                </a:moveTo>
                                <a:lnTo>
                                  <a:pt x="20036" y="0"/>
                                </a:lnTo>
                                <a:lnTo>
                                  <a:pt x="39951" y="729"/>
                                </a:lnTo>
                                <a:lnTo>
                                  <a:pt x="59987" y="2186"/>
                                </a:lnTo>
                                <a:lnTo>
                                  <a:pt x="79902" y="4372"/>
                                </a:lnTo>
                                <a:lnTo>
                                  <a:pt x="99938" y="7286"/>
                                </a:lnTo>
                                <a:lnTo>
                                  <a:pt x="119852" y="10929"/>
                                </a:lnTo>
                                <a:lnTo>
                                  <a:pt x="139889" y="15422"/>
                                </a:lnTo>
                                <a:lnTo>
                                  <a:pt x="159803" y="20643"/>
                                </a:lnTo>
                                <a:lnTo>
                                  <a:pt x="179718" y="26472"/>
                                </a:lnTo>
                                <a:lnTo>
                                  <a:pt x="199754" y="33151"/>
                                </a:lnTo>
                                <a:lnTo>
                                  <a:pt x="219669" y="40680"/>
                                </a:lnTo>
                                <a:lnTo>
                                  <a:pt x="239705" y="48816"/>
                                </a:lnTo>
                                <a:lnTo>
                                  <a:pt x="259620" y="57679"/>
                                </a:lnTo>
                                <a:lnTo>
                                  <a:pt x="279656" y="67394"/>
                                </a:lnTo>
                                <a:lnTo>
                                  <a:pt x="299570" y="79173"/>
                                </a:lnTo>
                                <a:lnTo>
                                  <a:pt x="319607" y="94716"/>
                                </a:lnTo>
                                <a:lnTo>
                                  <a:pt x="339521" y="114145"/>
                                </a:lnTo>
                                <a:lnTo>
                                  <a:pt x="359436" y="137460"/>
                                </a:lnTo>
                                <a:lnTo>
                                  <a:pt x="379472" y="164660"/>
                                </a:lnTo>
                                <a:lnTo>
                                  <a:pt x="399387" y="195625"/>
                                </a:lnTo>
                                <a:lnTo>
                                  <a:pt x="419423" y="230476"/>
                                </a:lnTo>
                                <a:lnTo>
                                  <a:pt x="439338" y="269212"/>
                                </a:lnTo>
                                <a:lnTo>
                                  <a:pt x="459374" y="311714"/>
                                </a:lnTo>
                                <a:lnTo>
                                  <a:pt x="479288" y="358222"/>
                                </a:lnTo>
                                <a:lnTo>
                                  <a:pt x="499203" y="408373"/>
                                </a:lnTo>
                                <a:lnTo>
                                  <a:pt x="519239" y="462531"/>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50" name="Shape 8650"/>
                        <wps:cNvSpPr/>
                        <wps:spPr>
                          <a:xfrm>
                            <a:off x="1336082" y="1371564"/>
                            <a:ext cx="638970" cy="181176"/>
                          </a:xfrm>
                          <a:custGeom>
                            <a:avLst/>
                            <a:gdLst/>
                            <a:ahLst/>
                            <a:cxnLst/>
                            <a:rect l="0" t="0" r="0" b="0"/>
                            <a:pathLst>
                              <a:path w="638970" h="181176">
                                <a:moveTo>
                                  <a:pt x="0" y="12022"/>
                                </a:moveTo>
                                <a:lnTo>
                                  <a:pt x="19915" y="52823"/>
                                </a:lnTo>
                                <a:lnTo>
                                  <a:pt x="39829" y="87916"/>
                                </a:lnTo>
                                <a:lnTo>
                                  <a:pt x="59865" y="117546"/>
                                </a:lnTo>
                                <a:lnTo>
                                  <a:pt x="79780" y="141467"/>
                                </a:lnTo>
                                <a:lnTo>
                                  <a:pt x="99816" y="159803"/>
                                </a:lnTo>
                                <a:lnTo>
                                  <a:pt x="119731" y="172554"/>
                                </a:lnTo>
                                <a:lnTo>
                                  <a:pt x="139767" y="179597"/>
                                </a:lnTo>
                                <a:lnTo>
                                  <a:pt x="159682" y="181176"/>
                                </a:lnTo>
                                <a:lnTo>
                                  <a:pt x="179718" y="177047"/>
                                </a:lnTo>
                                <a:lnTo>
                                  <a:pt x="199633" y="167211"/>
                                </a:lnTo>
                                <a:lnTo>
                                  <a:pt x="219547" y="153004"/>
                                </a:lnTo>
                                <a:lnTo>
                                  <a:pt x="239583" y="139039"/>
                                </a:lnTo>
                                <a:lnTo>
                                  <a:pt x="259498" y="126046"/>
                                </a:lnTo>
                                <a:lnTo>
                                  <a:pt x="279534" y="113781"/>
                                </a:lnTo>
                                <a:lnTo>
                                  <a:pt x="299449" y="102488"/>
                                </a:lnTo>
                                <a:lnTo>
                                  <a:pt x="319485" y="92045"/>
                                </a:lnTo>
                                <a:lnTo>
                                  <a:pt x="339400" y="82331"/>
                                </a:lnTo>
                                <a:lnTo>
                                  <a:pt x="359315" y="73588"/>
                                </a:lnTo>
                                <a:lnTo>
                                  <a:pt x="379351" y="65694"/>
                                </a:lnTo>
                                <a:lnTo>
                                  <a:pt x="399265" y="58651"/>
                                </a:lnTo>
                                <a:lnTo>
                                  <a:pt x="419301" y="52459"/>
                                </a:lnTo>
                                <a:lnTo>
                                  <a:pt x="439216" y="47116"/>
                                </a:lnTo>
                                <a:lnTo>
                                  <a:pt x="459252" y="42744"/>
                                </a:lnTo>
                                <a:lnTo>
                                  <a:pt x="479167" y="39101"/>
                                </a:lnTo>
                                <a:lnTo>
                                  <a:pt x="499203" y="36308"/>
                                </a:lnTo>
                                <a:lnTo>
                                  <a:pt x="519118" y="33030"/>
                                </a:lnTo>
                                <a:lnTo>
                                  <a:pt x="539032" y="29144"/>
                                </a:lnTo>
                                <a:lnTo>
                                  <a:pt x="559068" y="24650"/>
                                </a:lnTo>
                                <a:lnTo>
                                  <a:pt x="578983" y="19429"/>
                                </a:lnTo>
                                <a:lnTo>
                                  <a:pt x="599019" y="13601"/>
                                </a:lnTo>
                                <a:lnTo>
                                  <a:pt x="618934" y="7165"/>
                                </a:lnTo>
                                <a:lnTo>
                                  <a:pt x="638970"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51" name="Shape 8651"/>
                        <wps:cNvSpPr/>
                        <wps:spPr>
                          <a:xfrm>
                            <a:off x="598145" y="1228154"/>
                            <a:ext cx="2174587" cy="0"/>
                          </a:xfrm>
                          <a:custGeom>
                            <a:avLst/>
                            <a:gdLst/>
                            <a:ahLst/>
                            <a:cxnLst/>
                            <a:rect l="0" t="0" r="0" b="0"/>
                            <a:pathLst>
                              <a:path w="2174587">
                                <a:moveTo>
                                  <a:pt x="0" y="0"/>
                                </a:moveTo>
                                <a:lnTo>
                                  <a:pt x="2174587"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52" name="Shape 8652"/>
                        <wps:cNvSpPr/>
                        <wps:spPr>
                          <a:xfrm>
                            <a:off x="59814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53" name="Rectangle 8653"/>
                        <wps:cNvSpPr/>
                        <wps:spPr>
                          <a:xfrm>
                            <a:off x="386369" y="1188907"/>
                            <a:ext cx="202041" cy="134452"/>
                          </a:xfrm>
                          <a:prstGeom prst="rect">
                            <a:avLst/>
                          </a:prstGeom>
                          <a:ln>
                            <a:noFill/>
                          </a:ln>
                        </wps:spPr>
                        <wps:txbx>
                          <w:txbxContent>
                            <w:p w14:paraId="0A15142F"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654" name="Rectangle 8654"/>
                        <wps:cNvSpPr/>
                        <wps:spPr>
                          <a:xfrm>
                            <a:off x="386369" y="606767"/>
                            <a:ext cx="202041" cy="134452"/>
                          </a:xfrm>
                          <a:prstGeom prst="rect">
                            <a:avLst/>
                          </a:prstGeom>
                          <a:ln>
                            <a:noFill/>
                          </a:ln>
                        </wps:spPr>
                        <wps:txbx>
                          <w:txbxContent>
                            <w:p w14:paraId="455CD232" w14:textId="77777777" w:rsidR="007015D6" w:rsidRDefault="00350D12">
                              <w:pPr>
                                <w:spacing w:after="160" w:line="259" w:lineRule="auto"/>
                                <w:ind w:left="0" w:firstLine="0"/>
                                <w:jc w:val="left"/>
                              </w:pPr>
                              <w:r>
                                <w:rPr>
                                  <w:rFonts w:ascii="Arial" w:eastAsia="Arial" w:hAnsi="Arial" w:cs="Arial"/>
                                  <w:color w:val="4D4D4D"/>
                                  <w:sz w:val="17"/>
                                </w:rPr>
                                <w:t>0.2</w:t>
                              </w:r>
                            </w:p>
                          </w:txbxContent>
                        </wps:txbx>
                        <wps:bodyPr horzOverflow="overflow" vert="horz" lIns="0" tIns="0" rIns="0" bIns="0" rtlCol="0">
                          <a:noAutofit/>
                        </wps:bodyPr>
                      </wps:wsp>
                      <wps:wsp>
                        <wps:cNvPr id="8655" name="Rectangle 8655"/>
                        <wps:cNvSpPr/>
                        <wps:spPr>
                          <a:xfrm>
                            <a:off x="386369" y="24626"/>
                            <a:ext cx="202041" cy="134452"/>
                          </a:xfrm>
                          <a:prstGeom prst="rect">
                            <a:avLst/>
                          </a:prstGeom>
                          <a:ln>
                            <a:noFill/>
                          </a:ln>
                        </wps:spPr>
                        <wps:txbx>
                          <w:txbxContent>
                            <w:p w14:paraId="23AD980B" w14:textId="77777777" w:rsidR="007015D6" w:rsidRDefault="00350D12">
                              <w:pPr>
                                <w:spacing w:after="160" w:line="259" w:lineRule="auto"/>
                                <w:ind w:left="0" w:firstLine="0"/>
                                <w:jc w:val="left"/>
                              </w:pPr>
                              <w:r>
                                <w:rPr>
                                  <w:rFonts w:ascii="Arial" w:eastAsia="Arial" w:hAnsi="Arial" w:cs="Arial"/>
                                  <w:color w:val="4D4D4D"/>
                                  <w:sz w:val="17"/>
                                </w:rPr>
                                <w:t>0.4</w:t>
                              </w:r>
                            </w:p>
                          </w:txbxContent>
                        </wps:txbx>
                        <wps:bodyPr horzOverflow="overflow" vert="horz" lIns="0" tIns="0" rIns="0" bIns="0" rtlCol="0">
                          <a:noAutofit/>
                        </wps:bodyPr>
                      </wps:wsp>
                      <wps:wsp>
                        <wps:cNvPr id="8656" name="Shape 8656"/>
                        <wps:cNvSpPr/>
                        <wps:spPr>
                          <a:xfrm>
                            <a:off x="564995" y="1228154"/>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7" name="Shape 8657"/>
                        <wps:cNvSpPr/>
                        <wps:spPr>
                          <a:xfrm>
                            <a:off x="564995" y="64601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8" name="Shape 8658"/>
                        <wps:cNvSpPr/>
                        <wps:spPr>
                          <a:xfrm>
                            <a:off x="564995" y="63873"/>
                            <a:ext cx="33151" cy="0"/>
                          </a:xfrm>
                          <a:custGeom>
                            <a:avLst/>
                            <a:gdLst/>
                            <a:ahLst/>
                            <a:cxnLst/>
                            <a:rect l="0" t="0" r="0" b="0"/>
                            <a:pathLst>
                              <a:path w="33151">
                                <a:moveTo>
                                  <a:pt x="0" y="0"/>
                                </a:moveTo>
                                <a:lnTo>
                                  <a:pt x="33151"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59" name="Shape 8659"/>
                        <wps:cNvSpPr/>
                        <wps:spPr>
                          <a:xfrm>
                            <a:off x="598145" y="1777265"/>
                            <a:ext cx="2174587" cy="0"/>
                          </a:xfrm>
                          <a:custGeom>
                            <a:avLst/>
                            <a:gdLst/>
                            <a:ahLst/>
                            <a:cxnLst/>
                            <a:rect l="0" t="0" r="0" b="0"/>
                            <a:pathLst>
                              <a:path w="2174587">
                                <a:moveTo>
                                  <a:pt x="0" y="0"/>
                                </a:moveTo>
                                <a:lnTo>
                                  <a:pt x="2174587"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60" name="Shape 8660"/>
                        <wps:cNvSpPr/>
                        <wps:spPr>
                          <a:xfrm>
                            <a:off x="881808"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1" name="Shape 8661"/>
                        <wps:cNvSpPr/>
                        <wps:spPr>
                          <a:xfrm>
                            <a:off x="146674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2" name="Shape 8662"/>
                        <wps:cNvSpPr/>
                        <wps:spPr>
                          <a:xfrm>
                            <a:off x="2051796"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3" name="Shape 8663"/>
                        <wps:cNvSpPr/>
                        <wps:spPr>
                          <a:xfrm>
                            <a:off x="2636851"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664" name="Rectangle 8664"/>
                        <wps:cNvSpPr/>
                        <wps:spPr>
                          <a:xfrm>
                            <a:off x="805792" y="1837107"/>
                            <a:ext cx="202041" cy="134451"/>
                          </a:xfrm>
                          <a:prstGeom prst="rect">
                            <a:avLst/>
                          </a:prstGeom>
                          <a:ln>
                            <a:noFill/>
                          </a:ln>
                        </wps:spPr>
                        <wps:txbx>
                          <w:txbxContent>
                            <w:p w14:paraId="27572661"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665" name="Rectangle 8665"/>
                        <wps:cNvSpPr/>
                        <wps:spPr>
                          <a:xfrm>
                            <a:off x="1390847" y="1837107"/>
                            <a:ext cx="202041" cy="134451"/>
                          </a:xfrm>
                          <a:prstGeom prst="rect">
                            <a:avLst/>
                          </a:prstGeom>
                          <a:ln>
                            <a:noFill/>
                          </a:ln>
                        </wps:spPr>
                        <wps:txbx>
                          <w:txbxContent>
                            <w:p w14:paraId="147B3421"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666" name="Rectangle 8666"/>
                        <wps:cNvSpPr/>
                        <wps:spPr>
                          <a:xfrm>
                            <a:off x="1975781" y="1837107"/>
                            <a:ext cx="202041" cy="134451"/>
                          </a:xfrm>
                          <a:prstGeom prst="rect">
                            <a:avLst/>
                          </a:prstGeom>
                          <a:ln>
                            <a:noFill/>
                          </a:ln>
                        </wps:spPr>
                        <wps:txbx>
                          <w:txbxContent>
                            <w:p w14:paraId="65228C08"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667" name="Rectangle 8667"/>
                        <wps:cNvSpPr/>
                        <wps:spPr>
                          <a:xfrm>
                            <a:off x="2560835" y="1837107"/>
                            <a:ext cx="202040" cy="134451"/>
                          </a:xfrm>
                          <a:prstGeom prst="rect">
                            <a:avLst/>
                          </a:prstGeom>
                          <a:ln>
                            <a:noFill/>
                          </a:ln>
                        </wps:spPr>
                        <wps:txbx>
                          <w:txbxContent>
                            <w:p w14:paraId="631492B8"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668" name="Rectangle 8668"/>
                        <wps:cNvSpPr/>
                        <wps:spPr>
                          <a:xfrm>
                            <a:off x="1353325" y="1972915"/>
                            <a:ext cx="480375" cy="164330"/>
                          </a:xfrm>
                          <a:prstGeom prst="rect">
                            <a:avLst/>
                          </a:prstGeom>
                          <a:ln>
                            <a:noFill/>
                          </a:ln>
                        </wps:spPr>
                        <wps:txbx>
                          <w:txbxContent>
                            <w:p w14:paraId="65FC3923" w14:textId="77777777" w:rsidR="007015D6" w:rsidRDefault="00350D12">
                              <w:pPr>
                                <w:spacing w:after="160" w:line="259" w:lineRule="auto"/>
                                <w:ind w:left="0" w:firstLine="0"/>
                                <w:jc w:val="left"/>
                              </w:pPr>
                              <w:r>
                                <w:rPr>
                                  <w:rFonts w:ascii="Arial" w:eastAsia="Arial" w:hAnsi="Arial" w:cs="Arial"/>
                                  <w:sz w:val="21"/>
                                </w:rPr>
                                <w:t>Intake</w:t>
                              </w:r>
                            </w:p>
                          </w:txbxContent>
                        </wps:txbx>
                        <wps:bodyPr horzOverflow="overflow" vert="horz" lIns="0" tIns="0" rIns="0" bIns="0" rtlCol="0">
                          <a:noAutofit/>
                        </wps:bodyPr>
                      </wps:wsp>
                      <wps:wsp>
                        <wps:cNvPr id="8669" name="Rectangle 8669"/>
                        <wps:cNvSpPr/>
                        <wps:spPr>
                          <a:xfrm>
                            <a:off x="1751619" y="1972915"/>
                            <a:ext cx="304321" cy="164330"/>
                          </a:xfrm>
                          <a:prstGeom prst="rect">
                            <a:avLst/>
                          </a:prstGeom>
                          <a:ln>
                            <a:noFill/>
                          </a:ln>
                        </wps:spPr>
                        <wps:txbx>
                          <w:txbxContent>
                            <w:p w14:paraId="708AD072"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678" name="Rectangle 8678"/>
                        <wps:cNvSpPr/>
                        <wps:spPr>
                          <a:xfrm rot="-5399999">
                            <a:off x="32777" y="1344442"/>
                            <a:ext cx="98776" cy="164330"/>
                          </a:xfrm>
                          <a:prstGeom prst="rect">
                            <a:avLst/>
                          </a:prstGeom>
                          <a:ln>
                            <a:noFill/>
                          </a:ln>
                        </wps:spPr>
                        <wps:txbx>
                          <w:txbxContent>
                            <w:p w14:paraId="71C69249"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79" name="Rectangle 8679"/>
                        <wps:cNvSpPr/>
                        <wps:spPr>
                          <a:xfrm rot="-5399999">
                            <a:off x="258639" y="1383057"/>
                            <a:ext cx="98775" cy="164330"/>
                          </a:xfrm>
                          <a:prstGeom prst="rect">
                            <a:avLst/>
                          </a:prstGeom>
                          <a:ln>
                            <a:noFill/>
                          </a:ln>
                        </wps:spPr>
                        <wps:txbx>
                          <w:txbxContent>
                            <w:p w14:paraId="5A789C3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680" name="Rectangle 8680"/>
                        <wps:cNvSpPr/>
                        <wps:spPr>
                          <a:xfrm rot="-5399999">
                            <a:off x="263612" y="1299387"/>
                            <a:ext cx="88827" cy="164331"/>
                          </a:xfrm>
                          <a:prstGeom prst="rect">
                            <a:avLst/>
                          </a:prstGeom>
                          <a:ln>
                            <a:noFill/>
                          </a:ln>
                        </wps:spPr>
                        <wps:txbx>
                          <w:txbxContent>
                            <w:p w14:paraId="6FC0FC20"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681" name="Shape 8681"/>
                        <wps:cNvSpPr/>
                        <wps:spPr>
                          <a:xfrm>
                            <a:off x="176901"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682" name="Rectangle 8682"/>
                        <wps:cNvSpPr/>
                        <wps:spPr>
                          <a:xfrm rot="-5399999">
                            <a:off x="-532349" y="537302"/>
                            <a:ext cx="1458535" cy="164331"/>
                          </a:xfrm>
                          <a:prstGeom prst="rect">
                            <a:avLst/>
                          </a:prstGeom>
                          <a:ln>
                            <a:noFill/>
                          </a:ln>
                        </wps:spPr>
                        <wps:txbx>
                          <w:txbxContent>
                            <w:p w14:paraId="500CA08F"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s:wsp>
                        <wps:cNvPr id="8686" name="Shape 8686"/>
                        <wps:cNvSpPr/>
                        <wps:spPr>
                          <a:xfrm>
                            <a:off x="3591785" y="1492266"/>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7" name="Shape 8687"/>
                        <wps:cNvSpPr/>
                        <wps:spPr>
                          <a:xfrm>
                            <a:off x="3591785" y="1160639"/>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8" name="Shape 8688"/>
                        <wps:cNvSpPr/>
                        <wps:spPr>
                          <a:xfrm>
                            <a:off x="3591785" y="829010"/>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89" name="Shape 8689"/>
                        <wps:cNvSpPr/>
                        <wps:spPr>
                          <a:xfrm>
                            <a:off x="3591785" y="497503"/>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0" name="Shape 8690"/>
                        <wps:cNvSpPr/>
                        <wps:spPr>
                          <a:xfrm>
                            <a:off x="3591785" y="165875"/>
                            <a:ext cx="2174466" cy="0"/>
                          </a:xfrm>
                          <a:custGeom>
                            <a:avLst/>
                            <a:gdLst/>
                            <a:ahLst/>
                            <a:cxnLst/>
                            <a:rect l="0" t="0" r="0" b="0"/>
                            <a:pathLst>
                              <a:path w="2174466">
                                <a:moveTo>
                                  <a:pt x="0" y="0"/>
                                </a:moveTo>
                                <a:lnTo>
                                  <a:pt x="2174466"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1" name="Shape 8691"/>
                        <wps:cNvSpPr/>
                        <wps:spPr>
                          <a:xfrm>
                            <a:off x="4178540"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2" name="Shape 8692"/>
                        <wps:cNvSpPr/>
                        <wps:spPr>
                          <a:xfrm>
                            <a:off x="4788367"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3" name="Shape 8693"/>
                        <wps:cNvSpPr/>
                        <wps:spPr>
                          <a:xfrm>
                            <a:off x="5398193" y="0"/>
                            <a:ext cx="0" cy="1777265"/>
                          </a:xfrm>
                          <a:custGeom>
                            <a:avLst/>
                            <a:gdLst/>
                            <a:ahLst/>
                            <a:cxnLst/>
                            <a:rect l="0" t="0" r="0" b="0"/>
                            <a:pathLst>
                              <a:path h="1777265">
                                <a:moveTo>
                                  <a:pt x="0" y="1777265"/>
                                </a:moveTo>
                                <a:lnTo>
                                  <a:pt x="0" y="0"/>
                                </a:lnTo>
                              </a:path>
                            </a:pathLst>
                          </a:custGeom>
                          <a:ln w="12993" cap="flat">
                            <a:round/>
                          </a:ln>
                        </wps:spPr>
                        <wps:style>
                          <a:lnRef idx="1">
                            <a:srgbClr val="F1F1F1"/>
                          </a:lnRef>
                          <a:fillRef idx="0">
                            <a:srgbClr val="000000">
                              <a:alpha val="0"/>
                            </a:srgbClr>
                          </a:fillRef>
                          <a:effectRef idx="0">
                            <a:scrgbClr r="0" g="0" b="0"/>
                          </a:effectRef>
                          <a:fontRef idx="none"/>
                        </wps:style>
                        <wps:bodyPr/>
                      </wps:wsp>
                      <wps:wsp>
                        <wps:cNvPr id="8694" name="Shape 8694"/>
                        <wps:cNvSpPr/>
                        <wps:spPr>
                          <a:xfrm>
                            <a:off x="3690630" y="80752"/>
                            <a:ext cx="1976776" cy="1615640"/>
                          </a:xfrm>
                          <a:custGeom>
                            <a:avLst/>
                            <a:gdLst/>
                            <a:ahLst/>
                            <a:cxnLst/>
                            <a:rect l="0" t="0" r="0" b="0"/>
                            <a:pathLst>
                              <a:path w="1976776" h="1615640">
                                <a:moveTo>
                                  <a:pt x="0" y="0"/>
                                </a:moveTo>
                                <a:lnTo>
                                  <a:pt x="19915" y="123374"/>
                                </a:lnTo>
                                <a:lnTo>
                                  <a:pt x="39830" y="236305"/>
                                </a:lnTo>
                                <a:lnTo>
                                  <a:pt x="59866" y="338428"/>
                                </a:lnTo>
                                <a:lnTo>
                                  <a:pt x="79780" y="429502"/>
                                </a:lnTo>
                                <a:lnTo>
                                  <a:pt x="99816" y="509160"/>
                                </a:lnTo>
                                <a:lnTo>
                                  <a:pt x="119731" y="577162"/>
                                </a:lnTo>
                                <a:lnTo>
                                  <a:pt x="139767" y="634356"/>
                                </a:lnTo>
                                <a:lnTo>
                                  <a:pt x="159682" y="682443"/>
                                </a:lnTo>
                                <a:lnTo>
                                  <a:pt x="179596" y="724094"/>
                                </a:lnTo>
                                <a:lnTo>
                                  <a:pt x="199632" y="762830"/>
                                </a:lnTo>
                                <a:lnTo>
                                  <a:pt x="219547" y="801567"/>
                                </a:lnTo>
                                <a:lnTo>
                                  <a:pt x="239583" y="842732"/>
                                </a:lnTo>
                                <a:lnTo>
                                  <a:pt x="259498" y="887540"/>
                                </a:lnTo>
                                <a:lnTo>
                                  <a:pt x="279535" y="935869"/>
                                </a:lnTo>
                                <a:lnTo>
                                  <a:pt x="299449" y="981892"/>
                                </a:lnTo>
                                <a:lnTo>
                                  <a:pt x="319485" y="1019293"/>
                                </a:lnTo>
                                <a:lnTo>
                                  <a:pt x="339400" y="1048679"/>
                                </a:lnTo>
                                <a:lnTo>
                                  <a:pt x="359315" y="1072358"/>
                                </a:lnTo>
                                <a:lnTo>
                                  <a:pt x="379351" y="1093244"/>
                                </a:lnTo>
                                <a:lnTo>
                                  <a:pt x="399265" y="1113644"/>
                                </a:lnTo>
                                <a:lnTo>
                                  <a:pt x="419302" y="1134895"/>
                                </a:lnTo>
                                <a:lnTo>
                                  <a:pt x="439216" y="1157724"/>
                                </a:lnTo>
                                <a:lnTo>
                                  <a:pt x="459252" y="1182495"/>
                                </a:lnTo>
                                <a:lnTo>
                                  <a:pt x="479167" y="1209332"/>
                                </a:lnTo>
                                <a:lnTo>
                                  <a:pt x="499203" y="1238233"/>
                                </a:lnTo>
                                <a:lnTo>
                                  <a:pt x="519118" y="1268954"/>
                                </a:lnTo>
                                <a:lnTo>
                                  <a:pt x="539033" y="1300527"/>
                                </a:lnTo>
                                <a:lnTo>
                                  <a:pt x="559069" y="1331734"/>
                                </a:lnTo>
                                <a:lnTo>
                                  <a:pt x="578983" y="1358692"/>
                                </a:lnTo>
                                <a:lnTo>
                                  <a:pt x="599019" y="1378607"/>
                                </a:lnTo>
                                <a:lnTo>
                                  <a:pt x="618934" y="1393543"/>
                                </a:lnTo>
                                <a:lnTo>
                                  <a:pt x="638970" y="1405322"/>
                                </a:lnTo>
                                <a:lnTo>
                                  <a:pt x="658885" y="1415522"/>
                                </a:lnTo>
                                <a:lnTo>
                                  <a:pt x="678921" y="1424872"/>
                                </a:lnTo>
                                <a:lnTo>
                                  <a:pt x="698836" y="1434101"/>
                                </a:lnTo>
                                <a:lnTo>
                                  <a:pt x="718750" y="1443208"/>
                                </a:lnTo>
                                <a:lnTo>
                                  <a:pt x="738787" y="1452559"/>
                                </a:lnTo>
                                <a:lnTo>
                                  <a:pt x="758701" y="1461909"/>
                                </a:lnTo>
                                <a:lnTo>
                                  <a:pt x="778737" y="1471380"/>
                                </a:lnTo>
                                <a:lnTo>
                                  <a:pt x="798652" y="1480366"/>
                                </a:lnTo>
                                <a:lnTo>
                                  <a:pt x="818688" y="1488502"/>
                                </a:lnTo>
                                <a:lnTo>
                                  <a:pt x="838603" y="1494331"/>
                                </a:lnTo>
                                <a:lnTo>
                                  <a:pt x="858517" y="1495545"/>
                                </a:lnTo>
                                <a:lnTo>
                                  <a:pt x="878554" y="1491416"/>
                                </a:lnTo>
                                <a:lnTo>
                                  <a:pt x="898468" y="1483888"/>
                                </a:lnTo>
                                <a:lnTo>
                                  <a:pt x="918504" y="1474659"/>
                                </a:lnTo>
                                <a:lnTo>
                                  <a:pt x="938419" y="1464945"/>
                                </a:lnTo>
                                <a:lnTo>
                                  <a:pt x="958455" y="1455352"/>
                                </a:lnTo>
                                <a:lnTo>
                                  <a:pt x="978370" y="1446365"/>
                                </a:lnTo>
                                <a:lnTo>
                                  <a:pt x="998406" y="1437987"/>
                                </a:lnTo>
                                <a:lnTo>
                                  <a:pt x="1018321" y="1430579"/>
                                </a:lnTo>
                                <a:lnTo>
                                  <a:pt x="1038235" y="1423901"/>
                                </a:lnTo>
                                <a:lnTo>
                                  <a:pt x="1058272" y="1417951"/>
                                </a:lnTo>
                                <a:lnTo>
                                  <a:pt x="1078186" y="1412486"/>
                                </a:lnTo>
                                <a:lnTo>
                                  <a:pt x="1098222" y="1407143"/>
                                </a:lnTo>
                                <a:lnTo>
                                  <a:pt x="1118137" y="1401315"/>
                                </a:lnTo>
                                <a:lnTo>
                                  <a:pt x="1138173" y="1393786"/>
                                </a:lnTo>
                                <a:lnTo>
                                  <a:pt x="1158088" y="1384071"/>
                                </a:lnTo>
                                <a:lnTo>
                                  <a:pt x="1178124" y="1372899"/>
                                </a:lnTo>
                                <a:lnTo>
                                  <a:pt x="1198039" y="1361121"/>
                                </a:lnTo>
                                <a:lnTo>
                                  <a:pt x="1217954" y="1349463"/>
                                </a:lnTo>
                                <a:lnTo>
                                  <a:pt x="1237990" y="1338656"/>
                                </a:lnTo>
                                <a:lnTo>
                                  <a:pt x="1257904" y="1328821"/>
                                </a:lnTo>
                                <a:lnTo>
                                  <a:pt x="1277941" y="1320320"/>
                                </a:lnTo>
                                <a:lnTo>
                                  <a:pt x="1297855" y="1313156"/>
                                </a:lnTo>
                                <a:lnTo>
                                  <a:pt x="1317891" y="1307448"/>
                                </a:lnTo>
                                <a:lnTo>
                                  <a:pt x="1337806" y="1303077"/>
                                </a:lnTo>
                                <a:lnTo>
                                  <a:pt x="1357721" y="1300041"/>
                                </a:lnTo>
                                <a:lnTo>
                                  <a:pt x="1377757" y="1297977"/>
                                </a:lnTo>
                                <a:lnTo>
                                  <a:pt x="1397671" y="1296884"/>
                                </a:lnTo>
                                <a:lnTo>
                                  <a:pt x="1417707" y="1296277"/>
                                </a:lnTo>
                                <a:lnTo>
                                  <a:pt x="1437622" y="1295062"/>
                                </a:lnTo>
                                <a:lnTo>
                                  <a:pt x="1457658" y="1293241"/>
                                </a:lnTo>
                                <a:lnTo>
                                  <a:pt x="1477573" y="1290812"/>
                                </a:lnTo>
                                <a:lnTo>
                                  <a:pt x="1497609" y="1288263"/>
                                </a:lnTo>
                                <a:lnTo>
                                  <a:pt x="1517524" y="1285469"/>
                                </a:lnTo>
                                <a:lnTo>
                                  <a:pt x="1537439" y="1282798"/>
                                </a:lnTo>
                                <a:lnTo>
                                  <a:pt x="1557475" y="1280127"/>
                                </a:lnTo>
                                <a:lnTo>
                                  <a:pt x="1577389" y="1277698"/>
                                </a:lnTo>
                                <a:lnTo>
                                  <a:pt x="1597425" y="1275390"/>
                                </a:lnTo>
                                <a:lnTo>
                                  <a:pt x="1617340" y="1273326"/>
                                </a:lnTo>
                                <a:lnTo>
                                  <a:pt x="1637376" y="1271505"/>
                                </a:lnTo>
                                <a:lnTo>
                                  <a:pt x="1657291" y="1269805"/>
                                </a:lnTo>
                                <a:lnTo>
                                  <a:pt x="1677327" y="1268347"/>
                                </a:lnTo>
                                <a:lnTo>
                                  <a:pt x="1697242" y="1267012"/>
                                </a:lnTo>
                                <a:lnTo>
                                  <a:pt x="1717156" y="1265676"/>
                                </a:lnTo>
                                <a:lnTo>
                                  <a:pt x="1737193" y="1264340"/>
                                </a:lnTo>
                                <a:lnTo>
                                  <a:pt x="1757107" y="1262883"/>
                                </a:lnTo>
                                <a:lnTo>
                                  <a:pt x="1777144" y="1261426"/>
                                </a:lnTo>
                                <a:lnTo>
                                  <a:pt x="1797058" y="1259969"/>
                                </a:lnTo>
                                <a:lnTo>
                                  <a:pt x="1817094" y="1258633"/>
                                </a:lnTo>
                                <a:lnTo>
                                  <a:pt x="1837009" y="1257419"/>
                                </a:lnTo>
                                <a:lnTo>
                                  <a:pt x="1856924" y="1256204"/>
                                </a:lnTo>
                                <a:lnTo>
                                  <a:pt x="1876960" y="1255112"/>
                                </a:lnTo>
                                <a:lnTo>
                                  <a:pt x="1896875" y="1254140"/>
                                </a:lnTo>
                                <a:lnTo>
                                  <a:pt x="1916911" y="1253290"/>
                                </a:lnTo>
                                <a:lnTo>
                                  <a:pt x="1936825" y="1252562"/>
                                </a:lnTo>
                                <a:lnTo>
                                  <a:pt x="1956862" y="1251833"/>
                                </a:lnTo>
                                <a:lnTo>
                                  <a:pt x="1976776" y="1251226"/>
                                </a:lnTo>
                                <a:lnTo>
                                  <a:pt x="1976776" y="1493724"/>
                                </a:lnTo>
                                <a:lnTo>
                                  <a:pt x="1956862" y="1493238"/>
                                </a:lnTo>
                                <a:lnTo>
                                  <a:pt x="1936825" y="1492631"/>
                                </a:lnTo>
                                <a:lnTo>
                                  <a:pt x="1916911" y="1491902"/>
                                </a:lnTo>
                                <a:lnTo>
                                  <a:pt x="1896875" y="1491052"/>
                                </a:lnTo>
                                <a:lnTo>
                                  <a:pt x="1876960" y="1490202"/>
                                </a:lnTo>
                                <a:lnTo>
                                  <a:pt x="1856924" y="1489231"/>
                                </a:lnTo>
                                <a:lnTo>
                                  <a:pt x="1837009" y="1488138"/>
                                </a:lnTo>
                                <a:lnTo>
                                  <a:pt x="1817094" y="1487045"/>
                                </a:lnTo>
                                <a:lnTo>
                                  <a:pt x="1797058" y="1485830"/>
                                </a:lnTo>
                                <a:lnTo>
                                  <a:pt x="1777144" y="1484616"/>
                                </a:lnTo>
                                <a:lnTo>
                                  <a:pt x="1757107" y="1483402"/>
                                </a:lnTo>
                                <a:lnTo>
                                  <a:pt x="1737193" y="1482066"/>
                                </a:lnTo>
                                <a:lnTo>
                                  <a:pt x="1717156" y="1480973"/>
                                </a:lnTo>
                                <a:lnTo>
                                  <a:pt x="1697242" y="1479759"/>
                                </a:lnTo>
                                <a:lnTo>
                                  <a:pt x="1677327" y="1478666"/>
                                </a:lnTo>
                                <a:lnTo>
                                  <a:pt x="1657291" y="1477330"/>
                                </a:lnTo>
                                <a:lnTo>
                                  <a:pt x="1637376" y="1475752"/>
                                </a:lnTo>
                                <a:lnTo>
                                  <a:pt x="1617340" y="1473930"/>
                                </a:lnTo>
                                <a:lnTo>
                                  <a:pt x="1597425" y="1471744"/>
                                </a:lnTo>
                                <a:lnTo>
                                  <a:pt x="1577389" y="1469316"/>
                                </a:lnTo>
                                <a:lnTo>
                                  <a:pt x="1557475" y="1466645"/>
                                </a:lnTo>
                                <a:lnTo>
                                  <a:pt x="1537439" y="1463730"/>
                                </a:lnTo>
                                <a:lnTo>
                                  <a:pt x="1517524" y="1460573"/>
                                </a:lnTo>
                                <a:lnTo>
                                  <a:pt x="1497609" y="1457416"/>
                                </a:lnTo>
                                <a:lnTo>
                                  <a:pt x="1477573" y="1454259"/>
                                </a:lnTo>
                                <a:lnTo>
                                  <a:pt x="1457658" y="1451344"/>
                                </a:lnTo>
                                <a:lnTo>
                                  <a:pt x="1437622" y="1448794"/>
                                </a:lnTo>
                                <a:lnTo>
                                  <a:pt x="1417707" y="1446851"/>
                                </a:lnTo>
                                <a:lnTo>
                                  <a:pt x="1397671" y="1445880"/>
                                </a:lnTo>
                                <a:lnTo>
                                  <a:pt x="1377757" y="1446123"/>
                                </a:lnTo>
                                <a:lnTo>
                                  <a:pt x="1357721" y="1446972"/>
                                </a:lnTo>
                                <a:lnTo>
                                  <a:pt x="1337806" y="1448551"/>
                                </a:lnTo>
                                <a:lnTo>
                                  <a:pt x="1317891" y="1450494"/>
                                </a:lnTo>
                                <a:lnTo>
                                  <a:pt x="1297855" y="1452680"/>
                                </a:lnTo>
                                <a:lnTo>
                                  <a:pt x="1277941" y="1455108"/>
                                </a:lnTo>
                                <a:lnTo>
                                  <a:pt x="1257904" y="1457902"/>
                                </a:lnTo>
                                <a:lnTo>
                                  <a:pt x="1237990" y="1461058"/>
                                </a:lnTo>
                                <a:lnTo>
                                  <a:pt x="1217954" y="1464823"/>
                                </a:lnTo>
                                <a:lnTo>
                                  <a:pt x="1198039" y="1469438"/>
                                </a:lnTo>
                                <a:lnTo>
                                  <a:pt x="1178124" y="1475630"/>
                                </a:lnTo>
                                <a:lnTo>
                                  <a:pt x="1158088" y="1484009"/>
                                </a:lnTo>
                                <a:lnTo>
                                  <a:pt x="1138173" y="1495545"/>
                                </a:lnTo>
                                <a:lnTo>
                                  <a:pt x="1118137" y="1510360"/>
                                </a:lnTo>
                                <a:lnTo>
                                  <a:pt x="1098222" y="1525781"/>
                                </a:lnTo>
                                <a:lnTo>
                                  <a:pt x="1078186" y="1540596"/>
                                </a:lnTo>
                                <a:lnTo>
                                  <a:pt x="1058272" y="1553953"/>
                                </a:lnTo>
                                <a:lnTo>
                                  <a:pt x="1038235" y="1565489"/>
                                </a:lnTo>
                                <a:lnTo>
                                  <a:pt x="1018321" y="1574961"/>
                                </a:lnTo>
                                <a:lnTo>
                                  <a:pt x="998406" y="1582369"/>
                                </a:lnTo>
                                <a:lnTo>
                                  <a:pt x="978370" y="1587711"/>
                                </a:lnTo>
                                <a:lnTo>
                                  <a:pt x="958455" y="1590990"/>
                                </a:lnTo>
                                <a:lnTo>
                                  <a:pt x="938419" y="1592569"/>
                                </a:lnTo>
                                <a:lnTo>
                                  <a:pt x="918504" y="1592569"/>
                                </a:lnTo>
                                <a:lnTo>
                                  <a:pt x="898468" y="1591718"/>
                                </a:lnTo>
                                <a:lnTo>
                                  <a:pt x="878554" y="1591476"/>
                                </a:lnTo>
                                <a:lnTo>
                                  <a:pt x="858517" y="1593297"/>
                                </a:lnTo>
                                <a:lnTo>
                                  <a:pt x="838603" y="1599004"/>
                                </a:lnTo>
                                <a:lnTo>
                                  <a:pt x="818688" y="1606047"/>
                                </a:lnTo>
                                <a:lnTo>
                                  <a:pt x="798652" y="1611998"/>
                                </a:lnTo>
                                <a:lnTo>
                                  <a:pt x="778737" y="1615398"/>
                                </a:lnTo>
                                <a:lnTo>
                                  <a:pt x="758701" y="1615640"/>
                                </a:lnTo>
                                <a:lnTo>
                                  <a:pt x="738787" y="1612483"/>
                                </a:lnTo>
                                <a:lnTo>
                                  <a:pt x="718750" y="1605683"/>
                                </a:lnTo>
                                <a:lnTo>
                                  <a:pt x="698836" y="1595362"/>
                                </a:lnTo>
                                <a:lnTo>
                                  <a:pt x="678921" y="1581397"/>
                                </a:lnTo>
                                <a:lnTo>
                                  <a:pt x="658885" y="1564396"/>
                                </a:lnTo>
                                <a:lnTo>
                                  <a:pt x="638970" y="1544482"/>
                                </a:lnTo>
                                <a:lnTo>
                                  <a:pt x="618934" y="1522867"/>
                                </a:lnTo>
                                <a:lnTo>
                                  <a:pt x="599019" y="1500767"/>
                                </a:lnTo>
                                <a:lnTo>
                                  <a:pt x="578983" y="1480245"/>
                                </a:lnTo>
                                <a:lnTo>
                                  <a:pt x="559069" y="1463366"/>
                                </a:lnTo>
                                <a:lnTo>
                                  <a:pt x="539033" y="1449037"/>
                                </a:lnTo>
                                <a:lnTo>
                                  <a:pt x="519118" y="1434465"/>
                                </a:lnTo>
                                <a:lnTo>
                                  <a:pt x="499203" y="1417951"/>
                                </a:lnTo>
                                <a:lnTo>
                                  <a:pt x="479167" y="1399008"/>
                                </a:lnTo>
                                <a:lnTo>
                                  <a:pt x="459252" y="1377028"/>
                                </a:lnTo>
                                <a:lnTo>
                                  <a:pt x="439216" y="1352256"/>
                                </a:lnTo>
                                <a:lnTo>
                                  <a:pt x="419302" y="1324570"/>
                                </a:lnTo>
                                <a:lnTo>
                                  <a:pt x="399265" y="1294577"/>
                                </a:lnTo>
                                <a:lnTo>
                                  <a:pt x="379351" y="1262762"/>
                                </a:lnTo>
                                <a:lnTo>
                                  <a:pt x="359315" y="1230826"/>
                                </a:lnTo>
                                <a:lnTo>
                                  <a:pt x="339400" y="1200589"/>
                                </a:lnTo>
                                <a:lnTo>
                                  <a:pt x="319485" y="1175331"/>
                                </a:lnTo>
                                <a:lnTo>
                                  <a:pt x="299449" y="1157360"/>
                                </a:lnTo>
                                <a:lnTo>
                                  <a:pt x="279535" y="1147038"/>
                                </a:lnTo>
                                <a:lnTo>
                                  <a:pt x="259498" y="1139024"/>
                                </a:lnTo>
                                <a:lnTo>
                                  <a:pt x="239583" y="1128216"/>
                                </a:lnTo>
                                <a:lnTo>
                                  <a:pt x="219547" y="1114251"/>
                                </a:lnTo>
                                <a:lnTo>
                                  <a:pt x="199632" y="1098708"/>
                                </a:lnTo>
                                <a:lnTo>
                                  <a:pt x="179596" y="1083651"/>
                                </a:lnTo>
                                <a:lnTo>
                                  <a:pt x="159682" y="1072236"/>
                                </a:lnTo>
                                <a:lnTo>
                                  <a:pt x="139767" y="1067865"/>
                                </a:lnTo>
                                <a:lnTo>
                                  <a:pt x="119731" y="1073207"/>
                                </a:lnTo>
                                <a:lnTo>
                                  <a:pt x="99816" y="1090087"/>
                                </a:lnTo>
                                <a:lnTo>
                                  <a:pt x="79780" y="1119108"/>
                                </a:lnTo>
                                <a:lnTo>
                                  <a:pt x="59866" y="1160153"/>
                                </a:lnTo>
                                <a:lnTo>
                                  <a:pt x="39830" y="1213097"/>
                                </a:lnTo>
                                <a:lnTo>
                                  <a:pt x="19915" y="1277455"/>
                                </a:lnTo>
                                <a:lnTo>
                                  <a:pt x="0" y="1352742"/>
                                </a:lnTo>
                                <a:lnTo>
                                  <a:pt x="0" y="0"/>
                                </a:lnTo>
                                <a:close/>
                              </a:path>
                            </a:pathLst>
                          </a:custGeom>
                          <a:ln w="0" cap="flat">
                            <a:round/>
                          </a:ln>
                        </wps:spPr>
                        <wps:style>
                          <a:lnRef idx="0">
                            <a:srgbClr val="000000">
                              <a:alpha val="0"/>
                            </a:srgbClr>
                          </a:lnRef>
                          <a:fillRef idx="1">
                            <a:srgbClr val="333333">
                              <a:alpha val="20000"/>
                            </a:srgbClr>
                          </a:fillRef>
                          <a:effectRef idx="0">
                            <a:scrgbClr r="0" g="0" b="0"/>
                          </a:effectRef>
                          <a:fontRef idx="none"/>
                        </wps:style>
                        <wps:bodyPr/>
                      </wps:wsp>
                      <wps:wsp>
                        <wps:cNvPr id="8695" name="Shape 8695"/>
                        <wps:cNvSpPr/>
                        <wps:spPr>
                          <a:xfrm>
                            <a:off x="3690630" y="757123"/>
                            <a:ext cx="1976776" cy="870903"/>
                          </a:xfrm>
                          <a:custGeom>
                            <a:avLst/>
                            <a:gdLst/>
                            <a:ahLst/>
                            <a:cxnLst/>
                            <a:rect l="0" t="0" r="0" b="0"/>
                            <a:pathLst>
                              <a:path w="1976776" h="870903">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lnTo>
                                  <a:pt x="499203" y="651721"/>
                                </a:lnTo>
                                <a:lnTo>
                                  <a:pt x="519118" y="675278"/>
                                </a:lnTo>
                                <a:lnTo>
                                  <a:pt x="539033" y="698471"/>
                                </a:lnTo>
                                <a:lnTo>
                                  <a:pt x="559069" y="721179"/>
                                </a:lnTo>
                                <a:lnTo>
                                  <a:pt x="578983" y="743037"/>
                                </a:lnTo>
                                <a:lnTo>
                                  <a:pt x="599019" y="763315"/>
                                </a:lnTo>
                                <a:lnTo>
                                  <a:pt x="618934" y="781773"/>
                                </a:lnTo>
                                <a:lnTo>
                                  <a:pt x="638970" y="798530"/>
                                </a:lnTo>
                                <a:lnTo>
                                  <a:pt x="658885" y="813588"/>
                                </a:lnTo>
                                <a:lnTo>
                                  <a:pt x="678921" y="826824"/>
                                </a:lnTo>
                                <a:lnTo>
                                  <a:pt x="698836" y="838360"/>
                                </a:lnTo>
                                <a:lnTo>
                                  <a:pt x="718750" y="848075"/>
                                </a:lnTo>
                                <a:lnTo>
                                  <a:pt x="738787" y="856089"/>
                                </a:lnTo>
                                <a:lnTo>
                                  <a:pt x="758701" y="862403"/>
                                </a:lnTo>
                                <a:lnTo>
                                  <a:pt x="778737" y="867018"/>
                                </a:lnTo>
                                <a:lnTo>
                                  <a:pt x="798652" y="869811"/>
                                </a:lnTo>
                                <a:lnTo>
                                  <a:pt x="818688" y="870903"/>
                                </a:lnTo>
                                <a:lnTo>
                                  <a:pt x="838603" y="870297"/>
                                </a:lnTo>
                                <a:lnTo>
                                  <a:pt x="858517" y="867989"/>
                                </a:lnTo>
                                <a:lnTo>
                                  <a:pt x="878554" y="865075"/>
                                </a:lnTo>
                                <a:lnTo>
                                  <a:pt x="898468" y="861432"/>
                                </a:lnTo>
                                <a:lnTo>
                                  <a:pt x="918504" y="857304"/>
                                </a:lnTo>
                                <a:lnTo>
                                  <a:pt x="938419" y="852325"/>
                                </a:lnTo>
                                <a:lnTo>
                                  <a:pt x="958455" y="846860"/>
                                </a:lnTo>
                                <a:lnTo>
                                  <a:pt x="978370" y="840667"/>
                                </a:lnTo>
                                <a:lnTo>
                                  <a:pt x="998406" y="833867"/>
                                </a:lnTo>
                                <a:lnTo>
                                  <a:pt x="1018321" y="826338"/>
                                </a:lnTo>
                                <a:lnTo>
                                  <a:pt x="1038235" y="818324"/>
                                </a:lnTo>
                                <a:lnTo>
                                  <a:pt x="1058272" y="809581"/>
                                </a:lnTo>
                                <a:lnTo>
                                  <a:pt x="1078186" y="800109"/>
                                </a:lnTo>
                                <a:lnTo>
                                  <a:pt x="1098222" y="790152"/>
                                </a:lnTo>
                                <a:lnTo>
                                  <a:pt x="1118137" y="779466"/>
                                </a:lnTo>
                                <a:lnTo>
                                  <a:pt x="1138173" y="768294"/>
                                </a:lnTo>
                                <a:lnTo>
                                  <a:pt x="1158088" y="757608"/>
                                </a:lnTo>
                                <a:lnTo>
                                  <a:pt x="1178124" y="747894"/>
                                </a:lnTo>
                                <a:lnTo>
                                  <a:pt x="1198039" y="738908"/>
                                </a:lnTo>
                                <a:lnTo>
                                  <a:pt x="1217954" y="730772"/>
                                </a:lnTo>
                                <a:lnTo>
                                  <a:pt x="1237990" y="723486"/>
                                </a:lnTo>
                                <a:lnTo>
                                  <a:pt x="1257904" y="717050"/>
                                </a:lnTo>
                                <a:lnTo>
                                  <a:pt x="1277941" y="711343"/>
                                </a:lnTo>
                                <a:lnTo>
                                  <a:pt x="1297855" y="706607"/>
                                </a:lnTo>
                                <a:lnTo>
                                  <a:pt x="1317891" y="702600"/>
                                </a:lnTo>
                                <a:lnTo>
                                  <a:pt x="1337806" y="699443"/>
                                </a:lnTo>
                                <a:lnTo>
                                  <a:pt x="1357721" y="697136"/>
                                </a:lnTo>
                                <a:lnTo>
                                  <a:pt x="1377757" y="695678"/>
                                </a:lnTo>
                                <a:lnTo>
                                  <a:pt x="1397671" y="695072"/>
                                </a:lnTo>
                                <a:lnTo>
                                  <a:pt x="1417707" y="695192"/>
                                </a:lnTo>
                                <a:lnTo>
                                  <a:pt x="1437622" y="695557"/>
                                </a:lnTo>
                                <a:lnTo>
                                  <a:pt x="1457658" y="695921"/>
                                </a:lnTo>
                                <a:lnTo>
                                  <a:pt x="1477573" y="696165"/>
                                </a:lnTo>
                                <a:lnTo>
                                  <a:pt x="1497609" y="696407"/>
                                </a:lnTo>
                                <a:lnTo>
                                  <a:pt x="1517524" y="696650"/>
                                </a:lnTo>
                                <a:lnTo>
                                  <a:pt x="1537439" y="696892"/>
                                </a:lnTo>
                                <a:lnTo>
                                  <a:pt x="1557475" y="697014"/>
                                </a:lnTo>
                                <a:lnTo>
                                  <a:pt x="1577389" y="697136"/>
                                </a:lnTo>
                                <a:lnTo>
                                  <a:pt x="1597425" y="697257"/>
                                </a:lnTo>
                                <a:lnTo>
                                  <a:pt x="1657291" y="697257"/>
                                </a:lnTo>
                                <a:lnTo>
                                  <a:pt x="1677327" y="697136"/>
                                </a:lnTo>
                                <a:lnTo>
                                  <a:pt x="1697242" y="697014"/>
                                </a:lnTo>
                                <a:lnTo>
                                  <a:pt x="1717156" y="696892"/>
                                </a:lnTo>
                                <a:lnTo>
                                  <a:pt x="1737193" y="696892"/>
                                </a:lnTo>
                                <a:lnTo>
                                  <a:pt x="1757107" y="696771"/>
                                </a:lnTo>
                                <a:lnTo>
                                  <a:pt x="1777144" y="696650"/>
                                </a:lnTo>
                                <a:lnTo>
                                  <a:pt x="1797058" y="696528"/>
                                </a:lnTo>
                                <a:lnTo>
                                  <a:pt x="1817094" y="696528"/>
                                </a:lnTo>
                                <a:lnTo>
                                  <a:pt x="1837009" y="696407"/>
                                </a:lnTo>
                                <a:lnTo>
                                  <a:pt x="1856924" y="696407"/>
                                </a:lnTo>
                                <a:lnTo>
                                  <a:pt x="1876960" y="696285"/>
                                </a:lnTo>
                                <a:lnTo>
                                  <a:pt x="1896875" y="696285"/>
                                </a:lnTo>
                                <a:lnTo>
                                  <a:pt x="1916911" y="696165"/>
                                </a:lnTo>
                                <a:lnTo>
                                  <a:pt x="1976776" y="696165"/>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696" name="Shape 8696"/>
                        <wps:cNvSpPr/>
                        <wps:spPr>
                          <a:xfrm>
                            <a:off x="3690630" y="757123"/>
                            <a:ext cx="479167" cy="627799"/>
                          </a:xfrm>
                          <a:custGeom>
                            <a:avLst/>
                            <a:gdLst/>
                            <a:ahLst/>
                            <a:cxnLst/>
                            <a:rect l="0" t="0" r="0" b="0"/>
                            <a:pathLst>
                              <a:path w="479167" h="627799">
                                <a:moveTo>
                                  <a:pt x="0" y="0"/>
                                </a:moveTo>
                                <a:lnTo>
                                  <a:pt x="19915" y="24043"/>
                                </a:lnTo>
                                <a:lnTo>
                                  <a:pt x="39830" y="48330"/>
                                </a:lnTo>
                                <a:lnTo>
                                  <a:pt x="59866" y="72980"/>
                                </a:lnTo>
                                <a:lnTo>
                                  <a:pt x="79780" y="97873"/>
                                </a:lnTo>
                                <a:lnTo>
                                  <a:pt x="99816" y="123252"/>
                                </a:lnTo>
                                <a:lnTo>
                                  <a:pt x="119731" y="148753"/>
                                </a:lnTo>
                                <a:lnTo>
                                  <a:pt x="139767" y="174739"/>
                                </a:lnTo>
                                <a:lnTo>
                                  <a:pt x="159682" y="200968"/>
                                </a:lnTo>
                                <a:lnTo>
                                  <a:pt x="179596" y="227562"/>
                                </a:lnTo>
                                <a:lnTo>
                                  <a:pt x="199632" y="254398"/>
                                </a:lnTo>
                                <a:lnTo>
                                  <a:pt x="219547" y="281598"/>
                                </a:lnTo>
                                <a:lnTo>
                                  <a:pt x="239583" y="309042"/>
                                </a:lnTo>
                                <a:lnTo>
                                  <a:pt x="259498" y="336971"/>
                                </a:lnTo>
                                <a:lnTo>
                                  <a:pt x="279535" y="365022"/>
                                </a:lnTo>
                                <a:lnTo>
                                  <a:pt x="299449" y="393194"/>
                                </a:lnTo>
                                <a:lnTo>
                                  <a:pt x="319485" y="421001"/>
                                </a:lnTo>
                                <a:lnTo>
                                  <a:pt x="339400" y="448323"/>
                                </a:lnTo>
                                <a:lnTo>
                                  <a:pt x="359315" y="475159"/>
                                </a:lnTo>
                                <a:lnTo>
                                  <a:pt x="379351" y="501631"/>
                                </a:lnTo>
                                <a:lnTo>
                                  <a:pt x="399265" y="527739"/>
                                </a:lnTo>
                                <a:lnTo>
                                  <a:pt x="419302" y="553362"/>
                                </a:lnTo>
                                <a:lnTo>
                                  <a:pt x="439216" y="578619"/>
                                </a:lnTo>
                                <a:lnTo>
                                  <a:pt x="459252" y="603391"/>
                                </a:lnTo>
                                <a:lnTo>
                                  <a:pt x="479167" y="627799"/>
                                </a:lnTo>
                              </a:path>
                            </a:pathLst>
                          </a:custGeom>
                          <a:ln w="38858" cap="flat">
                            <a:round/>
                          </a:ln>
                        </wps:spPr>
                        <wps:style>
                          <a:lnRef idx="1">
                            <a:srgbClr val="00A3CC"/>
                          </a:lnRef>
                          <a:fillRef idx="0">
                            <a:srgbClr val="000000">
                              <a:alpha val="0"/>
                            </a:srgbClr>
                          </a:fillRef>
                          <a:effectRef idx="0">
                            <a:scrgbClr r="0" g="0" b="0"/>
                          </a:effectRef>
                          <a:fontRef idx="none"/>
                        </wps:style>
                        <wps:bodyPr/>
                      </wps:wsp>
                      <wps:wsp>
                        <wps:cNvPr id="8697" name="Shape 8697"/>
                        <wps:cNvSpPr/>
                        <wps:spPr>
                          <a:xfrm>
                            <a:off x="4349515" y="1557232"/>
                            <a:ext cx="419301" cy="70794"/>
                          </a:xfrm>
                          <a:custGeom>
                            <a:avLst/>
                            <a:gdLst/>
                            <a:ahLst/>
                            <a:cxnLst/>
                            <a:rect l="0" t="0" r="0" b="0"/>
                            <a:pathLst>
                              <a:path w="419301" h="70794">
                                <a:moveTo>
                                  <a:pt x="0" y="13478"/>
                                </a:moveTo>
                                <a:lnTo>
                                  <a:pt x="20036" y="26715"/>
                                </a:lnTo>
                                <a:lnTo>
                                  <a:pt x="39951" y="38250"/>
                                </a:lnTo>
                                <a:lnTo>
                                  <a:pt x="59865" y="47965"/>
                                </a:lnTo>
                                <a:lnTo>
                                  <a:pt x="79902" y="55980"/>
                                </a:lnTo>
                                <a:lnTo>
                                  <a:pt x="99816" y="62294"/>
                                </a:lnTo>
                                <a:lnTo>
                                  <a:pt x="119852" y="66908"/>
                                </a:lnTo>
                                <a:lnTo>
                                  <a:pt x="139767" y="69701"/>
                                </a:lnTo>
                                <a:lnTo>
                                  <a:pt x="159803" y="70794"/>
                                </a:lnTo>
                                <a:lnTo>
                                  <a:pt x="179718" y="70187"/>
                                </a:lnTo>
                                <a:lnTo>
                                  <a:pt x="199632" y="67880"/>
                                </a:lnTo>
                                <a:lnTo>
                                  <a:pt x="219669" y="64966"/>
                                </a:lnTo>
                                <a:lnTo>
                                  <a:pt x="239583" y="61323"/>
                                </a:lnTo>
                                <a:lnTo>
                                  <a:pt x="259619" y="57194"/>
                                </a:lnTo>
                                <a:lnTo>
                                  <a:pt x="279535" y="52215"/>
                                </a:lnTo>
                                <a:lnTo>
                                  <a:pt x="299570" y="46751"/>
                                </a:lnTo>
                                <a:lnTo>
                                  <a:pt x="319485" y="40558"/>
                                </a:lnTo>
                                <a:lnTo>
                                  <a:pt x="339521" y="33758"/>
                                </a:lnTo>
                                <a:lnTo>
                                  <a:pt x="359436" y="26229"/>
                                </a:lnTo>
                                <a:lnTo>
                                  <a:pt x="379351" y="18214"/>
                                </a:lnTo>
                                <a:lnTo>
                                  <a:pt x="399387" y="9472"/>
                                </a:lnTo>
                                <a:lnTo>
                                  <a:pt x="419301" y="0"/>
                                </a:lnTo>
                              </a:path>
                            </a:pathLst>
                          </a:custGeom>
                          <a:ln w="38858" cap="flat">
                            <a:round/>
                          </a:ln>
                        </wps:spPr>
                        <wps:style>
                          <a:lnRef idx="1">
                            <a:srgbClr val="F4DF4E"/>
                          </a:lnRef>
                          <a:fillRef idx="0">
                            <a:srgbClr val="000000">
                              <a:alpha val="0"/>
                            </a:srgbClr>
                          </a:fillRef>
                          <a:effectRef idx="0">
                            <a:scrgbClr r="0" g="0" b="0"/>
                          </a:effectRef>
                          <a:fontRef idx="none"/>
                        </wps:style>
                        <wps:bodyPr/>
                      </wps:wsp>
                      <wps:wsp>
                        <wps:cNvPr id="8698" name="Shape 8698"/>
                        <wps:cNvSpPr/>
                        <wps:spPr>
                          <a:xfrm>
                            <a:off x="3591785" y="1492266"/>
                            <a:ext cx="2174466" cy="0"/>
                          </a:xfrm>
                          <a:custGeom>
                            <a:avLst/>
                            <a:gdLst/>
                            <a:ahLst/>
                            <a:cxnLst/>
                            <a:rect l="0" t="0" r="0" b="0"/>
                            <a:pathLst>
                              <a:path w="2174466">
                                <a:moveTo>
                                  <a:pt x="0" y="0"/>
                                </a:moveTo>
                                <a:lnTo>
                                  <a:pt x="2174466" y="0"/>
                                </a:lnTo>
                              </a:path>
                            </a:pathLst>
                          </a:custGeom>
                          <a:ln w="12993" cap="flat">
                            <a:custDash>
                              <a:ds d="102308" sp="305968"/>
                            </a:custDash>
                            <a:round/>
                          </a:ln>
                        </wps:spPr>
                        <wps:style>
                          <a:lnRef idx="1">
                            <a:srgbClr val="000000"/>
                          </a:lnRef>
                          <a:fillRef idx="0">
                            <a:srgbClr val="000000">
                              <a:alpha val="0"/>
                            </a:srgbClr>
                          </a:fillRef>
                          <a:effectRef idx="0">
                            <a:scrgbClr r="0" g="0" b="0"/>
                          </a:effectRef>
                          <a:fontRef idx="none"/>
                        </wps:style>
                        <wps:bodyPr/>
                      </wps:wsp>
                      <wps:wsp>
                        <wps:cNvPr id="8699" name="Shape 8699"/>
                        <wps:cNvSpPr/>
                        <wps:spPr>
                          <a:xfrm>
                            <a:off x="3591785" y="0"/>
                            <a:ext cx="0" cy="1777265"/>
                          </a:xfrm>
                          <a:custGeom>
                            <a:avLst/>
                            <a:gdLst/>
                            <a:ahLst/>
                            <a:cxnLst/>
                            <a:rect l="0" t="0" r="0" b="0"/>
                            <a:pathLst>
                              <a:path h="1777265">
                                <a:moveTo>
                                  <a:pt x="0" y="1777265"/>
                                </a:moveTo>
                                <a:lnTo>
                                  <a:pt x="0"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00" name="Rectangle 8700"/>
                        <wps:cNvSpPr/>
                        <wps:spPr>
                          <a:xfrm>
                            <a:off x="3379887" y="1453020"/>
                            <a:ext cx="202040" cy="134452"/>
                          </a:xfrm>
                          <a:prstGeom prst="rect">
                            <a:avLst/>
                          </a:prstGeom>
                          <a:ln>
                            <a:noFill/>
                          </a:ln>
                        </wps:spPr>
                        <wps:txbx>
                          <w:txbxContent>
                            <w:p w14:paraId="1B298B6D" w14:textId="77777777" w:rsidR="007015D6" w:rsidRDefault="00350D12">
                              <w:pPr>
                                <w:spacing w:after="160" w:line="259" w:lineRule="auto"/>
                                <w:ind w:left="0" w:firstLine="0"/>
                                <w:jc w:val="left"/>
                              </w:pPr>
                              <w:r>
                                <w:rPr>
                                  <w:rFonts w:ascii="Arial" w:eastAsia="Arial" w:hAnsi="Arial" w:cs="Arial"/>
                                  <w:color w:val="4D4D4D"/>
                                  <w:sz w:val="17"/>
                                </w:rPr>
                                <w:t>0.0</w:t>
                              </w:r>
                            </w:p>
                          </w:txbxContent>
                        </wps:txbx>
                        <wps:bodyPr horzOverflow="overflow" vert="horz" lIns="0" tIns="0" rIns="0" bIns="0" rtlCol="0">
                          <a:noAutofit/>
                        </wps:bodyPr>
                      </wps:wsp>
                      <wps:wsp>
                        <wps:cNvPr id="8701" name="Rectangle 8701"/>
                        <wps:cNvSpPr/>
                        <wps:spPr>
                          <a:xfrm>
                            <a:off x="3379887" y="1121392"/>
                            <a:ext cx="202040" cy="134451"/>
                          </a:xfrm>
                          <a:prstGeom prst="rect">
                            <a:avLst/>
                          </a:prstGeom>
                          <a:ln>
                            <a:noFill/>
                          </a:ln>
                        </wps:spPr>
                        <wps:txbx>
                          <w:txbxContent>
                            <w:p w14:paraId="7945E607" w14:textId="77777777" w:rsidR="007015D6" w:rsidRDefault="00350D12">
                              <w:pPr>
                                <w:spacing w:after="160" w:line="259" w:lineRule="auto"/>
                                <w:ind w:left="0" w:firstLine="0"/>
                                <w:jc w:val="left"/>
                              </w:pPr>
                              <w:r>
                                <w:rPr>
                                  <w:rFonts w:ascii="Arial" w:eastAsia="Arial" w:hAnsi="Arial" w:cs="Arial"/>
                                  <w:color w:val="4D4D4D"/>
                                  <w:sz w:val="17"/>
                                </w:rPr>
                                <w:t>0.5</w:t>
                              </w:r>
                            </w:p>
                          </w:txbxContent>
                        </wps:txbx>
                        <wps:bodyPr horzOverflow="overflow" vert="horz" lIns="0" tIns="0" rIns="0" bIns="0" rtlCol="0">
                          <a:noAutofit/>
                        </wps:bodyPr>
                      </wps:wsp>
                      <wps:wsp>
                        <wps:cNvPr id="8702" name="Rectangle 8702"/>
                        <wps:cNvSpPr/>
                        <wps:spPr>
                          <a:xfrm>
                            <a:off x="3379887" y="789885"/>
                            <a:ext cx="202040" cy="134451"/>
                          </a:xfrm>
                          <a:prstGeom prst="rect">
                            <a:avLst/>
                          </a:prstGeom>
                          <a:ln>
                            <a:noFill/>
                          </a:ln>
                        </wps:spPr>
                        <wps:txbx>
                          <w:txbxContent>
                            <w:p w14:paraId="6F401FC9" w14:textId="77777777" w:rsidR="007015D6" w:rsidRDefault="00350D12">
                              <w:pPr>
                                <w:spacing w:after="160" w:line="259" w:lineRule="auto"/>
                                <w:ind w:left="0" w:firstLine="0"/>
                                <w:jc w:val="left"/>
                              </w:pPr>
                              <w:r>
                                <w:rPr>
                                  <w:rFonts w:ascii="Arial" w:eastAsia="Arial" w:hAnsi="Arial" w:cs="Arial"/>
                                  <w:color w:val="4D4D4D"/>
                                  <w:sz w:val="17"/>
                                </w:rPr>
                                <w:t>1.0</w:t>
                              </w:r>
                            </w:p>
                          </w:txbxContent>
                        </wps:txbx>
                        <wps:bodyPr horzOverflow="overflow" vert="horz" lIns="0" tIns="0" rIns="0" bIns="0" rtlCol="0">
                          <a:noAutofit/>
                        </wps:bodyPr>
                      </wps:wsp>
                      <wps:wsp>
                        <wps:cNvPr id="8703" name="Rectangle 8703"/>
                        <wps:cNvSpPr/>
                        <wps:spPr>
                          <a:xfrm>
                            <a:off x="3379887" y="458257"/>
                            <a:ext cx="202040" cy="134452"/>
                          </a:xfrm>
                          <a:prstGeom prst="rect">
                            <a:avLst/>
                          </a:prstGeom>
                          <a:ln>
                            <a:noFill/>
                          </a:ln>
                        </wps:spPr>
                        <wps:txbx>
                          <w:txbxContent>
                            <w:p w14:paraId="321C1074" w14:textId="77777777" w:rsidR="007015D6" w:rsidRDefault="00350D12">
                              <w:pPr>
                                <w:spacing w:after="160" w:line="259" w:lineRule="auto"/>
                                <w:ind w:left="0" w:firstLine="0"/>
                                <w:jc w:val="left"/>
                              </w:pPr>
                              <w:r>
                                <w:rPr>
                                  <w:rFonts w:ascii="Arial" w:eastAsia="Arial" w:hAnsi="Arial" w:cs="Arial"/>
                                  <w:color w:val="4D4D4D"/>
                                  <w:sz w:val="17"/>
                                </w:rPr>
                                <w:t>1.5</w:t>
                              </w:r>
                            </w:p>
                          </w:txbxContent>
                        </wps:txbx>
                        <wps:bodyPr horzOverflow="overflow" vert="horz" lIns="0" tIns="0" rIns="0" bIns="0" rtlCol="0">
                          <a:noAutofit/>
                        </wps:bodyPr>
                      </wps:wsp>
                      <wps:wsp>
                        <wps:cNvPr id="8704" name="Rectangle 8704"/>
                        <wps:cNvSpPr/>
                        <wps:spPr>
                          <a:xfrm>
                            <a:off x="3379887" y="126629"/>
                            <a:ext cx="202040" cy="134452"/>
                          </a:xfrm>
                          <a:prstGeom prst="rect">
                            <a:avLst/>
                          </a:prstGeom>
                          <a:ln>
                            <a:noFill/>
                          </a:ln>
                        </wps:spPr>
                        <wps:txbx>
                          <w:txbxContent>
                            <w:p w14:paraId="6DC63C06" w14:textId="77777777" w:rsidR="007015D6" w:rsidRDefault="00350D12">
                              <w:pPr>
                                <w:spacing w:after="160" w:line="259" w:lineRule="auto"/>
                                <w:ind w:left="0" w:firstLine="0"/>
                                <w:jc w:val="left"/>
                              </w:pPr>
                              <w:r>
                                <w:rPr>
                                  <w:rFonts w:ascii="Arial" w:eastAsia="Arial" w:hAnsi="Arial" w:cs="Arial"/>
                                  <w:color w:val="4D4D4D"/>
                                  <w:sz w:val="17"/>
                                </w:rPr>
                                <w:t>2.0</w:t>
                              </w:r>
                            </w:p>
                          </w:txbxContent>
                        </wps:txbx>
                        <wps:bodyPr horzOverflow="overflow" vert="horz" lIns="0" tIns="0" rIns="0" bIns="0" rtlCol="0">
                          <a:noAutofit/>
                        </wps:bodyPr>
                      </wps:wsp>
                      <wps:wsp>
                        <wps:cNvPr id="8705" name="Shape 8705"/>
                        <wps:cNvSpPr/>
                        <wps:spPr>
                          <a:xfrm>
                            <a:off x="3558513" y="1492266"/>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6" name="Shape 8706"/>
                        <wps:cNvSpPr/>
                        <wps:spPr>
                          <a:xfrm>
                            <a:off x="3558513" y="1160639"/>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7" name="Shape 8707"/>
                        <wps:cNvSpPr/>
                        <wps:spPr>
                          <a:xfrm>
                            <a:off x="3558513" y="829010"/>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8" name="Shape 8708"/>
                        <wps:cNvSpPr/>
                        <wps:spPr>
                          <a:xfrm>
                            <a:off x="3558513" y="497503"/>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09" name="Shape 8709"/>
                        <wps:cNvSpPr/>
                        <wps:spPr>
                          <a:xfrm>
                            <a:off x="3558513" y="165875"/>
                            <a:ext cx="33272" cy="0"/>
                          </a:xfrm>
                          <a:custGeom>
                            <a:avLst/>
                            <a:gdLst/>
                            <a:ahLst/>
                            <a:cxnLst/>
                            <a:rect l="0" t="0" r="0" b="0"/>
                            <a:pathLst>
                              <a:path w="33272">
                                <a:moveTo>
                                  <a:pt x="0" y="0"/>
                                </a:moveTo>
                                <a:lnTo>
                                  <a:pt x="33272"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0" name="Shape 8710"/>
                        <wps:cNvSpPr/>
                        <wps:spPr>
                          <a:xfrm>
                            <a:off x="3591785" y="1777265"/>
                            <a:ext cx="2174466" cy="0"/>
                          </a:xfrm>
                          <a:custGeom>
                            <a:avLst/>
                            <a:gdLst/>
                            <a:ahLst/>
                            <a:cxnLst/>
                            <a:rect l="0" t="0" r="0" b="0"/>
                            <a:pathLst>
                              <a:path w="2174466">
                                <a:moveTo>
                                  <a:pt x="0" y="0"/>
                                </a:moveTo>
                                <a:lnTo>
                                  <a:pt x="2174466" y="0"/>
                                </a:lnTo>
                              </a:path>
                            </a:pathLst>
                          </a:custGeom>
                          <a:ln w="12993" cap="flat">
                            <a:round/>
                          </a:ln>
                        </wps:spPr>
                        <wps:style>
                          <a:lnRef idx="1">
                            <a:srgbClr val="000000"/>
                          </a:lnRef>
                          <a:fillRef idx="0">
                            <a:srgbClr val="000000">
                              <a:alpha val="0"/>
                            </a:srgbClr>
                          </a:fillRef>
                          <a:effectRef idx="0">
                            <a:scrgbClr r="0" g="0" b="0"/>
                          </a:effectRef>
                          <a:fontRef idx="none"/>
                        </wps:style>
                        <wps:bodyPr/>
                      </wps:wsp>
                      <wps:wsp>
                        <wps:cNvPr id="8711" name="Shape 8711"/>
                        <wps:cNvSpPr/>
                        <wps:spPr>
                          <a:xfrm>
                            <a:off x="4178540"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2" name="Shape 8712"/>
                        <wps:cNvSpPr/>
                        <wps:spPr>
                          <a:xfrm>
                            <a:off x="4788367"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3" name="Shape 8713"/>
                        <wps:cNvSpPr/>
                        <wps:spPr>
                          <a:xfrm>
                            <a:off x="5398193" y="1777265"/>
                            <a:ext cx="0" cy="33272"/>
                          </a:xfrm>
                          <a:custGeom>
                            <a:avLst/>
                            <a:gdLst/>
                            <a:ahLst/>
                            <a:cxnLst/>
                            <a:rect l="0" t="0" r="0" b="0"/>
                            <a:pathLst>
                              <a:path h="33272">
                                <a:moveTo>
                                  <a:pt x="0" y="33272"/>
                                </a:moveTo>
                                <a:lnTo>
                                  <a:pt x="0" y="0"/>
                                </a:lnTo>
                              </a:path>
                            </a:pathLst>
                          </a:custGeom>
                          <a:ln w="12993" cap="flat">
                            <a:round/>
                          </a:ln>
                        </wps:spPr>
                        <wps:style>
                          <a:lnRef idx="1">
                            <a:srgbClr val="333333"/>
                          </a:lnRef>
                          <a:fillRef idx="0">
                            <a:srgbClr val="000000">
                              <a:alpha val="0"/>
                            </a:srgbClr>
                          </a:fillRef>
                          <a:effectRef idx="0">
                            <a:scrgbClr r="0" g="0" b="0"/>
                          </a:effectRef>
                          <a:fontRef idx="none"/>
                        </wps:style>
                        <wps:bodyPr/>
                      </wps:wsp>
                      <wps:wsp>
                        <wps:cNvPr id="8714" name="Rectangle 8714"/>
                        <wps:cNvSpPr/>
                        <wps:spPr>
                          <a:xfrm>
                            <a:off x="4072166" y="1837107"/>
                            <a:ext cx="282857" cy="134451"/>
                          </a:xfrm>
                          <a:prstGeom prst="rect">
                            <a:avLst/>
                          </a:prstGeom>
                          <a:ln>
                            <a:noFill/>
                          </a:ln>
                        </wps:spPr>
                        <wps:txbx>
                          <w:txbxContent>
                            <w:p w14:paraId="4A71970F" w14:textId="77777777" w:rsidR="007015D6" w:rsidRDefault="00350D12">
                              <w:pPr>
                                <w:spacing w:after="160" w:line="259" w:lineRule="auto"/>
                                <w:ind w:left="0" w:firstLine="0"/>
                                <w:jc w:val="left"/>
                              </w:pPr>
                              <w:r>
                                <w:rPr>
                                  <w:rFonts w:ascii="Arial" w:eastAsia="Arial" w:hAnsi="Arial" w:cs="Arial"/>
                                  <w:color w:val="4D4D4D"/>
                                  <w:sz w:val="17"/>
                                </w:rPr>
                                <w:t>0.25</w:t>
                              </w:r>
                            </w:p>
                          </w:txbxContent>
                        </wps:txbx>
                        <wps:bodyPr horzOverflow="overflow" vert="horz" lIns="0" tIns="0" rIns="0" bIns="0" rtlCol="0">
                          <a:noAutofit/>
                        </wps:bodyPr>
                      </wps:wsp>
                      <wps:wsp>
                        <wps:cNvPr id="8715" name="Rectangle 8715"/>
                        <wps:cNvSpPr/>
                        <wps:spPr>
                          <a:xfrm>
                            <a:off x="4682114" y="1837107"/>
                            <a:ext cx="282857" cy="134451"/>
                          </a:xfrm>
                          <a:prstGeom prst="rect">
                            <a:avLst/>
                          </a:prstGeom>
                          <a:ln>
                            <a:noFill/>
                          </a:ln>
                        </wps:spPr>
                        <wps:txbx>
                          <w:txbxContent>
                            <w:p w14:paraId="28B4CCDF" w14:textId="77777777" w:rsidR="007015D6" w:rsidRDefault="00350D12">
                              <w:pPr>
                                <w:spacing w:after="160" w:line="259" w:lineRule="auto"/>
                                <w:ind w:left="0" w:firstLine="0"/>
                                <w:jc w:val="left"/>
                              </w:pPr>
                              <w:r>
                                <w:rPr>
                                  <w:rFonts w:ascii="Arial" w:eastAsia="Arial" w:hAnsi="Arial" w:cs="Arial"/>
                                  <w:color w:val="4D4D4D"/>
                                  <w:sz w:val="17"/>
                                </w:rPr>
                                <w:t>0.50</w:t>
                              </w:r>
                            </w:p>
                          </w:txbxContent>
                        </wps:txbx>
                        <wps:bodyPr horzOverflow="overflow" vert="horz" lIns="0" tIns="0" rIns="0" bIns="0" rtlCol="0">
                          <a:noAutofit/>
                        </wps:bodyPr>
                      </wps:wsp>
                      <wps:wsp>
                        <wps:cNvPr id="8716" name="Rectangle 8716"/>
                        <wps:cNvSpPr/>
                        <wps:spPr>
                          <a:xfrm>
                            <a:off x="5291941" y="1837107"/>
                            <a:ext cx="282857" cy="134451"/>
                          </a:xfrm>
                          <a:prstGeom prst="rect">
                            <a:avLst/>
                          </a:prstGeom>
                          <a:ln>
                            <a:noFill/>
                          </a:ln>
                        </wps:spPr>
                        <wps:txbx>
                          <w:txbxContent>
                            <w:p w14:paraId="7BBEA9B9" w14:textId="77777777" w:rsidR="007015D6" w:rsidRDefault="00350D12">
                              <w:pPr>
                                <w:spacing w:after="160" w:line="259" w:lineRule="auto"/>
                                <w:ind w:left="0" w:firstLine="0"/>
                                <w:jc w:val="left"/>
                              </w:pPr>
                              <w:r>
                                <w:rPr>
                                  <w:rFonts w:ascii="Arial" w:eastAsia="Arial" w:hAnsi="Arial" w:cs="Arial"/>
                                  <w:color w:val="4D4D4D"/>
                                  <w:sz w:val="17"/>
                                </w:rPr>
                                <w:t>0.75</w:t>
                              </w:r>
                            </w:p>
                          </w:txbxContent>
                        </wps:txbx>
                        <wps:bodyPr horzOverflow="overflow" vert="horz" lIns="0" tIns="0" rIns="0" bIns="0" rtlCol="0">
                          <a:noAutofit/>
                        </wps:bodyPr>
                      </wps:wsp>
                      <wps:wsp>
                        <wps:cNvPr id="8717" name="Rectangle 8717"/>
                        <wps:cNvSpPr/>
                        <wps:spPr>
                          <a:xfrm>
                            <a:off x="4354007" y="1972915"/>
                            <a:ext cx="510754" cy="164330"/>
                          </a:xfrm>
                          <a:prstGeom prst="rect">
                            <a:avLst/>
                          </a:prstGeom>
                          <a:ln>
                            <a:noFill/>
                          </a:ln>
                        </wps:spPr>
                        <wps:txbx>
                          <w:txbxContent>
                            <w:p w14:paraId="064B7A1A" w14:textId="77777777" w:rsidR="007015D6" w:rsidRDefault="00350D12">
                              <w:pPr>
                                <w:spacing w:after="160" w:line="259" w:lineRule="auto"/>
                                <w:ind w:left="0" w:firstLine="0"/>
                                <w:jc w:val="left"/>
                              </w:pPr>
                              <w:r>
                                <w:rPr>
                                  <w:rFonts w:ascii="Arial" w:eastAsia="Arial" w:hAnsi="Arial" w:cs="Arial"/>
                                  <w:sz w:val="21"/>
                                </w:rPr>
                                <w:t>Gowth</w:t>
                              </w:r>
                            </w:p>
                          </w:txbxContent>
                        </wps:txbx>
                        <wps:bodyPr horzOverflow="overflow" vert="horz" lIns="0" tIns="0" rIns="0" bIns="0" rtlCol="0">
                          <a:noAutofit/>
                        </wps:bodyPr>
                      </wps:wsp>
                      <wps:wsp>
                        <wps:cNvPr id="8718" name="Rectangle 8718"/>
                        <wps:cNvSpPr/>
                        <wps:spPr>
                          <a:xfrm>
                            <a:off x="4775130" y="1972915"/>
                            <a:ext cx="304321" cy="164330"/>
                          </a:xfrm>
                          <a:prstGeom prst="rect">
                            <a:avLst/>
                          </a:prstGeom>
                          <a:ln>
                            <a:noFill/>
                          </a:ln>
                        </wps:spPr>
                        <wps:txbx>
                          <w:txbxContent>
                            <w:p w14:paraId="18FC3BD0" w14:textId="77777777" w:rsidR="007015D6" w:rsidRDefault="00350D12">
                              <w:pPr>
                                <w:spacing w:after="160" w:line="259" w:lineRule="auto"/>
                                <w:ind w:left="0" w:firstLine="0"/>
                                <w:jc w:val="left"/>
                              </w:pPr>
                              <w:r>
                                <w:rPr>
                                  <w:rFonts w:ascii="Arial" w:eastAsia="Arial" w:hAnsi="Arial" w:cs="Arial"/>
                                  <w:sz w:val="21"/>
                                </w:rPr>
                                <w:t>rate</w:t>
                              </w:r>
                            </w:p>
                          </w:txbxContent>
                        </wps:txbx>
                        <wps:bodyPr horzOverflow="overflow" vert="horz" lIns="0" tIns="0" rIns="0" bIns="0" rtlCol="0">
                          <a:noAutofit/>
                        </wps:bodyPr>
                      </wps:wsp>
                      <wps:wsp>
                        <wps:cNvPr id="8719" name="Rectangle 8719"/>
                        <wps:cNvSpPr/>
                        <wps:spPr>
                          <a:xfrm rot="-5399999">
                            <a:off x="3026415" y="1344443"/>
                            <a:ext cx="98776" cy="164328"/>
                          </a:xfrm>
                          <a:prstGeom prst="rect">
                            <a:avLst/>
                          </a:prstGeom>
                          <a:ln>
                            <a:noFill/>
                          </a:ln>
                        </wps:spPr>
                        <wps:txbx>
                          <w:txbxContent>
                            <w:p w14:paraId="57F98412"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0" name="Rectangle 8720"/>
                        <wps:cNvSpPr/>
                        <wps:spPr>
                          <a:xfrm rot="-5399999">
                            <a:off x="3252157" y="1383058"/>
                            <a:ext cx="98775" cy="164328"/>
                          </a:xfrm>
                          <a:prstGeom prst="rect">
                            <a:avLst/>
                          </a:prstGeom>
                          <a:ln>
                            <a:noFill/>
                          </a:ln>
                        </wps:spPr>
                        <wps:txbx>
                          <w:txbxContent>
                            <w:p w14:paraId="05A366DE" w14:textId="77777777" w:rsidR="007015D6" w:rsidRDefault="00350D12">
                              <w:pPr>
                                <w:spacing w:after="160" w:line="259" w:lineRule="auto"/>
                                <w:ind w:left="0" w:firstLine="0"/>
                                <w:jc w:val="left"/>
                              </w:pPr>
                              <w:r>
                                <w:rPr>
                                  <w:rFonts w:ascii="Arial" w:eastAsia="Arial" w:hAnsi="Arial" w:cs="Arial"/>
                                  <w:i/>
                                  <w:sz w:val="21"/>
                                </w:rPr>
                                <w:t>d</w:t>
                              </w:r>
                            </w:p>
                          </w:txbxContent>
                        </wps:txbx>
                        <wps:bodyPr horzOverflow="overflow" vert="horz" lIns="0" tIns="0" rIns="0" bIns="0" rtlCol="0">
                          <a:noAutofit/>
                        </wps:bodyPr>
                      </wps:wsp>
                      <wps:wsp>
                        <wps:cNvPr id="8721" name="Rectangle 8721"/>
                        <wps:cNvSpPr/>
                        <wps:spPr>
                          <a:xfrm rot="-5399999">
                            <a:off x="3257130" y="1299387"/>
                            <a:ext cx="88827" cy="164331"/>
                          </a:xfrm>
                          <a:prstGeom prst="rect">
                            <a:avLst/>
                          </a:prstGeom>
                          <a:ln>
                            <a:noFill/>
                          </a:ln>
                        </wps:spPr>
                        <wps:txbx>
                          <w:txbxContent>
                            <w:p w14:paraId="791F14EC" w14:textId="77777777" w:rsidR="007015D6" w:rsidRDefault="00350D12">
                              <w:pPr>
                                <w:spacing w:after="160" w:line="259" w:lineRule="auto"/>
                                <w:ind w:left="0" w:firstLine="0"/>
                                <w:jc w:val="left"/>
                              </w:pPr>
                              <w:r>
                                <w:rPr>
                                  <w:rFonts w:ascii="Arial" w:eastAsia="Arial" w:hAnsi="Arial" w:cs="Arial"/>
                                  <w:i/>
                                  <w:sz w:val="21"/>
                                </w:rPr>
                                <w:t>x</w:t>
                              </w:r>
                            </w:p>
                          </w:txbxContent>
                        </wps:txbx>
                        <wps:bodyPr horzOverflow="overflow" vert="horz" lIns="0" tIns="0" rIns="0" bIns="0" rtlCol="0">
                          <a:noAutofit/>
                        </wps:bodyPr>
                      </wps:wsp>
                      <wps:wsp>
                        <wps:cNvPr id="8722" name="Shape 8722"/>
                        <wps:cNvSpPr/>
                        <wps:spPr>
                          <a:xfrm>
                            <a:off x="3170419" y="1348735"/>
                            <a:ext cx="0" cy="165875"/>
                          </a:xfrm>
                          <a:custGeom>
                            <a:avLst/>
                            <a:gdLst/>
                            <a:ahLst/>
                            <a:cxnLst/>
                            <a:rect l="0" t="0" r="0" b="0"/>
                            <a:pathLst>
                              <a:path h="165875">
                                <a:moveTo>
                                  <a:pt x="0" y="165875"/>
                                </a:moveTo>
                                <a:lnTo>
                                  <a:pt x="0" y="0"/>
                                </a:lnTo>
                              </a:path>
                            </a:pathLst>
                          </a:custGeom>
                          <a:ln w="9107" cap="rnd">
                            <a:round/>
                          </a:ln>
                        </wps:spPr>
                        <wps:style>
                          <a:lnRef idx="1">
                            <a:srgbClr val="000000"/>
                          </a:lnRef>
                          <a:fillRef idx="0">
                            <a:srgbClr val="000000">
                              <a:alpha val="0"/>
                            </a:srgbClr>
                          </a:fillRef>
                          <a:effectRef idx="0">
                            <a:scrgbClr r="0" g="0" b="0"/>
                          </a:effectRef>
                          <a:fontRef idx="none"/>
                        </wps:style>
                        <wps:bodyPr/>
                      </wps:wsp>
                      <wps:wsp>
                        <wps:cNvPr id="8723" name="Rectangle 8723"/>
                        <wps:cNvSpPr/>
                        <wps:spPr>
                          <a:xfrm rot="-5399999">
                            <a:off x="2461168" y="537303"/>
                            <a:ext cx="1458535" cy="164328"/>
                          </a:xfrm>
                          <a:prstGeom prst="rect">
                            <a:avLst/>
                          </a:prstGeom>
                          <a:ln>
                            <a:noFill/>
                          </a:ln>
                        </wps:spPr>
                        <wps:txbx>
                          <w:txbxContent>
                            <w:p w14:paraId="1D4E8D75" w14:textId="77777777" w:rsidR="007015D6" w:rsidRDefault="00350D12">
                              <w:pPr>
                                <w:spacing w:after="160" w:line="259" w:lineRule="auto"/>
                                <w:ind w:left="0" w:firstLine="0"/>
                                <w:jc w:val="left"/>
                              </w:pPr>
                              <w:r>
                                <w:rPr>
                                  <w:rFonts w:ascii="Arial" w:eastAsia="Arial" w:hAnsi="Arial" w:cs="Arial"/>
                                  <w:sz w:val="21"/>
                                </w:rPr>
                                <w:t xml:space="preserve">  Growth efficiency</w:t>
                              </w:r>
                            </w:p>
                          </w:txbxContent>
                        </wps:txbx>
                        <wps:bodyPr horzOverflow="overflow" vert="horz" lIns="0" tIns="0" rIns="0" bIns="0" rtlCol="0">
                          <a:noAutofit/>
                        </wps:bodyPr>
                      </wps:wsp>
                    </wpg:wgp>
                  </a:graphicData>
                </a:graphic>
              </wp:inline>
            </w:drawing>
          </mc:Choice>
          <mc:Fallback xmlns:a="http://schemas.openxmlformats.org/drawingml/2006/main">
            <w:pict>
              <v:group id="Group 106128" style="width:454.035pt;height:165.076pt;mso-position-horizontal-relative:char;mso-position-vertical-relative:line" coordsize="57662,20964">
                <v:shape id="Shape 8640" style="position:absolute;width:21745;height:0;left:5981;top:12281;" coordsize="2174587,0" path="m0,0l2174587,0">
                  <v:stroke weight="1.02308pt" endcap="flat" joinstyle="round" on="true" color="#f1f1f1"/>
                  <v:fill on="false" color="#000000" opacity="0"/>
                </v:shape>
                <v:shape id="Shape 8641" style="position:absolute;width:21745;height:0;left:5981;top:6460;" coordsize="2174587,0" path="m0,0l2174587,0">
                  <v:stroke weight="1.02308pt" endcap="flat" joinstyle="round" on="true" color="#f1f1f1"/>
                  <v:fill on="false" color="#000000" opacity="0"/>
                </v:shape>
                <v:shape id="Shape 8642" style="position:absolute;width:21745;height:0;left:5981;top:638;" coordsize="2174587,0" path="m0,0l2174587,0">
                  <v:stroke weight="1.02308pt" endcap="flat" joinstyle="round" on="true" color="#f1f1f1"/>
                  <v:fill on="false" color="#000000" opacity="0"/>
                </v:shape>
                <v:shape id="Shape 8643" style="position:absolute;width:0;height:17772;left:8818;top:0;" coordsize="0,1777265" path="m0,1777265l0,0">
                  <v:stroke weight="1.02308pt" endcap="flat" joinstyle="round" on="true" color="#f1f1f1"/>
                  <v:fill on="false" color="#000000" opacity="0"/>
                </v:shape>
                <v:shape id="Shape 8644" style="position:absolute;width:0;height:17772;left:14667;top:0;" coordsize="0,1777265" path="m0,1777265l0,0">
                  <v:stroke weight="1.02308pt" endcap="flat" joinstyle="round" on="true" color="#f1f1f1"/>
                  <v:fill on="false" color="#000000" opacity="0"/>
                </v:shape>
                <v:shape id="Shape 8645" style="position:absolute;width:0;height:17772;left:20517;top:0;" coordsize="0,1777265" path="m0,1777265l0,0">
                  <v:stroke weight="1.02308pt" endcap="flat" joinstyle="round" on="true" color="#f1f1f1"/>
                  <v:fill on="false" color="#000000" opacity="0"/>
                </v:shape>
                <v:shape id="Shape 8646" style="position:absolute;width:0;height:17772;left:26368;top:0;" coordsize="0,1777265" path="m0,1777265l0,0">
                  <v:stroke weight="1.02308pt" endcap="flat" joinstyle="round" on="true" color="#f1f1f1"/>
                  <v:fill on="false" color="#000000" opacity="0"/>
                </v:shape>
                <v:shape id="Shape 8647" style="position:absolute;width:19768;height:16156;left:6969;top:807;" coordsize="1976898,1615640" path="m0,0l20036,31329l39951,60230l59987,87430l79902,113781l99938,139889l119852,166604l139889,194411l159803,223919l179718,255370l199754,288885l219669,324343l239705,361014l259620,396959l279656,428409l299570,450145l319607,463381l339521,472974l359436,484025l379472,499689l399387,521668l419423,551055l439338,588333l459374,633627l479288,686936l499203,747773l519239,815288l539154,887904l559190,962099l579105,1029736l599141,1083165l619055,1126151l639092,1162217l659007,1193668l678921,1221839l698957,1247340l718872,1270776l738908,1291905l758823,1310970l778859,1327484l798774,1340842l818810,1349585l838724,1350921l858639,1341692l878675,1324570l898590,1303562l918626,1281948l938541,1261669l958577,1244061l978492,1229611l998406,1218925l1018442,1212004l1038357,1208846l1058393,1208968l1078308,1212004l1098344,1216861l1118259,1221839l1138295,1223783l1158210,1219411l1178124,1210425l1198160,1199132l1218075,1186989l1238111,1175210l1258026,1164281l1278062,1154567l1297977,1146067l1318013,1138902l1337927,1132588l1357842,1126759l1377878,1120566l1397793,1112916l1417829,1102109l1437744,1088022l1457780,1072115l1477695,1055601l1497731,1039329l1517645,1023907l1537560,1009700l1557596,996828l1577511,985292l1597547,974849l1617462,965377l1637498,956391l1657413,947527l1677327,938177l1697363,927733l1717278,915955l1737314,903205l1757229,890090l1777265,877097l1797180,864589l1817216,852689l1837130,841518l1857045,831074l1877081,821360l1896996,812374l1917032,803995l1936947,796102l1956983,788452l1976898,780802l1976898,1458509l1956983,1450251l1936947,1442237l1917032,1434223l1896996,1426087l1877081,1417707l1857045,1408964l1837130,1399736l1817216,1390143l1797180,1380186l1777265,1369864l1757229,1359421l1737314,1349099l1717278,1339506l1697363,1331127l1677327,1325056l1657413,1321413l1637498,1319592l1617462,1318985l1597547,1319349l1577511,1320320l1557596,1321413l1537560,1322627l1517645,1323963l1497731,1325420l1477695,1327363l1457780,1330520l1437744,1335742l1417829,1344120l1397793,1356506l1377878,1370835l1357842,1385286l1337927,1398764l1318013,1410543l1297977,1420137l1278062,1427180l1258026,1431672l1238111,1433615l1218075,1433494l1198160,1431672l1178124,1429486l1158210,1428273l1138295,1430337l1118259,1437987l1098344,1450130l1078308,1463973l1058393,1477573l1038357,1490202l1018442,1501009l998406,1509874l978492,1516674l958577,1521531l938541,1524931l918626,1527360l898590,1530031l878675,1535253l858639,1545939l838724,1565246l818810,1586133l798774,1603012l778859,1613333l758823,1615640l738908,1609326l718872,1593904l698957,1569254l678921,1535739l659007,1493602l639092,1443451l619055,1386743l599141,1325663l579105,1263855l559190,1205568l539154,1156145l519239,1112794l499203,1072115l479288,1032528l459374,992942l439338,953112l419423,913040l399387,872604l379472,832653l359436,793916l339521,758337l319607,729194l299570,711100l279656,709400l259620,721422l239705,739637l219669,759916l199754,780559l179718,800716l159803,820267l139889,839332l119852,858396l99938,877704l79902,897982l59987,919840l39951,944248l20036,971691l0,1003142l0,0x">
                  <v:stroke weight="0pt" endcap="flat" joinstyle="round" on="false" color="#000000" opacity="0"/>
                  <v:fill on="true" color="#333333" opacity="0.2"/>
                </v:shape>
                <v:shape id="Shape 8648" style="position:absolute;width:19768;height:9704;left:6969;top:5822;" coordsize="1976898,970477"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l539154,520454l559190,582383l579105,645285l599141,702964l619055,754937l639092,801323l659007,842125l678921,877218l698957,906847l718872,930769l738908,949105l758823,961855l778859,968898l798774,970477l818810,966348l838724,956512l858639,942305l878675,928340l898590,915347l918626,903083l938541,891790l958577,881346l978492,871632l998406,862889l1018442,854996l1038357,847953l1058393,841760l1078308,836417l1098344,832045l1118259,828402l1138295,825609l1158210,822331l1178124,818445l1198160,813952l1218075,808731l1238111,802902l1258026,796466l1278062,789301l1297977,781652l1318013,773151l1337927,764166l1357842,754451l1377878,744130l1397793,733200l1417829,721665l1437744,710371l1457780,699807l1477695,689971l1497731,680864l1517645,672364l1537560,664714l1557596,657671l1577511,651235l1597547,645649l1617462,640670l1637498,636420l1657413,632899l1677327,630106l1697363,627920l1717278,626220l1737314,624641l1757229,623184l1777265,621970l1797180,620877l1817216,619906l1837130,619177l1857045,618570l1877081,618084l1896996,617720l1917032,617598l1936947,617598l1956983,617841l1976898,618084">
                  <v:stroke weight="1.02308pt" endcap="flat" joinstyle="round" on="true" color="#000000"/>
                  <v:fill on="false" color="#000000" opacity="0"/>
                </v:shape>
                <v:shape id="Shape 8649" style="position:absolute;width:5192;height:4625;left:6969;top:5822;" coordsize="519239,462531" path="m0,0l20036,0l39951,729l59987,2186l79902,4372l99938,7286l119852,10929l139889,15422l159803,20643l179718,26472l199754,33151l219669,40680l239705,48816l259620,57679l279656,67394l299570,79173l319607,94716l339521,114145l359436,137460l379472,164660l399387,195625l419423,230476l439338,269212l459374,311714l479288,358222l499203,408373l519239,462531">
                  <v:stroke weight="3.05968pt" endcap="flat" joinstyle="round" on="true" color="#00a3cc"/>
                  <v:fill on="false" color="#000000" opacity="0"/>
                </v:shape>
                <v:shape id="Shape 8650" style="position:absolute;width:6389;height:1811;left:13360;top:13715;" coordsize="638970,181176" path="m0,12022l19915,52823l39829,87916l59865,117546l79780,141467l99816,159803l119731,172554l139767,179597l159682,181176l179718,177047l199633,167211l219547,153004l239583,139039l259498,126046l279534,113781l299449,102488l319485,92045l339400,82331l359315,73588l379351,65694l399265,58651l419301,52459l439216,47116l459252,42744l479167,39101l499203,36308l519118,33030l539032,29144l559068,24650l578983,19429l599019,13601l618934,7165l638970,0">
                  <v:stroke weight="3.05968pt" endcap="flat" joinstyle="round" on="true" color="#f4df4e"/>
                  <v:fill on="false" color="#000000" opacity="0"/>
                </v:shape>
                <v:shape id="Shape 8651" style="position:absolute;width:21745;height:0;left:5981;top:12281;" coordsize="2174587,0" path="m0,0l2174587,0">
                  <v:stroke weight="1.02308pt" endcap="flat" dashstyle="1 2.99065" joinstyle="round" on="true" color="#000000"/>
                  <v:fill on="false" color="#000000" opacity="0"/>
                </v:shape>
                <v:shape id="Shape 8652" style="position:absolute;width:0;height:17772;left:5981;top:0;" coordsize="0,1777265" path="m0,1777265l0,0">
                  <v:stroke weight="1.02308pt" endcap="flat" joinstyle="round" on="true" color="#000000"/>
                  <v:fill on="false" color="#000000" opacity="0"/>
                </v:shape>
                <v:rect id="Rectangle 8653" style="position:absolute;width:2020;height:1344;left:3863;top:11889;"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654" style="position:absolute;width:2020;height:1344;left:3863;top:6067;" filled="f" stroked="f">
                  <v:textbox inset="0,0,0,0">
                    <w:txbxContent>
                      <w:p>
                        <w:pPr>
                          <w:spacing w:before="0" w:after="160" w:line="259" w:lineRule="auto"/>
                          <w:ind w:left="0" w:firstLine="0"/>
                          <w:jc w:val="left"/>
                        </w:pPr>
                        <w:r>
                          <w:rPr>
                            <w:rFonts w:cs="Arial" w:hAnsi="Arial" w:eastAsia="Arial" w:ascii="Arial"/>
                            <w:color w:val="4d4d4d"/>
                            <w:sz w:val="17"/>
                          </w:rPr>
                          <w:t xml:space="preserve">0.2</w:t>
                        </w:r>
                      </w:p>
                    </w:txbxContent>
                  </v:textbox>
                </v:rect>
                <v:rect id="Rectangle 8655" style="position:absolute;width:2020;height:1344;left:3863;top:246;" filled="f" stroked="f">
                  <v:textbox inset="0,0,0,0">
                    <w:txbxContent>
                      <w:p>
                        <w:pPr>
                          <w:spacing w:before="0" w:after="160" w:line="259" w:lineRule="auto"/>
                          <w:ind w:left="0" w:firstLine="0"/>
                          <w:jc w:val="left"/>
                        </w:pPr>
                        <w:r>
                          <w:rPr>
                            <w:rFonts w:cs="Arial" w:hAnsi="Arial" w:eastAsia="Arial" w:ascii="Arial"/>
                            <w:color w:val="4d4d4d"/>
                            <w:sz w:val="17"/>
                          </w:rPr>
                          <w:t xml:space="preserve">0.4</w:t>
                        </w:r>
                      </w:p>
                    </w:txbxContent>
                  </v:textbox>
                </v:rect>
                <v:shape id="Shape 8656" style="position:absolute;width:331;height:0;left:5649;top:12281;" coordsize="33151,0" path="m0,0l33151,0">
                  <v:stroke weight="1.02308pt" endcap="flat" joinstyle="round" on="true" color="#333333"/>
                  <v:fill on="false" color="#000000" opacity="0"/>
                </v:shape>
                <v:shape id="Shape 8657" style="position:absolute;width:331;height:0;left:5649;top:6460;" coordsize="33151,0" path="m0,0l33151,0">
                  <v:stroke weight="1.02308pt" endcap="flat" joinstyle="round" on="true" color="#333333"/>
                  <v:fill on="false" color="#000000" opacity="0"/>
                </v:shape>
                <v:shape id="Shape 8658" style="position:absolute;width:331;height:0;left:5649;top:638;" coordsize="33151,0" path="m0,0l33151,0">
                  <v:stroke weight="1.02308pt" endcap="flat" joinstyle="round" on="true" color="#333333"/>
                  <v:fill on="false" color="#000000" opacity="0"/>
                </v:shape>
                <v:shape id="Shape 8659" style="position:absolute;width:21745;height:0;left:5981;top:17772;" coordsize="2174587,0" path="m0,0l2174587,0">
                  <v:stroke weight="1.02308pt" endcap="flat" joinstyle="round" on="true" color="#000000"/>
                  <v:fill on="false" color="#000000" opacity="0"/>
                </v:shape>
                <v:shape id="Shape 8660" style="position:absolute;width:0;height:332;left:8818;top:17772;" coordsize="0,33272" path="m0,33272l0,0">
                  <v:stroke weight="1.02308pt" endcap="flat" joinstyle="round" on="true" color="#333333"/>
                  <v:fill on="false" color="#000000" opacity="0"/>
                </v:shape>
                <v:shape id="Shape 8661" style="position:absolute;width:0;height:332;left:14667;top:17772;" coordsize="0,33272" path="m0,33272l0,0">
                  <v:stroke weight="1.02308pt" endcap="flat" joinstyle="round" on="true" color="#333333"/>
                  <v:fill on="false" color="#000000" opacity="0"/>
                </v:shape>
                <v:shape id="Shape 8662" style="position:absolute;width:0;height:332;left:20517;top:17772;" coordsize="0,33272" path="m0,33272l0,0">
                  <v:stroke weight="1.02308pt" endcap="flat" joinstyle="round" on="true" color="#333333"/>
                  <v:fill on="false" color="#000000" opacity="0"/>
                </v:shape>
                <v:shape id="Shape 8663" style="position:absolute;width:0;height:332;left:26368;top:17772;" coordsize="0,33272" path="m0,33272l0,0">
                  <v:stroke weight="1.02308pt" endcap="flat" joinstyle="round" on="true" color="#333333"/>
                  <v:fill on="false" color="#000000" opacity="0"/>
                </v:shape>
                <v:rect id="Rectangle 8664" style="position:absolute;width:2020;height:1344;left:8057;top:18371;"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665" style="position:absolute;width:2020;height:1344;left:13908;top:18371;"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666" style="position:absolute;width:2020;height:1344;left:19757;top:18371;"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667" style="position:absolute;width:2020;height:1344;left:25608;top:18371;"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rect id="Rectangle 8668" style="position:absolute;width:4803;height:1643;left:13533;top:19729;" filled="f" stroked="f">
                  <v:textbox inset="0,0,0,0">
                    <w:txbxContent>
                      <w:p>
                        <w:pPr>
                          <w:spacing w:before="0" w:after="160" w:line="259" w:lineRule="auto"/>
                          <w:ind w:left="0" w:firstLine="0"/>
                          <w:jc w:val="left"/>
                        </w:pPr>
                        <w:r>
                          <w:rPr>
                            <w:rFonts w:cs="Arial" w:hAnsi="Arial" w:eastAsia="Arial" w:ascii="Arial"/>
                            <w:sz w:val="21"/>
                          </w:rPr>
                          <w:t xml:space="preserve">Intake</w:t>
                        </w:r>
                      </w:p>
                    </w:txbxContent>
                  </v:textbox>
                </v:rect>
                <v:rect id="Rectangle 8669" style="position:absolute;width:3043;height:1643;left:17516;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678" style="position:absolute;width:987;height:1643;left:327;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79" style="position:absolute;width:987;height:1643;left:2586;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680" style="position:absolute;width:888;height:1643;left:2636;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681" style="position:absolute;width:0;height:1658;left:1769;top:13487;" coordsize="0,165875" path="m0,165875l0,0">
                  <v:stroke weight="0.717112pt" endcap="round" joinstyle="round" on="true" color="#000000"/>
                  <v:fill on="false" color="#000000" opacity="0"/>
                </v:shape>
                <v:rect id="Rectangle 8682" style="position:absolute;width:14585;height:1643;left:-5323;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shape id="Shape 8686" style="position:absolute;width:21744;height:0;left:35917;top:14922;" coordsize="2174466,0" path="m0,0l2174466,0">
                  <v:stroke weight="1.02308pt" endcap="flat" joinstyle="round" on="true" color="#f1f1f1"/>
                  <v:fill on="false" color="#000000" opacity="0"/>
                </v:shape>
                <v:shape id="Shape 8687" style="position:absolute;width:21744;height:0;left:35917;top:11606;" coordsize="2174466,0" path="m0,0l2174466,0">
                  <v:stroke weight="1.02308pt" endcap="flat" joinstyle="round" on="true" color="#f1f1f1"/>
                  <v:fill on="false" color="#000000" opacity="0"/>
                </v:shape>
                <v:shape id="Shape 8688" style="position:absolute;width:21744;height:0;left:35917;top:8290;" coordsize="2174466,0" path="m0,0l2174466,0">
                  <v:stroke weight="1.02308pt" endcap="flat" joinstyle="round" on="true" color="#f1f1f1"/>
                  <v:fill on="false" color="#000000" opacity="0"/>
                </v:shape>
                <v:shape id="Shape 8689" style="position:absolute;width:21744;height:0;left:35917;top:4975;" coordsize="2174466,0" path="m0,0l2174466,0">
                  <v:stroke weight="1.02308pt" endcap="flat" joinstyle="round" on="true" color="#f1f1f1"/>
                  <v:fill on="false" color="#000000" opacity="0"/>
                </v:shape>
                <v:shape id="Shape 8690" style="position:absolute;width:21744;height:0;left:35917;top:1658;" coordsize="2174466,0" path="m0,0l2174466,0">
                  <v:stroke weight="1.02308pt" endcap="flat" joinstyle="round" on="true" color="#f1f1f1"/>
                  <v:fill on="false" color="#000000" opacity="0"/>
                </v:shape>
                <v:shape id="Shape 8691" style="position:absolute;width:0;height:17772;left:41785;top:0;" coordsize="0,1777265" path="m0,1777265l0,0">
                  <v:stroke weight="1.02308pt" endcap="flat" joinstyle="round" on="true" color="#f1f1f1"/>
                  <v:fill on="false" color="#000000" opacity="0"/>
                </v:shape>
                <v:shape id="Shape 8692" style="position:absolute;width:0;height:17772;left:47883;top:0;" coordsize="0,1777265" path="m0,1777265l0,0">
                  <v:stroke weight="1.02308pt" endcap="flat" joinstyle="round" on="true" color="#f1f1f1"/>
                  <v:fill on="false" color="#000000" opacity="0"/>
                </v:shape>
                <v:shape id="Shape 8693" style="position:absolute;width:0;height:17772;left:53981;top:0;" coordsize="0,1777265" path="m0,1777265l0,0">
                  <v:stroke weight="1.02308pt" endcap="flat" joinstyle="round" on="true" color="#f1f1f1"/>
                  <v:fill on="false" color="#000000" opacity="0"/>
                </v:shape>
                <v:shape id="Shape 8694" style="position:absolute;width:19767;height:16156;left:36906;top:807;" coordsize="1976776,1615640" path="m0,0l19915,123374l39830,236305l59866,338428l79780,429502l99816,509160l119731,577162l139767,634356l159682,682443l179596,724094l199632,762830l219547,801567l239583,842732l259498,887540l279535,935869l299449,981892l319485,1019293l339400,1048679l359315,1072358l379351,1093244l399265,1113644l419302,1134895l439216,1157724l459252,1182495l479167,1209332l499203,1238233l519118,1268954l539033,1300527l559069,1331734l578983,1358692l599019,1378607l618934,1393543l638970,1405322l658885,1415522l678921,1424872l698836,1434101l718750,1443208l738787,1452559l758701,1461909l778737,1471380l798652,1480366l818688,1488502l838603,1494331l858517,1495545l878554,1491416l898468,1483888l918504,1474659l938419,1464945l958455,1455352l978370,1446365l998406,1437987l1018321,1430579l1038235,1423901l1058272,1417951l1078186,1412486l1098222,1407143l1118137,1401315l1138173,1393786l1158088,1384071l1178124,1372899l1198039,1361121l1217954,1349463l1237990,1338656l1257904,1328821l1277941,1320320l1297855,1313156l1317891,1307448l1337806,1303077l1357721,1300041l1377757,1297977l1397671,1296884l1417707,1296277l1437622,1295062l1457658,1293241l1477573,1290812l1497609,1288263l1517524,1285469l1537439,1282798l1557475,1280127l1577389,1277698l1597425,1275390l1617340,1273326l1637376,1271505l1657291,1269805l1677327,1268347l1697242,1267012l1717156,1265676l1737193,1264340l1757107,1262883l1777144,1261426l1797058,1259969l1817094,1258633l1837009,1257419l1856924,1256204l1876960,1255112l1896875,1254140l1916911,1253290l1936825,1252562l1956862,1251833l1976776,1251226l1976776,1493724l1956862,1493238l1936825,1492631l1916911,1491902l1896875,1491052l1876960,1490202l1856924,1489231l1837009,1488138l1817094,1487045l1797058,1485830l1777144,1484616l1757107,1483402l1737193,1482066l1717156,1480973l1697242,1479759l1677327,1478666l1657291,1477330l1637376,1475752l1617340,1473930l1597425,1471744l1577389,1469316l1557475,1466645l1537439,1463730l1517524,1460573l1497609,1457416l1477573,1454259l1457658,1451344l1437622,1448794l1417707,1446851l1397671,1445880l1377757,1446123l1357721,1446972l1337806,1448551l1317891,1450494l1297855,1452680l1277941,1455108l1257904,1457902l1237990,1461058l1217954,1464823l1198039,1469438l1178124,1475630l1158088,1484009l1138173,1495545l1118137,1510360l1098222,1525781l1078186,1540596l1058272,1553953l1038235,1565489l1018321,1574961l998406,1582369l978370,1587711l958455,1590990l938419,1592569l918504,1592569l898468,1591718l878554,1591476l858517,1593297l838603,1599004l818688,1606047l798652,1611998l778737,1615398l758701,1615640l738787,1612483l718750,1605683l698836,1595362l678921,1581397l658885,1564396l638970,1544482l618934,1522867l599019,1500767l578983,1480245l559069,1463366l539033,1449037l519118,1434465l499203,1417951l479167,1399008l459252,1377028l439216,1352256l419302,1324570l399265,1294577l379351,1262762l359315,1230826l339400,1200589l319485,1175331l299449,1157360l279535,1147038l259498,1139024l239583,1128216l219547,1114251l199632,1098708l179596,1083651l159682,1072236l139767,1067865l119731,1073207l99816,1090087l79780,1119108l59866,1160153l39830,1213097l19915,1277455l0,1352742l0,0x">
                  <v:stroke weight="0pt" endcap="flat" joinstyle="round" on="false" color="#000000" opacity="0"/>
                  <v:fill on="true" color="#333333" opacity="0.2"/>
                </v:shape>
                <v:shape id="Shape 8695" style="position:absolute;width:19767;height:8709;left:36906;top:7571;" coordsize="1976776,870903"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l499203,651721l519118,675278l539033,698471l559069,721179l578983,743037l599019,763315l618934,781773l638970,798530l658885,813588l678921,826824l698836,838360l718750,848075l738787,856089l758701,862403l778737,867018l798652,869811l818688,870903l838603,870297l858517,867989l878554,865075l898468,861432l918504,857304l938419,852325l958455,846860l978370,840667l998406,833867l1018321,826338l1038235,818324l1058272,809581l1078186,800109l1098222,790152l1118137,779466l1138173,768294l1158088,757608l1178124,747894l1198039,738908l1217954,730772l1237990,723486l1257904,717050l1277941,711343l1297855,706607l1317891,702600l1337806,699443l1357721,697136l1377757,695678l1397671,695072l1417707,695192l1437622,695557l1457658,695921l1477573,696165l1497609,696407l1517524,696650l1537439,696892l1557475,697014l1577389,697136l1597425,697257l1657291,697257l1677327,697136l1697242,697014l1717156,696892l1737193,696892l1757107,696771l1777144,696650l1797058,696528l1817094,696528l1837009,696407l1856924,696407l1876960,696285l1896875,696285l1916911,696165l1976776,696165">
                  <v:stroke weight="1.02308pt" endcap="flat" joinstyle="round" on="true" color="#000000"/>
                  <v:fill on="false" color="#000000" opacity="0"/>
                </v:shape>
                <v:shape id="Shape 8696" style="position:absolute;width:4791;height:6277;left:36906;top:7571;" coordsize="479167,627799" path="m0,0l19915,24043l39830,48330l59866,72980l79780,97873l99816,123252l119731,148753l139767,174739l159682,200968l179596,227562l199632,254398l219547,281598l239583,309042l259498,336971l279535,365022l299449,393194l319485,421001l339400,448323l359315,475159l379351,501631l399265,527739l419302,553362l439216,578619l459252,603391l479167,627799">
                  <v:stroke weight="3.05968pt" endcap="flat" joinstyle="round" on="true" color="#00a3cc"/>
                  <v:fill on="false" color="#000000" opacity="0"/>
                </v:shape>
                <v:shape id="Shape 8697" style="position:absolute;width:4193;height:707;left:43495;top:15572;" coordsize="419301,70794" path="m0,13478l20036,26715l39951,38250l59865,47965l79902,55980l99816,62294l119852,66908l139767,69701l159803,70794l179718,70187l199632,67880l219669,64966l239583,61323l259619,57194l279535,52215l299570,46751l319485,40558l339521,33758l359436,26229l379351,18214l399387,9472l419301,0">
                  <v:stroke weight="3.05968pt" endcap="flat" joinstyle="round" on="true" color="#f4df4e"/>
                  <v:fill on="false" color="#000000" opacity="0"/>
                </v:shape>
                <v:shape id="Shape 8698" style="position:absolute;width:21744;height:0;left:35917;top:14922;" coordsize="2174466,0" path="m0,0l2174466,0">
                  <v:stroke weight="1.02308pt" endcap="flat" dashstyle="1 2.99065" joinstyle="round" on="true" color="#000000"/>
                  <v:fill on="false" color="#000000" opacity="0"/>
                </v:shape>
                <v:shape id="Shape 8699" style="position:absolute;width:0;height:17772;left:35917;top:0;" coordsize="0,1777265" path="m0,1777265l0,0">
                  <v:stroke weight="1.02308pt" endcap="flat" joinstyle="round" on="true" color="#000000"/>
                  <v:fill on="false" color="#000000" opacity="0"/>
                </v:shape>
                <v:rect id="Rectangle 8700" style="position:absolute;width:2020;height:1344;left:33798;top:14530;" filled="f" stroked="f">
                  <v:textbox inset="0,0,0,0">
                    <w:txbxContent>
                      <w:p>
                        <w:pPr>
                          <w:spacing w:before="0" w:after="160" w:line="259" w:lineRule="auto"/>
                          <w:ind w:left="0" w:firstLine="0"/>
                          <w:jc w:val="left"/>
                        </w:pPr>
                        <w:r>
                          <w:rPr>
                            <w:rFonts w:cs="Arial" w:hAnsi="Arial" w:eastAsia="Arial" w:ascii="Arial"/>
                            <w:color w:val="4d4d4d"/>
                            <w:sz w:val="17"/>
                          </w:rPr>
                          <w:t xml:space="preserve">0.0</w:t>
                        </w:r>
                      </w:p>
                    </w:txbxContent>
                  </v:textbox>
                </v:rect>
                <v:rect id="Rectangle 8701" style="position:absolute;width:2020;height:1344;left:33798;top:11213;" filled="f" stroked="f">
                  <v:textbox inset="0,0,0,0">
                    <w:txbxContent>
                      <w:p>
                        <w:pPr>
                          <w:spacing w:before="0" w:after="160" w:line="259" w:lineRule="auto"/>
                          <w:ind w:left="0" w:firstLine="0"/>
                          <w:jc w:val="left"/>
                        </w:pPr>
                        <w:r>
                          <w:rPr>
                            <w:rFonts w:cs="Arial" w:hAnsi="Arial" w:eastAsia="Arial" w:ascii="Arial"/>
                            <w:color w:val="4d4d4d"/>
                            <w:sz w:val="17"/>
                          </w:rPr>
                          <w:t xml:space="preserve">0.5</w:t>
                        </w:r>
                      </w:p>
                    </w:txbxContent>
                  </v:textbox>
                </v:rect>
                <v:rect id="Rectangle 8702" style="position:absolute;width:2020;height:1344;left:33798;top:7898;" filled="f" stroked="f">
                  <v:textbox inset="0,0,0,0">
                    <w:txbxContent>
                      <w:p>
                        <w:pPr>
                          <w:spacing w:before="0" w:after="160" w:line="259" w:lineRule="auto"/>
                          <w:ind w:left="0" w:firstLine="0"/>
                          <w:jc w:val="left"/>
                        </w:pPr>
                        <w:r>
                          <w:rPr>
                            <w:rFonts w:cs="Arial" w:hAnsi="Arial" w:eastAsia="Arial" w:ascii="Arial"/>
                            <w:color w:val="4d4d4d"/>
                            <w:sz w:val="17"/>
                          </w:rPr>
                          <w:t xml:space="preserve">1.0</w:t>
                        </w:r>
                      </w:p>
                    </w:txbxContent>
                  </v:textbox>
                </v:rect>
                <v:rect id="Rectangle 8703" style="position:absolute;width:2020;height:1344;left:33798;top:4582;" filled="f" stroked="f">
                  <v:textbox inset="0,0,0,0">
                    <w:txbxContent>
                      <w:p>
                        <w:pPr>
                          <w:spacing w:before="0" w:after="160" w:line="259" w:lineRule="auto"/>
                          <w:ind w:left="0" w:firstLine="0"/>
                          <w:jc w:val="left"/>
                        </w:pPr>
                        <w:r>
                          <w:rPr>
                            <w:rFonts w:cs="Arial" w:hAnsi="Arial" w:eastAsia="Arial" w:ascii="Arial"/>
                            <w:color w:val="4d4d4d"/>
                            <w:sz w:val="17"/>
                          </w:rPr>
                          <w:t xml:space="preserve">1.5</w:t>
                        </w:r>
                      </w:p>
                    </w:txbxContent>
                  </v:textbox>
                </v:rect>
                <v:rect id="Rectangle 8704" style="position:absolute;width:2020;height:1344;left:33798;top:1266;" filled="f" stroked="f">
                  <v:textbox inset="0,0,0,0">
                    <w:txbxContent>
                      <w:p>
                        <w:pPr>
                          <w:spacing w:before="0" w:after="160" w:line="259" w:lineRule="auto"/>
                          <w:ind w:left="0" w:firstLine="0"/>
                          <w:jc w:val="left"/>
                        </w:pPr>
                        <w:r>
                          <w:rPr>
                            <w:rFonts w:cs="Arial" w:hAnsi="Arial" w:eastAsia="Arial" w:ascii="Arial"/>
                            <w:color w:val="4d4d4d"/>
                            <w:sz w:val="17"/>
                          </w:rPr>
                          <w:t xml:space="preserve">2.0</w:t>
                        </w:r>
                      </w:p>
                    </w:txbxContent>
                  </v:textbox>
                </v:rect>
                <v:shape id="Shape 8705" style="position:absolute;width:332;height:0;left:35585;top:14922;" coordsize="33272,0" path="m0,0l33272,0">
                  <v:stroke weight="1.02308pt" endcap="flat" joinstyle="round" on="true" color="#333333"/>
                  <v:fill on="false" color="#000000" opacity="0"/>
                </v:shape>
                <v:shape id="Shape 8706" style="position:absolute;width:332;height:0;left:35585;top:11606;" coordsize="33272,0" path="m0,0l33272,0">
                  <v:stroke weight="1.02308pt" endcap="flat" joinstyle="round" on="true" color="#333333"/>
                  <v:fill on="false" color="#000000" opacity="0"/>
                </v:shape>
                <v:shape id="Shape 8707" style="position:absolute;width:332;height:0;left:35585;top:8290;" coordsize="33272,0" path="m0,0l33272,0">
                  <v:stroke weight="1.02308pt" endcap="flat" joinstyle="round" on="true" color="#333333"/>
                  <v:fill on="false" color="#000000" opacity="0"/>
                </v:shape>
                <v:shape id="Shape 8708" style="position:absolute;width:332;height:0;left:35585;top:4975;" coordsize="33272,0" path="m0,0l33272,0">
                  <v:stroke weight="1.02308pt" endcap="flat" joinstyle="round" on="true" color="#333333"/>
                  <v:fill on="false" color="#000000" opacity="0"/>
                </v:shape>
                <v:shape id="Shape 8709" style="position:absolute;width:332;height:0;left:35585;top:1658;" coordsize="33272,0" path="m0,0l33272,0">
                  <v:stroke weight="1.02308pt" endcap="flat" joinstyle="round" on="true" color="#333333"/>
                  <v:fill on="false" color="#000000" opacity="0"/>
                </v:shape>
                <v:shape id="Shape 8710" style="position:absolute;width:21744;height:0;left:35917;top:17772;" coordsize="2174466,0" path="m0,0l2174466,0">
                  <v:stroke weight="1.02308pt" endcap="flat" joinstyle="round" on="true" color="#000000"/>
                  <v:fill on="false" color="#000000" opacity="0"/>
                </v:shape>
                <v:shape id="Shape 8711" style="position:absolute;width:0;height:332;left:41785;top:17772;" coordsize="0,33272" path="m0,33272l0,0">
                  <v:stroke weight="1.02308pt" endcap="flat" joinstyle="round" on="true" color="#333333"/>
                  <v:fill on="false" color="#000000" opacity="0"/>
                </v:shape>
                <v:shape id="Shape 8712" style="position:absolute;width:0;height:332;left:47883;top:17772;" coordsize="0,33272" path="m0,33272l0,0">
                  <v:stroke weight="1.02308pt" endcap="flat" joinstyle="round" on="true" color="#333333"/>
                  <v:fill on="false" color="#000000" opacity="0"/>
                </v:shape>
                <v:shape id="Shape 8713" style="position:absolute;width:0;height:332;left:53981;top:17772;" coordsize="0,33272" path="m0,33272l0,0">
                  <v:stroke weight="1.02308pt" endcap="flat" joinstyle="round" on="true" color="#333333"/>
                  <v:fill on="false" color="#000000" opacity="0"/>
                </v:shape>
                <v:rect id="Rectangle 8714" style="position:absolute;width:2828;height:1344;left:40721;top:18371;" filled="f" stroked="f">
                  <v:textbox inset="0,0,0,0">
                    <w:txbxContent>
                      <w:p>
                        <w:pPr>
                          <w:spacing w:before="0" w:after="160" w:line="259" w:lineRule="auto"/>
                          <w:ind w:left="0" w:firstLine="0"/>
                          <w:jc w:val="left"/>
                        </w:pPr>
                        <w:r>
                          <w:rPr>
                            <w:rFonts w:cs="Arial" w:hAnsi="Arial" w:eastAsia="Arial" w:ascii="Arial"/>
                            <w:color w:val="4d4d4d"/>
                            <w:sz w:val="17"/>
                          </w:rPr>
                          <w:t xml:space="preserve">0.25</w:t>
                        </w:r>
                      </w:p>
                    </w:txbxContent>
                  </v:textbox>
                </v:rect>
                <v:rect id="Rectangle 8715" style="position:absolute;width:2828;height:1344;left:46821;top:18371;" filled="f" stroked="f">
                  <v:textbox inset="0,0,0,0">
                    <w:txbxContent>
                      <w:p>
                        <w:pPr>
                          <w:spacing w:before="0" w:after="160" w:line="259" w:lineRule="auto"/>
                          <w:ind w:left="0" w:firstLine="0"/>
                          <w:jc w:val="left"/>
                        </w:pPr>
                        <w:r>
                          <w:rPr>
                            <w:rFonts w:cs="Arial" w:hAnsi="Arial" w:eastAsia="Arial" w:ascii="Arial"/>
                            <w:color w:val="4d4d4d"/>
                            <w:sz w:val="17"/>
                          </w:rPr>
                          <w:t xml:space="preserve">0.50</w:t>
                        </w:r>
                      </w:p>
                    </w:txbxContent>
                  </v:textbox>
                </v:rect>
                <v:rect id="Rectangle 8716" style="position:absolute;width:2828;height:1344;left:52919;top:18371;" filled="f" stroked="f">
                  <v:textbox inset="0,0,0,0">
                    <w:txbxContent>
                      <w:p>
                        <w:pPr>
                          <w:spacing w:before="0" w:after="160" w:line="259" w:lineRule="auto"/>
                          <w:ind w:left="0" w:firstLine="0"/>
                          <w:jc w:val="left"/>
                        </w:pPr>
                        <w:r>
                          <w:rPr>
                            <w:rFonts w:cs="Arial" w:hAnsi="Arial" w:eastAsia="Arial" w:ascii="Arial"/>
                            <w:color w:val="4d4d4d"/>
                            <w:sz w:val="17"/>
                          </w:rPr>
                          <w:t xml:space="preserve">0.75</w:t>
                        </w:r>
                      </w:p>
                    </w:txbxContent>
                  </v:textbox>
                </v:rect>
                <v:rect id="Rectangle 8717" style="position:absolute;width:5107;height:1643;left:43540;top:19729;" filled="f" stroked="f">
                  <v:textbox inset="0,0,0,0">
                    <w:txbxContent>
                      <w:p>
                        <w:pPr>
                          <w:spacing w:before="0" w:after="160" w:line="259" w:lineRule="auto"/>
                          <w:ind w:left="0" w:firstLine="0"/>
                          <w:jc w:val="left"/>
                        </w:pPr>
                        <w:r>
                          <w:rPr>
                            <w:rFonts w:cs="Arial" w:hAnsi="Arial" w:eastAsia="Arial" w:ascii="Arial"/>
                            <w:sz w:val="21"/>
                          </w:rPr>
                          <w:t xml:space="preserve">Gowth</w:t>
                        </w:r>
                      </w:p>
                    </w:txbxContent>
                  </v:textbox>
                </v:rect>
                <v:rect id="Rectangle 8718" style="position:absolute;width:3043;height:1643;left:47751;top:19729;" filled="f" stroked="f">
                  <v:textbox inset="0,0,0,0">
                    <w:txbxContent>
                      <w:p>
                        <w:pPr>
                          <w:spacing w:before="0" w:after="160" w:line="259" w:lineRule="auto"/>
                          <w:ind w:left="0" w:firstLine="0"/>
                          <w:jc w:val="left"/>
                        </w:pPr>
                        <w:r>
                          <w:rPr>
                            <w:rFonts w:cs="Arial" w:hAnsi="Arial" w:eastAsia="Arial" w:ascii="Arial"/>
                            <w:sz w:val="21"/>
                          </w:rPr>
                          <w:t xml:space="preserve">rate</w:t>
                        </w:r>
                      </w:p>
                    </w:txbxContent>
                  </v:textbox>
                </v:rect>
                <v:rect id="Rectangle 8719" style="position:absolute;width:987;height:1643;left:30264;top:13444;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0" style="position:absolute;width:987;height:1643;left:32521;top:13830;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d</w:t>
                        </w:r>
                      </w:p>
                    </w:txbxContent>
                  </v:textbox>
                </v:rect>
                <v:rect id="Rectangle 8721" style="position:absolute;width:888;height:1643;left:32571;top:12993;rotation:270;" filled="f" stroked="f">
                  <v:textbox inset="0,0,0,0" style="layout-flow:vertical;mso-layout-flow-alt:bottom-to-top">
                    <w:txbxContent>
                      <w:p>
                        <w:pPr>
                          <w:spacing w:before="0" w:after="160" w:line="259" w:lineRule="auto"/>
                          <w:ind w:left="0" w:firstLine="0"/>
                          <w:jc w:val="left"/>
                        </w:pPr>
                        <w:r>
                          <w:rPr>
                            <w:rFonts w:cs="Arial" w:hAnsi="Arial" w:eastAsia="Arial" w:ascii="Arial"/>
                            <w:i w:val="1"/>
                            <w:sz w:val="21"/>
                          </w:rPr>
                          <w:t xml:space="preserve">x</w:t>
                        </w:r>
                      </w:p>
                    </w:txbxContent>
                  </v:textbox>
                </v:rect>
                <v:shape id="Shape 8722" style="position:absolute;width:0;height:1658;left:31704;top:13487;" coordsize="0,165875" path="m0,165875l0,0">
                  <v:stroke weight="0.717112pt" endcap="round" joinstyle="round" on="true" color="#000000"/>
                  <v:fill on="false" color="#000000" opacity="0"/>
                </v:shape>
                <v:rect id="Rectangle 8723" style="position:absolute;width:14585;height:1643;left:24611;top:5373;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21"/>
                          </w:rPr>
                          <w:t xml:space="preserve">  Growth efficiency</w:t>
                        </w:r>
                      </w:p>
                    </w:txbxContent>
                  </v:textbox>
                </v:rect>
              </v:group>
            </w:pict>
          </mc:Fallback>
        </mc:AlternateContent>
      </w:r>
    </w:p>
    <w:p w14:paraId="48AE1BBE" w14:textId="77777777" w:rsidR="007015D6" w:rsidRDefault="00350D12">
      <w:pPr>
        <w:spacing w:after="495" w:line="265" w:lineRule="auto"/>
        <w:ind w:left="1877"/>
        <w:jc w:val="left"/>
      </w:pPr>
      <w:r>
        <w:rPr>
          <w:rFonts w:ascii="Arial" w:eastAsia="Arial" w:hAnsi="Arial" w:cs="Arial"/>
          <w:sz w:val="21"/>
        </w:rPr>
        <w:t>(</w:t>
      </w:r>
      <w:proofErr w:type="spellStart"/>
      <w:r>
        <w:rPr>
          <w:rFonts w:ascii="Arial" w:eastAsia="Arial" w:hAnsi="Arial" w:cs="Arial"/>
          <w:sz w:val="21"/>
        </w:rPr>
        <w:t>mg</w:t>
      </w:r>
      <w:r>
        <w:rPr>
          <w:rFonts w:ascii="Arial" w:eastAsia="Arial" w:hAnsi="Arial" w:cs="Arial"/>
          <w:sz w:val="17"/>
        </w:rPr>
        <w:t>food</w:t>
      </w:r>
      <w:proofErr w:type="spellEnd"/>
      <w:r>
        <w:rPr>
          <w:rFonts w:ascii="Arial" w:eastAsia="Arial" w:hAnsi="Arial" w:cs="Arial"/>
          <w:sz w:val="17"/>
        </w:rPr>
        <w:t xml:space="preserve"> </w:t>
      </w:r>
      <w:r>
        <w:rPr>
          <w:rFonts w:ascii="Arial" w:eastAsia="Arial" w:hAnsi="Arial" w:cs="Arial"/>
          <w:sz w:val="21"/>
        </w:rPr>
        <w:t>mg</w:t>
      </w:r>
      <w:r>
        <w:rPr>
          <w:rFonts w:ascii="Arial" w:eastAsia="Arial" w:hAnsi="Arial" w:cs="Arial"/>
          <w:sz w:val="17"/>
        </w:rPr>
        <w:t xml:space="preserve">body−1 </w:t>
      </w:r>
      <w:r>
        <w:rPr>
          <w:rFonts w:ascii="Arial" w:eastAsia="Arial" w:hAnsi="Arial" w:cs="Arial"/>
          <w:sz w:val="21"/>
        </w:rPr>
        <w:t>day</w:t>
      </w:r>
      <w:r>
        <w:rPr>
          <w:rFonts w:ascii="Arial" w:eastAsia="Arial" w:hAnsi="Arial" w:cs="Arial"/>
          <w:sz w:val="17"/>
        </w:rPr>
        <w:t>−1</w:t>
      </w:r>
      <w:r>
        <w:rPr>
          <w:rFonts w:ascii="Arial" w:eastAsia="Arial" w:hAnsi="Arial" w:cs="Arial"/>
          <w:sz w:val="21"/>
        </w:rPr>
        <w:t>)</w:t>
      </w:r>
    </w:p>
    <w:p w14:paraId="5A6B1952" w14:textId="77777777" w:rsidR="007015D6" w:rsidRDefault="00350D12">
      <w:pPr>
        <w:spacing w:after="88" w:line="255" w:lineRule="auto"/>
        <w:ind w:left="-5"/>
      </w:pPr>
      <w:r>
        <w:rPr>
          <w:b/>
          <w:sz w:val="17"/>
        </w:rPr>
        <w:t xml:space="preserve">Figure S5. </w:t>
      </w:r>
      <w:r>
        <w:rPr>
          <w:sz w:val="15"/>
        </w:rPr>
        <w:t xml:space="preserve">The derivatives, computed as finite differences, of each model plotted in fig. </w:t>
      </w:r>
      <w:r>
        <w:rPr>
          <w:color w:val="0000FF"/>
          <w:sz w:val="15"/>
        </w:rPr>
        <w:t>2</w:t>
      </w:r>
      <w:r>
        <w:rPr>
          <w:sz w:val="15"/>
        </w:rPr>
        <w:t>. Blue portions of the derivatives highlight domains where the derivative is significantly positive, whereas yellow portions highlight domains where it is negative. Black portions show domains where it is not significantly different from 0. The confidence interval is simultaneous and is computed using the gratia package in R.</w:t>
      </w:r>
    </w:p>
    <w:p w14:paraId="59B752B4" w14:textId="77777777" w:rsidR="007015D6" w:rsidRDefault="00350D12">
      <w:pPr>
        <w:spacing w:after="338" w:line="259" w:lineRule="auto"/>
        <w:ind w:left="1709" w:firstLine="0"/>
        <w:jc w:val="left"/>
      </w:pPr>
      <w:r>
        <w:rPr>
          <w:noProof/>
          <w:lang w:val="en-US" w:eastAsia="en-US"/>
        </w:rPr>
        <w:drawing>
          <wp:inline distT="0" distB="0" distL="0" distR="0" wp14:anchorId="0B84BA7E" wp14:editId="7DF32AB1">
            <wp:extent cx="3944112" cy="2596896"/>
            <wp:effectExtent l="0" t="0" r="0" b="0"/>
            <wp:docPr id="132486" name="Picture 132486"/>
            <wp:cNvGraphicFramePr/>
            <a:graphic xmlns:a="http://schemas.openxmlformats.org/drawingml/2006/main">
              <a:graphicData uri="http://schemas.openxmlformats.org/drawingml/2006/picture">
                <pic:pic xmlns:pic="http://schemas.openxmlformats.org/drawingml/2006/picture">
                  <pic:nvPicPr>
                    <pic:cNvPr id="132486" name="Picture 132486"/>
                    <pic:cNvPicPr/>
                  </pic:nvPicPr>
                  <pic:blipFill>
                    <a:blip r:embed="rId45"/>
                    <a:stretch>
                      <a:fillRect/>
                    </a:stretch>
                  </pic:blipFill>
                  <pic:spPr>
                    <a:xfrm>
                      <a:off x="0" y="0"/>
                      <a:ext cx="3944112" cy="2596896"/>
                    </a:xfrm>
                    <a:prstGeom prst="rect">
                      <a:avLst/>
                    </a:prstGeom>
                  </pic:spPr>
                </pic:pic>
              </a:graphicData>
            </a:graphic>
          </wp:inline>
        </w:drawing>
      </w:r>
    </w:p>
    <w:p w14:paraId="68EC9D27" w14:textId="77777777" w:rsidR="007015D6" w:rsidRDefault="00350D12">
      <w:pPr>
        <w:spacing w:after="88" w:line="255" w:lineRule="auto"/>
        <w:ind w:left="441"/>
      </w:pPr>
      <w:r>
        <w:rPr>
          <w:b/>
          <w:sz w:val="17"/>
        </w:rPr>
        <w:t xml:space="preserve">Figure S6. </w:t>
      </w:r>
      <w:r>
        <w:rPr>
          <w:sz w:val="15"/>
        </w:rPr>
        <w:t>Variation of adult body mass according to food consumed during the experiment. Each point represents an individual.</w:t>
      </w:r>
      <w:r>
        <w:br w:type="page"/>
      </w:r>
    </w:p>
    <w:p w14:paraId="5855D23C" w14:textId="77777777" w:rsidR="007015D6" w:rsidRDefault="00350D12">
      <w:pPr>
        <w:pStyle w:val="Titre1"/>
        <w:spacing w:after="10536"/>
        <w:ind w:left="-5"/>
      </w:pPr>
      <w:r>
        <w:lastRenderedPageBreak/>
        <w:t>Nutrients budgets</w:t>
      </w:r>
    </w:p>
    <w:p w14:paraId="6F6F254E" w14:textId="77777777" w:rsidR="007015D6" w:rsidRDefault="00350D12">
      <w:pPr>
        <w:spacing w:after="251"/>
        <w:ind w:left="-5"/>
      </w:pPr>
      <w:r>
        <w:t xml:space="preserve">In this section, we provide further information about the nutrient budget assessment. Individual GAMs for each of the four variables AE, RT, larval and frass nutrient content, all regressed versus MSIR are given in table </w:t>
      </w:r>
      <w:r>
        <w:rPr>
          <w:color w:val="0000FF"/>
        </w:rPr>
        <w:t>3</w:t>
      </w:r>
      <w:r>
        <w:t xml:space="preserve">. We proceed by representing these models in figs. </w:t>
      </w:r>
      <w:r>
        <w:rPr>
          <w:color w:val="0000FF"/>
        </w:rPr>
        <w:t>S7</w:t>
      </w:r>
      <w:r>
        <w:t xml:space="preserve">, </w:t>
      </w:r>
      <w:r>
        <w:rPr>
          <w:color w:val="0000FF"/>
        </w:rPr>
        <w:t>3</w:t>
      </w:r>
      <w:r>
        <w:t xml:space="preserve">, </w:t>
      </w:r>
      <w:r>
        <w:rPr>
          <w:color w:val="0000FF"/>
        </w:rPr>
        <w:t>S11</w:t>
      </w:r>
      <w:r>
        <w:t xml:space="preserve">, </w:t>
      </w:r>
      <w:r>
        <w:rPr>
          <w:color w:val="0000FF"/>
        </w:rPr>
        <w:t>S12</w:t>
      </w:r>
      <w:r>
        <w:t xml:space="preserve">. For AE and RT, we also represent their first derivative computed numerically in </w:t>
      </w:r>
      <w:proofErr w:type="gramStart"/>
      <w:r>
        <w:t>figs.</w:t>
      </w:r>
      <w:r>
        <w:rPr>
          <w:color w:val="0000FF"/>
        </w:rPr>
        <w:t>S</w:t>
      </w:r>
      <w:proofErr w:type="gramEnd"/>
      <w:r>
        <w:rPr>
          <w:color w:val="0000FF"/>
        </w:rPr>
        <w:t xml:space="preserve">8 </w:t>
      </w:r>
      <w:r>
        <w:t xml:space="preserve">and </w:t>
      </w:r>
      <w:r>
        <w:rPr>
          <w:color w:val="0000FF"/>
        </w:rPr>
        <w:t>S10</w:t>
      </w:r>
      <w:r>
        <w:t>.</w:t>
      </w:r>
    </w:p>
    <w:p w14:paraId="15F7158D" w14:textId="77777777" w:rsidR="007015D6" w:rsidRDefault="00350D12">
      <w:pPr>
        <w:ind w:left="-5"/>
      </w:pPr>
      <w:r>
        <w:t xml:space="preserve">For both AE and RT, a GAM was run with both element and MSIR as dependent variables. Contrasts were estimated for pairs of elements on both the predictions of the model and the trends of the models, allowing to investigate differences between elemental AE (table </w:t>
      </w:r>
      <w:r>
        <w:rPr>
          <w:color w:val="0000FF"/>
        </w:rPr>
        <w:t>4</w:t>
      </w:r>
      <w:r>
        <w:t xml:space="preserve">) and RT (table </w:t>
      </w:r>
      <w:r>
        <w:rPr>
          <w:color w:val="0000FF"/>
        </w:rPr>
        <w:t>6</w:t>
      </w:r>
      <w:r>
        <w:t xml:space="preserve">) and the effect of MSIR thereupon (tables </w:t>
      </w:r>
      <w:r>
        <w:rPr>
          <w:color w:val="0000FF"/>
        </w:rPr>
        <w:t xml:space="preserve">4 </w:t>
      </w:r>
      <w:r>
        <w:t xml:space="preserve">and </w:t>
      </w:r>
      <w:r>
        <w:rPr>
          <w:color w:val="0000FF"/>
        </w:rPr>
        <w:t xml:space="preserve">7 </w:t>
      </w:r>
      <w:r>
        <w:t>respectively).</w:t>
      </w:r>
    </w:p>
    <w:p w14:paraId="43029192" w14:textId="77777777" w:rsidR="007015D6" w:rsidRDefault="00350D12">
      <w:pPr>
        <w:ind w:left="-5"/>
      </w:pPr>
      <w:r>
        <w:t xml:space="preserve">Finally, we provide two interesting figures related to the stoichiometric aspects of the experiment, although not intended at first, and specifically about the growth rate hypothesis (fig. </w:t>
      </w:r>
      <w:r>
        <w:rPr>
          <w:color w:val="0000FF"/>
        </w:rPr>
        <w:t>S13</w:t>
      </w:r>
      <w:r>
        <w:t>) and the relationship between stoichiometric stocks in the consumer and its frass (</w:t>
      </w:r>
      <w:proofErr w:type="gramStart"/>
      <w:r>
        <w:t>fig.</w:t>
      </w:r>
      <w:r>
        <w:rPr>
          <w:color w:val="0000FF"/>
        </w:rPr>
        <w:t>S</w:t>
      </w:r>
      <w:proofErr w:type="gramEnd"/>
      <w:r>
        <w:rPr>
          <w:color w:val="0000FF"/>
        </w:rPr>
        <w:t>14</w:t>
      </w:r>
      <w:r>
        <w:t>)</w:t>
      </w:r>
    </w:p>
    <w:p w14:paraId="54977597" w14:textId="77777777" w:rsidR="007015D6" w:rsidRDefault="00350D12">
      <w:pPr>
        <w:spacing w:after="27" w:line="248" w:lineRule="auto"/>
        <w:ind w:left="-15" w:firstLine="0"/>
      </w:pPr>
      <w:r>
        <w:rPr>
          <w:b/>
          <w:sz w:val="17"/>
        </w:rPr>
        <w:lastRenderedPageBreak/>
        <w:t xml:space="preserve">Table 3. </w:t>
      </w:r>
      <w:r>
        <w:rPr>
          <w:sz w:val="17"/>
        </w:rPr>
        <w:t xml:space="preserve">Summaries of element-wise GAM models used to produce the plots in figs. </w:t>
      </w:r>
      <w:r>
        <w:rPr>
          <w:color w:val="0000FF"/>
          <w:sz w:val="17"/>
        </w:rPr>
        <w:t>3</w:t>
      </w:r>
      <w:r>
        <w:rPr>
          <w:sz w:val="17"/>
        </w:rPr>
        <w:t xml:space="preserve">, </w:t>
      </w:r>
      <w:r>
        <w:rPr>
          <w:color w:val="0000FF"/>
          <w:sz w:val="17"/>
        </w:rPr>
        <w:t>S7</w:t>
      </w:r>
      <w:r>
        <w:rPr>
          <w:sz w:val="17"/>
        </w:rPr>
        <w:t xml:space="preserve">, </w:t>
      </w:r>
      <w:r>
        <w:rPr>
          <w:color w:val="0000FF"/>
          <w:sz w:val="17"/>
        </w:rPr>
        <w:t>S9</w:t>
      </w:r>
      <w:r>
        <w:rPr>
          <w:sz w:val="17"/>
        </w:rPr>
        <w:t xml:space="preserve">, </w:t>
      </w:r>
      <w:r>
        <w:rPr>
          <w:color w:val="0000FF"/>
          <w:sz w:val="17"/>
        </w:rPr>
        <w:t xml:space="preserve">S11 </w:t>
      </w:r>
      <w:r>
        <w:rPr>
          <w:sz w:val="17"/>
        </w:rPr>
        <w:t xml:space="preserve">and </w:t>
      </w:r>
      <w:r>
        <w:rPr>
          <w:color w:val="0000FF"/>
          <w:sz w:val="17"/>
        </w:rPr>
        <w:t>S12</w:t>
      </w:r>
      <w:r>
        <w:rPr>
          <w:sz w:val="17"/>
        </w:rPr>
        <w:t xml:space="preserve">. AE stands for assimilation efficiency, and RT for retention time, </w:t>
      </w:r>
      <w:proofErr w:type="spellStart"/>
      <w:r>
        <w:rPr>
          <w:sz w:val="17"/>
        </w:rPr>
        <w:t>edf</w:t>
      </w:r>
      <w:proofErr w:type="spellEnd"/>
      <w:r>
        <w:rPr>
          <w:sz w:val="17"/>
        </w:rPr>
        <w:t xml:space="preserve"> for effective degrees of freedom. All models were fitted using thin-plate splines and with 10 parameters. The parameter </w:t>
      </w:r>
      <w:r>
        <w:rPr>
          <w:i/>
          <w:sz w:val="18"/>
        </w:rPr>
        <w:t xml:space="preserve">φ </w:t>
      </w:r>
      <w:r>
        <w:rPr>
          <w:sz w:val="17"/>
        </w:rPr>
        <w:t>for Beta regressions is indicated in parentheses (</w:t>
      </w:r>
      <w:r>
        <w:rPr>
          <w:b/>
          <w:sz w:val="17"/>
        </w:rPr>
        <w:t>?</w:t>
      </w:r>
      <w:r>
        <w:rPr>
          <w:sz w:val="17"/>
        </w:rPr>
        <w:t>)</w:t>
      </w:r>
    </w:p>
    <w:p w14:paraId="5186FCBE" w14:textId="77777777" w:rsidR="007015D6" w:rsidRDefault="00350D12">
      <w:pPr>
        <w:spacing w:after="90" w:line="259" w:lineRule="auto"/>
        <w:ind w:left="50" w:firstLine="0"/>
        <w:jc w:val="left"/>
      </w:pPr>
      <w:r>
        <w:rPr>
          <w:noProof/>
          <w:sz w:val="22"/>
          <w:lang w:val="en-US" w:eastAsia="en-US"/>
        </w:rPr>
        <mc:AlternateContent>
          <mc:Choice Requires="wpg">
            <w:drawing>
              <wp:inline distT="0" distB="0" distL="0" distR="0" wp14:anchorId="74B9CDF8" wp14:editId="171FA519">
                <wp:extent cx="6087934" cy="9697"/>
                <wp:effectExtent l="0" t="0" r="0" b="0"/>
                <wp:docPr id="128081" name="Group 128081"/>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057" name="Shape 9057"/>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1" style="width:479.365pt;height:0.763558pt;mso-position-horizontal-relative:char;mso-position-vertical-relative:line" coordsize="60879,96">
                <v:shape id="Shape 9057" style="position:absolute;width:60879;height:0;left:0;top:0;" coordsize="6087934,0" path="m0,0l6087934,0">
                  <v:stroke weight="0.763558pt" endcap="flat" joinstyle="miter" miterlimit="10" on="true" color="#000000"/>
                  <v:fill on="false" color="#000000" opacity="0"/>
                </v:shape>
              </v:group>
            </w:pict>
          </mc:Fallback>
        </mc:AlternateContent>
      </w:r>
    </w:p>
    <w:p w14:paraId="429AEB87" w14:textId="77777777" w:rsidR="007015D6" w:rsidRDefault="00350D12">
      <w:pPr>
        <w:pStyle w:val="Titre2"/>
        <w:tabs>
          <w:tab w:val="center" w:pos="1613"/>
          <w:tab w:val="center" w:pos="2442"/>
          <w:tab w:val="center" w:pos="2863"/>
          <w:tab w:val="center" w:pos="3535"/>
          <w:tab w:val="center" w:pos="4046"/>
          <w:tab w:val="center" w:pos="5757"/>
          <w:tab w:val="right" w:pos="9638"/>
        </w:tabs>
        <w:spacing w:after="0" w:line="259" w:lineRule="auto"/>
        <w:ind w:left="0" w:firstLine="0"/>
        <w:jc w:val="left"/>
      </w:pPr>
      <w:r>
        <w:rPr>
          <w:sz w:val="18"/>
        </w:rPr>
        <w:t>Response</w:t>
      </w:r>
      <w:r>
        <w:rPr>
          <w:sz w:val="18"/>
        </w:rPr>
        <w:tab/>
        <w:t>Element</w:t>
      </w:r>
      <w:r>
        <w:rPr>
          <w:sz w:val="18"/>
        </w:rPr>
        <w:tab/>
        <w:t>n</w:t>
      </w:r>
      <w:r>
        <w:rPr>
          <w:sz w:val="18"/>
        </w:rPr>
        <w:tab/>
      </w:r>
      <w:proofErr w:type="spellStart"/>
      <w:r>
        <w:rPr>
          <w:sz w:val="18"/>
        </w:rPr>
        <w:t>edf</w:t>
      </w:r>
      <w:proofErr w:type="spellEnd"/>
      <w:r>
        <w:rPr>
          <w:sz w:val="18"/>
        </w:rPr>
        <w:tab/>
        <w:t xml:space="preserve">ref </w:t>
      </w:r>
      <w:proofErr w:type="spellStart"/>
      <w:r>
        <w:rPr>
          <w:sz w:val="18"/>
        </w:rPr>
        <w:t>df</w:t>
      </w:r>
      <w:proofErr w:type="spellEnd"/>
      <w:r>
        <w:rPr>
          <w:sz w:val="18"/>
        </w:rPr>
        <w:tab/>
        <w:t>p</w:t>
      </w:r>
      <w:r>
        <w:rPr>
          <w:sz w:val="18"/>
        </w:rPr>
        <w:tab/>
        <w:t>Adjusted R</w:t>
      </w:r>
      <w:r>
        <w:rPr>
          <w:b w:val="0"/>
          <w:sz w:val="18"/>
          <w:vertAlign w:val="superscript"/>
        </w:rPr>
        <w:t xml:space="preserve">2 </w:t>
      </w:r>
      <w:r>
        <w:rPr>
          <w:sz w:val="18"/>
        </w:rPr>
        <w:t>Family</w:t>
      </w:r>
      <w:r>
        <w:rPr>
          <w:sz w:val="18"/>
        </w:rPr>
        <w:tab/>
        <w:t>Link function</w:t>
      </w:r>
    </w:p>
    <w:p w14:paraId="4C4A601A" w14:textId="77777777" w:rsidR="007015D6" w:rsidRDefault="00350D12">
      <w:pPr>
        <w:spacing w:after="3188" w:line="259" w:lineRule="auto"/>
        <w:ind w:left="50" w:firstLine="0"/>
        <w:jc w:val="left"/>
      </w:pPr>
      <w:r>
        <w:rPr>
          <w:noProof/>
          <w:sz w:val="22"/>
          <w:lang w:val="en-US" w:eastAsia="en-US"/>
        </w:rPr>
        <mc:AlternateContent>
          <mc:Choice Requires="wpg">
            <w:drawing>
              <wp:inline distT="0" distB="0" distL="0" distR="0" wp14:anchorId="340D6941" wp14:editId="018BACCC">
                <wp:extent cx="6087934" cy="6059"/>
                <wp:effectExtent l="0" t="0" r="0" b="0"/>
                <wp:docPr id="128082" name="Group 128082"/>
                <wp:cNvGraphicFramePr/>
                <a:graphic xmlns:a="http://schemas.openxmlformats.org/drawingml/2006/main">
                  <a:graphicData uri="http://schemas.microsoft.com/office/word/2010/wordprocessingGroup">
                    <wpg:wgp>
                      <wpg:cNvGrpSpPr/>
                      <wpg:grpSpPr>
                        <a:xfrm>
                          <a:off x="0" y="0"/>
                          <a:ext cx="6087934" cy="6059"/>
                          <a:chOff x="0" y="0"/>
                          <a:chExt cx="6087934" cy="6059"/>
                        </a:xfrm>
                      </wpg:grpSpPr>
                      <wps:wsp>
                        <wps:cNvPr id="9061" name="Shape 9061"/>
                        <wps:cNvSpPr/>
                        <wps:spPr>
                          <a:xfrm>
                            <a:off x="0" y="0"/>
                            <a:ext cx="6087934" cy="0"/>
                          </a:xfrm>
                          <a:custGeom>
                            <a:avLst/>
                            <a:gdLst/>
                            <a:ahLst/>
                            <a:cxnLst/>
                            <a:rect l="0" t="0" r="0" b="0"/>
                            <a:pathLst>
                              <a:path w="6087934">
                                <a:moveTo>
                                  <a:pt x="0" y="0"/>
                                </a:moveTo>
                                <a:lnTo>
                                  <a:pt x="6087934" y="0"/>
                                </a:lnTo>
                              </a:path>
                            </a:pathLst>
                          </a:custGeom>
                          <a:ln w="605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2" style="width:479.365pt;height:0.477104pt;mso-position-horizontal-relative:char;mso-position-vertical-relative:line" coordsize="60879,60">
                <v:shape id="Shape 9061" style="position:absolute;width:60879;height:0;left:0;top:0;" coordsize="6087934,0" path="m0,0l6087934,0">
                  <v:stroke weight="0.477104pt" endcap="flat" joinstyle="miter" miterlimit="10" on="true" color="#000000"/>
                  <v:fill on="false" color="#000000" opacity="0"/>
                </v:shape>
              </v:group>
            </w:pict>
          </mc:Fallback>
        </mc:AlternateContent>
      </w:r>
    </w:p>
    <w:tbl>
      <w:tblPr>
        <w:tblStyle w:val="TableGrid"/>
        <w:tblpPr w:vertAnchor="text" w:tblpX="50" w:tblpY="-3098"/>
        <w:tblOverlap w:val="never"/>
        <w:tblW w:w="5946" w:type="dxa"/>
        <w:tblInd w:w="0" w:type="dxa"/>
        <w:tblCellMar>
          <w:bottom w:w="66" w:type="dxa"/>
          <w:right w:w="115" w:type="dxa"/>
        </w:tblCellMar>
        <w:tblLook w:val="04A0" w:firstRow="1" w:lastRow="0" w:firstColumn="1" w:lastColumn="0" w:noHBand="0" w:noVBand="1"/>
      </w:tblPr>
      <w:tblGrid>
        <w:gridCol w:w="1210"/>
        <w:gridCol w:w="934"/>
        <w:gridCol w:w="532"/>
        <w:gridCol w:w="582"/>
        <w:gridCol w:w="682"/>
        <w:gridCol w:w="844"/>
        <w:gridCol w:w="1162"/>
      </w:tblGrid>
      <w:tr w:rsidR="007015D6" w14:paraId="42695AEE" w14:textId="77777777">
        <w:trPr>
          <w:trHeight w:val="234"/>
        </w:trPr>
        <w:tc>
          <w:tcPr>
            <w:tcW w:w="1210" w:type="dxa"/>
            <w:vMerge w:val="restart"/>
            <w:tcBorders>
              <w:top w:val="nil"/>
              <w:left w:val="nil"/>
              <w:bottom w:val="single" w:sz="2" w:space="0" w:color="000000"/>
              <w:right w:val="nil"/>
            </w:tcBorders>
            <w:vAlign w:val="bottom"/>
          </w:tcPr>
          <w:p w14:paraId="5C5598EA" w14:textId="77777777" w:rsidR="007015D6" w:rsidRDefault="00350D12">
            <w:pPr>
              <w:spacing w:after="0" w:line="259" w:lineRule="auto"/>
              <w:ind w:left="115" w:firstLine="0"/>
              <w:jc w:val="left"/>
            </w:pPr>
            <w:r>
              <w:rPr>
                <w:sz w:val="18"/>
              </w:rPr>
              <w:t>Larvae</w:t>
            </w:r>
          </w:p>
        </w:tc>
        <w:tc>
          <w:tcPr>
            <w:tcW w:w="934" w:type="dxa"/>
            <w:tcBorders>
              <w:top w:val="nil"/>
              <w:left w:val="nil"/>
              <w:bottom w:val="single" w:sz="2" w:space="0" w:color="000000"/>
              <w:right w:val="nil"/>
            </w:tcBorders>
          </w:tcPr>
          <w:p w14:paraId="5AD8302F" w14:textId="77777777" w:rsidR="007015D6" w:rsidRDefault="00350D12">
            <w:pPr>
              <w:spacing w:after="0" w:line="259" w:lineRule="auto"/>
              <w:ind w:left="0" w:firstLine="0"/>
              <w:jc w:val="left"/>
            </w:pPr>
            <w:r>
              <w:rPr>
                <w:sz w:val="18"/>
              </w:rPr>
              <w:t>C</w:t>
            </w:r>
          </w:p>
        </w:tc>
        <w:tc>
          <w:tcPr>
            <w:tcW w:w="532" w:type="dxa"/>
            <w:tcBorders>
              <w:top w:val="nil"/>
              <w:left w:val="nil"/>
              <w:bottom w:val="single" w:sz="2" w:space="0" w:color="000000"/>
              <w:right w:val="nil"/>
            </w:tcBorders>
          </w:tcPr>
          <w:p w14:paraId="32BD597C" w14:textId="77777777" w:rsidR="007015D6" w:rsidRDefault="00350D12">
            <w:pPr>
              <w:spacing w:after="0" w:line="259" w:lineRule="auto"/>
              <w:ind w:left="101" w:firstLine="0"/>
              <w:jc w:val="left"/>
            </w:pPr>
            <w:r>
              <w:rPr>
                <w:sz w:val="18"/>
              </w:rPr>
              <w:t>92</w:t>
            </w:r>
          </w:p>
        </w:tc>
        <w:tc>
          <w:tcPr>
            <w:tcW w:w="582" w:type="dxa"/>
            <w:tcBorders>
              <w:top w:val="nil"/>
              <w:left w:val="nil"/>
              <w:bottom w:val="single" w:sz="2" w:space="0" w:color="000000"/>
              <w:right w:val="nil"/>
            </w:tcBorders>
          </w:tcPr>
          <w:p w14:paraId="251EBECB" w14:textId="77777777" w:rsidR="007015D6" w:rsidRDefault="00350D12">
            <w:pPr>
              <w:spacing w:after="0" w:line="259" w:lineRule="auto"/>
              <w:ind w:left="0" w:firstLine="0"/>
              <w:jc w:val="left"/>
            </w:pPr>
            <w:r>
              <w:rPr>
                <w:sz w:val="18"/>
              </w:rPr>
              <w:t>1.03</w:t>
            </w:r>
          </w:p>
        </w:tc>
        <w:tc>
          <w:tcPr>
            <w:tcW w:w="682" w:type="dxa"/>
            <w:tcBorders>
              <w:top w:val="nil"/>
              <w:left w:val="nil"/>
              <w:bottom w:val="single" w:sz="2" w:space="0" w:color="000000"/>
              <w:right w:val="nil"/>
            </w:tcBorders>
          </w:tcPr>
          <w:p w14:paraId="278A35EF" w14:textId="77777777" w:rsidR="007015D6" w:rsidRDefault="00350D12">
            <w:pPr>
              <w:spacing w:after="0" w:line="259" w:lineRule="auto"/>
              <w:ind w:left="0" w:firstLine="0"/>
              <w:jc w:val="left"/>
            </w:pPr>
            <w:r>
              <w:rPr>
                <w:sz w:val="18"/>
              </w:rPr>
              <w:t>1.06</w:t>
            </w:r>
          </w:p>
        </w:tc>
        <w:tc>
          <w:tcPr>
            <w:tcW w:w="844" w:type="dxa"/>
            <w:tcBorders>
              <w:top w:val="nil"/>
              <w:left w:val="nil"/>
              <w:bottom w:val="single" w:sz="2" w:space="0" w:color="000000"/>
              <w:right w:val="nil"/>
            </w:tcBorders>
          </w:tcPr>
          <w:p w14:paraId="7C43D089"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50A4193F" w14:textId="77777777" w:rsidR="007015D6" w:rsidRDefault="00350D12">
            <w:pPr>
              <w:spacing w:after="0" w:line="259" w:lineRule="auto"/>
              <w:ind w:left="0" w:firstLine="0"/>
              <w:jc w:val="left"/>
            </w:pPr>
            <w:r>
              <w:rPr>
                <w:sz w:val="18"/>
              </w:rPr>
              <w:t>0.37</w:t>
            </w:r>
          </w:p>
        </w:tc>
      </w:tr>
      <w:tr w:rsidR="007015D6" w14:paraId="51885549" w14:textId="77777777">
        <w:trPr>
          <w:trHeight w:val="321"/>
        </w:trPr>
        <w:tc>
          <w:tcPr>
            <w:tcW w:w="0" w:type="auto"/>
            <w:vMerge/>
            <w:tcBorders>
              <w:top w:val="nil"/>
              <w:left w:val="nil"/>
              <w:bottom w:val="nil"/>
              <w:right w:val="nil"/>
            </w:tcBorders>
          </w:tcPr>
          <w:p w14:paraId="5ED23C8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2688EE9"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03F5D42" w14:textId="77777777" w:rsidR="007015D6" w:rsidRDefault="00350D12">
            <w:pPr>
              <w:spacing w:after="0" w:line="259" w:lineRule="auto"/>
              <w:ind w:left="101" w:firstLine="0"/>
              <w:jc w:val="left"/>
            </w:pPr>
            <w:r>
              <w:rPr>
                <w:sz w:val="18"/>
              </w:rPr>
              <w:t>92</w:t>
            </w:r>
          </w:p>
        </w:tc>
        <w:tc>
          <w:tcPr>
            <w:tcW w:w="582" w:type="dxa"/>
            <w:tcBorders>
              <w:top w:val="single" w:sz="2" w:space="0" w:color="000000"/>
              <w:left w:val="nil"/>
              <w:bottom w:val="single" w:sz="2" w:space="0" w:color="000000"/>
              <w:right w:val="nil"/>
            </w:tcBorders>
          </w:tcPr>
          <w:p w14:paraId="59E973EF" w14:textId="77777777" w:rsidR="007015D6" w:rsidRDefault="00350D12">
            <w:pPr>
              <w:spacing w:after="0" w:line="259" w:lineRule="auto"/>
              <w:ind w:left="0" w:firstLine="0"/>
              <w:jc w:val="left"/>
            </w:pPr>
            <w:r>
              <w:rPr>
                <w:sz w:val="18"/>
              </w:rPr>
              <w:t>2.42</w:t>
            </w:r>
          </w:p>
        </w:tc>
        <w:tc>
          <w:tcPr>
            <w:tcW w:w="682" w:type="dxa"/>
            <w:tcBorders>
              <w:top w:val="single" w:sz="2" w:space="0" w:color="000000"/>
              <w:left w:val="nil"/>
              <w:bottom w:val="single" w:sz="2" w:space="0" w:color="000000"/>
              <w:right w:val="nil"/>
            </w:tcBorders>
          </w:tcPr>
          <w:p w14:paraId="6C11722F" w14:textId="77777777" w:rsidR="007015D6" w:rsidRDefault="00350D12">
            <w:pPr>
              <w:spacing w:after="0" w:line="259" w:lineRule="auto"/>
              <w:ind w:left="0" w:firstLine="0"/>
              <w:jc w:val="left"/>
            </w:pPr>
            <w:r>
              <w:rPr>
                <w:sz w:val="18"/>
              </w:rPr>
              <w:t>3.03</w:t>
            </w:r>
          </w:p>
        </w:tc>
        <w:tc>
          <w:tcPr>
            <w:tcW w:w="844" w:type="dxa"/>
            <w:tcBorders>
              <w:top w:val="single" w:sz="2" w:space="0" w:color="000000"/>
              <w:left w:val="nil"/>
              <w:bottom w:val="single" w:sz="2" w:space="0" w:color="000000"/>
              <w:right w:val="nil"/>
            </w:tcBorders>
          </w:tcPr>
          <w:p w14:paraId="74567786"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43432A9" w14:textId="77777777" w:rsidR="007015D6" w:rsidRDefault="00350D12">
            <w:pPr>
              <w:spacing w:after="0" w:line="259" w:lineRule="auto"/>
              <w:ind w:left="0" w:firstLine="0"/>
              <w:jc w:val="left"/>
            </w:pPr>
            <w:r>
              <w:rPr>
                <w:sz w:val="18"/>
              </w:rPr>
              <w:t>0.37</w:t>
            </w:r>
          </w:p>
        </w:tc>
      </w:tr>
      <w:tr w:rsidR="007015D6" w14:paraId="25372D53" w14:textId="77777777">
        <w:trPr>
          <w:trHeight w:val="321"/>
        </w:trPr>
        <w:tc>
          <w:tcPr>
            <w:tcW w:w="0" w:type="auto"/>
            <w:vMerge/>
            <w:tcBorders>
              <w:top w:val="nil"/>
              <w:left w:val="nil"/>
              <w:bottom w:val="nil"/>
              <w:right w:val="nil"/>
            </w:tcBorders>
          </w:tcPr>
          <w:p w14:paraId="763CADD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0E595D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52B1AA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04E9AAF7" w14:textId="77777777" w:rsidR="007015D6" w:rsidRDefault="00350D12">
            <w:pPr>
              <w:spacing w:after="0" w:line="259" w:lineRule="auto"/>
              <w:ind w:left="0" w:firstLine="0"/>
              <w:jc w:val="left"/>
            </w:pPr>
            <w:r>
              <w:rPr>
                <w:sz w:val="18"/>
              </w:rPr>
              <w:t>2.8</w:t>
            </w:r>
          </w:p>
        </w:tc>
        <w:tc>
          <w:tcPr>
            <w:tcW w:w="682" w:type="dxa"/>
            <w:tcBorders>
              <w:top w:val="single" w:sz="2" w:space="0" w:color="000000"/>
              <w:left w:val="nil"/>
              <w:bottom w:val="single" w:sz="2" w:space="0" w:color="000000"/>
              <w:right w:val="nil"/>
            </w:tcBorders>
          </w:tcPr>
          <w:p w14:paraId="135065E1" w14:textId="77777777" w:rsidR="007015D6" w:rsidRDefault="00350D12">
            <w:pPr>
              <w:spacing w:after="0" w:line="259" w:lineRule="auto"/>
              <w:ind w:left="0" w:firstLine="0"/>
              <w:jc w:val="left"/>
            </w:pPr>
            <w:r>
              <w:rPr>
                <w:sz w:val="18"/>
              </w:rPr>
              <w:t>3.49</w:t>
            </w:r>
          </w:p>
        </w:tc>
        <w:tc>
          <w:tcPr>
            <w:tcW w:w="844" w:type="dxa"/>
            <w:tcBorders>
              <w:top w:val="single" w:sz="2" w:space="0" w:color="000000"/>
              <w:left w:val="nil"/>
              <w:bottom w:val="single" w:sz="2" w:space="0" w:color="000000"/>
              <w:right w:val="nil"/>
            </w:tcBorders>
          </w:tcPr>
          <w:p w14:paraId="0E61194C"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E1420B2" w14:textId="77777777" w:rsidR="007015D6" w:rsidRDefault="00350D12">
            <w:pPr>
              <w:spacing w:after="0" w:line="259" w:lineRule="auto"/>
              <w:ind w:left="0" w:firstLine="0"/>
              <w:jc w:val="left"/>
            </w:pPr>
            <w:r>
              <w:rPr>
                <w:sz w:val="18"/>
              </w:rPr>
              <w:t>0.77</w:t>
            </w:r>
          </w:p>
        </w:tc>
      </w:tr>
      <w:tr w:rsidR="007015D6" w14:paraId="09158329" w14:textId="77777777">
        <w:trPr>
          <w:trHeight w:val="321"/>
        </w:trPr>
        <w:tc>
          <w:tcPr>
            <w:tcW w:w="0" w:type="auto"/>
            <w:vMerge/>
            <w:tcBorders>
              <w:top w:val="nil"/>
              <w:left w:val="nil"/>
              <w:bottom w:val="nil"/>
              <w:right w:val="nil"/>
            </w:tcBorders>
          </w:tcPr>
          <w:p w14:paraId="50D288C4"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37D5A936"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1AC94693"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6A53398" w14:textId="77777777" w:rsidR="007015D6" w:rsidRDefault="00350D12">
            <w:pPr>
              <w:spacing w:after="0" w:line="259" w:lineRule="auto"/>
              <w:ind w:left="0" w:firstLine="0"/>
              <w:jc w:val="left"/>
            </w:pPr>
            <w:r>
              <w:rPr>
                <w:sz w:val="18"/>
              </w:rPr>
              <w:t>4.53</w:t>
            </w:r>
          </w:p>
        </w:tc>
        <w:tc>
          <w:tcPr>
            <w:tcW w:w="682" w:type="dxa"/>
            <w:tcBorders>
              <w:top w:val="single" w:sz="2" w:space="0" w:color="000000"/>
              <w:left w:val="nil"/>
              <w:bottom w:val="single" w:sz="2" w:space="0" w:color="000000"/>
              <w:right w:val="nil"/>
            </w:tcBorders>
          </w:tcPr>
          <w:p w14:paraId="7AB91EEA" w14:textId="77777777" w:rsidR="007015D6" w:rsidRDefault="00350D12">
            <w:pPr>
              <w:spacing w:after="0" w:line="259" w:lineRule="auto"/>
              <w:ind w:left="0" w:firstLine="0"/>
              <w:jc w:val="left"/>
            </w:pPr>
            <w:r>
              <w:rPr>
                <w:sz w:val="18"/>
              </w:rPr>
              <w:t>5.54</w:t>
            </w:r>
          </w:p>
        </w:tc>
        <w:tc>
          <w:tcPr>
            <w:tcW w:w="844" w:type="dxa"/>
            <w:tcBorders>
              <w:top w:val="single" w:sz="2" w:space="0" w:color="000000"/>
              <w:left w:val="nil"/>
              <w:bottom w:val="single" w:sz="2" w:space="0" w:color="000000"/>
              <w:right w:val="nil"/>
            </w:tcBorders>
          </w:tcPr>
          <w:p w14:paraId="2AE3E8E7"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046A9CFF" w14:textId="77777777" w:rsidR="007015D6" w:rsidRDefault="00350D12">
            <w:pPr>
              <w:spacing w:after="0" w:line="259" w:lineRule="auto"/>
              <w:ind w:left="0" w:firstLine="0"/>
              <w:jc w:val="left"/>
            </w:pPr>
            <w:r>
              <w:rPr>
                <w:sz w:val="18"/>
              </w:rPr>
              <w:t>0.71</w:t>
            </w:r>
          </w:p>
        </w:tc>
      </w:tr>
      <w:tr w:rsidR="007015D6" w14:paraId="01304121" w14:textId="77777777">
        <w:trPr>
          <w:trHeight w:val="321"/>
        </w:trPr>
        <w:tc>
          <w:tcPr>
            <w:tcW w:w="0" w:type="auto"/>
            <w:vMerge/>
            <w:tcBorders>
              <w:top w:val="nil"/>
              <w:left w:val="nil"/>
              <w:bottom w:val="nil"/>
              <w:right w:val="nil"/>
            </w:tcBorders>
          </w:tcPr>
          <w:p w14:paraId="195568E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CA72C4D"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345B8EDE"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3784AF18" w14:textId="77777777" w:rsidR="007015D6" w:rsidRDefault="00350D12">
            <w:pPr>
              <w:spacing w:after="0" w:line="259" w:lineRule="auto"/>
              <w:ind w:left="0" w:firstLine="0"/>
              <w:jc w:val="left"/>
            </w:pPr>
            <w:r>
              <w:rPr>
                <w:sz w:val="18"/>
              </w:rPr>
              <w:t>2.74</w:t>
            </w:r>
          </w:p>
        </w:tc>
        <w:tc>
          <w:tcPr>
            <w:tcW w:w="682" w:type="dxa"/>
            <w:tcBorders>
              <w:top w:val="single" w:sz="2" w:space="0" w:color="000000"/>
              <w:left w:val="nil"/>
              <w:bottom w:val="single" w:sz="2" w:space="0" w:color="000000"/>
              <w:right w:val="nil"/>
            </w:tcBorders>
          </w:tcPr>
          <w:p w14:paraId="783DFA64" w14:textId="77777777" w:rsidR="007015D6" w:rsidRDefault="00350D12">
            <w:pPr>
              <w:spacing w:after="0" w:line="259" w:lineRule="auto"/>
              <w:ind w:left="0" w:firstLine="0"/>
              <w:jc w:val="left"/>
            </w:pPr>
            <w:r>
              <w:rPr>
                <w:sz w:val="18"/>
              </w:rPr>
              <w:t>3.41</w:t>
            </w:r>
          </w:p>
        </w:tc>
        <w:tc>
          <w:tcPr>
            <w:tcW w:w="844" w:type="dxa"/>
            <w:tcBorders>
              <w:top w:val="single" w:sz="2" w:space="0" w:color="000000"/>
              <w:left w:val="nil"/>
              <w:bottom w:val="single" w:sz="2" w:space="0" w:color="000000"/>
              <w:right w:val="nil"/>
            </w:tcBorders>
          </w:tcPr>
          <w:p w14:paraId="7CBBC3E3" w14:textId="77777777" w:rsidR="007015D6" w:rsidRDefault="00350D12">
            <w:pPr>
              <w:spacing w:after="0" w:line="259" w:lineRule="auto"/>
              <w:ind w:left="0" w:firstLine="0"/>
              <w:jc w:val="left"/>
            </w:pPr>
            <w:r>
              <w:rPr>
                <w:sz w:val="18"/>
              </w:rPr>
              <w:t>5e-03</w:t>
            </w:r>
          </w:p>
        </w:tc>
        <w:tc>
          <w:tcPr>
            <w:tcW w:w="1162" w:type="dxa"/>
            <w:tcBorders>
              <w:top w:val="single" w:sz="2" w:space="0" w:color="000000"/>
              <w:left w:val="nil"/>
              <w:bottom w:val="single" w:sz="2" w:space="0" w:color="000000"/>
              <w:right w:val="nil"/>
            </w:tcBorders>
          </w:tcPr>
          <w:p w14:paraId="4A56DB84" w14:textId="77777777" w:rsidR="007015D6" w:rsidRDefault="00350D12">
            <w:pPr>
              <w:spacing w:after="0" w:line="259" w:lineRule="auto"/>
              <w:ind w:left="0" w:firstLine="0"/>
              <w:jc w:val="left"/>
            </w:pPr>
            <w:r>
              <w:rPr>
                <w:sz w:val="18"/>
              </w:rPr>
              <w:t>0.14</w:t>
            </w:r>
          </w:p>
        </w:tc>
      </w:tr>
      <w:tr w:rsidR="007015D6" w14:paraId="0A85FA19" w14:textId="77777777">
        <w:trPr>
          <w:trHeight w:val="321"/>
        </w:trPr>
        <w:tc>
          <w:tcPr>
            <w:tcW w:w="0" w:type="auto"/>
            <w:vMerge/>
            <w:tcBorders>
              <w:top w:val="nil"/>
              <w:left w:val="nil"/>
              <w:bottom w:val="nil"/>
              <w:right w:val="nil"/>
            </w:tcBorders>
          </w:tcPr>
          <w:p w14:paraId="333F513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F1BE76E"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0C8A1F46"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9DE7405" w14:textId="77777777" w:rsidR="007015D6" w:rsidRDefault="00350D12">
            <w:pPr>
              <w:spacing w:after="0" w:line="259" w:lineRule="auto"/>
              <w:ind w:left="0" w:firstLine="0"/>
              <w:jc w:val="left"/>
            </w:pPr>
            <w:r>
              <w:rPr>
                <w:sz w:val="18"/>
              </w:rPr>
              <w:t>4.63</w:t>
            </w:r>
          </w:p>
        </w:tc>
        <w:tc>
          <w:tcPr>
            <w:tcW w:w="682" w:type="dxa"/>
            <w:tcBorders>
              <w:top w:val="single" w:sz="2" w:space="0" w:color="000000"/>
              <w:left w:val="nil"/>
              <w:bottom w:val="single" w:sz="2" w:space="0" w:color="000000"/>
              <w:right w:val="nil"/>
            </w:tcBorders>
          </w:tcPr>
          <w:p w14:paraId="5615ACC2" w14:textId="77777777" w:rsidR="007015D6" w:rsidRDefault="00350D12">
            <w:pPr>
              <w:spacing w:after="0" w:line="259" w:lineRule="auto"/>
              <w:ind w:left="0" w:firstLine="0"/>
              <w:jc w:val="left"/>
            </w:pPr>
            <w:r>
              <w:rPr>
                <w:sz w:val="18"/>
              </w:rPr>
              <w:t>5.65</w:t>
            </w:r>
          </w:p>
        </w:tc>
        <w:tc>
          <w:tcPr>
            <w:tcW w:w="844" w:type="dxa"/>
            <w:tcBorders>
              <w:top w:val="single" w:sz="2" w:space="0" w:color="000000"/>
              <w:left w:val="nil"/>
              <w:bottom w:val="single" w:sz="2" w:space="0" w:color="000000"/>
              <w:right w:val="nil"/>
            </w:tcBorders>
          </w:tcPr>
          <w:p w14:paraId="189174D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F3D377A" w14:textId="77777777" w:rsidR="007015D6" w:rsidRDefault="00350D12">
            <w:pPr>
              <w:spacing w:after="0" w:line="259" w:lineRule="auto"/>
              <w:ind w:left="0" w:firstLine="0"/>
              <w:jc w:val="left"/>
            </w:pPr>
            <w:r>
              <w:rPr>
                <w:sz w:val="18"/>
              </w:rPr>
              <w:t>0.61</w:t>
            </w:r>
          </w:p>
        </w:tc>
      </w:tr>
      <w:tr w:rsidR="007015D6" w14:paraId="456D79C5" w14:textId="77777777">
        <w:trPr>
          <w:trHeight w:val="321"/>
        </w:trPr>
        <w:tc>
          <w:tcPr>
            <w:tcW w:w="0" w:type="auto"/>
            <w:vMerge/>
            <w:tcBorders>
              <w:top w:val="nil"/>
              <w:left w:val="nil"/>
              <w:bottom w:val="nil"/>
              <w:right w:val="nil"/>
            </w:tcBorders>
          </w:tcPr>
          <w:p w14:paraId="50D83C17"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286223D"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EDC3682"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123E37C" w14:textId="77777777" w:rsidR="007015D6" w:rsidRDefault="00350D12">
            <w:pPr>
              <w:spacing w:after="0" w:line="259" w:lineRule="auto"/>
              <w:ind w:left="0" w:firstLine="0"/>
              <w:jc w:val="left"/>
            </w:pPr>
            <w:r>
              <w:rPr>
                <w:sz w:val="18"/>
              </w:rPr>
              <w:t>3.61</w:t>
            </w:r>
          </w:p>
        </w:tc>
        <w:tc>
          <w:tcPr>
            <w:tcW w:w="682" w:type="dxa"/>
            <w:tcBorders>
              <w:top w:val="single" w:sz="2" w:space="0" w:color="000000"/>
              <w:left w:val="nil"/>
              <w:bottom w:val="single" w:sz="2" w:space="0" w:color="000000"/>
              <w:right w:val="nil"/>
            </w:tcBorders>
          </w:tcPr>
          <w:p w14:paraId="78DABFBF" w14:textId="77777777" w:rsidR="007015D6" w:rsidRDefault="00350D12">
            <w:pPr>
              <w:spacing w:after="0" w:line="259" w:lineRule="auto"/>
              <w:ind w:left="0" w:firstLine="0"/>
              <w:jc w:val="left"/>
            </w:pPr>
            <w:r>
              <w:rPr>
                <w:sz w:val="18"/>
              </w:rPr>
              <w:t>4.45</w:t>
            </w:r>
          </w:p>
        </w:tc>
        <w:tc>
          <w:tcPr>
            <w:tcW w:w="844" w:type="dxa"/>
            <w:tcBorders>
              <w:top w:val="single" w:sz="2" w:space="0" w:color="000000"/>
              <w:left w:val="nil"/>
              <w:bottom w:val="single" w:sz="2" w:space="0" w:color="000000"/>
              <w:right w:val="nil"/>
            </w:tcBorders>
          </w:tcPr>
          <w:p w14:paraId="7AFAE8F6" w14:textId="77777777" w:rsidR="007015D6" w:rsidRDefault="00350D12">
            <w:pPr>
              <w:spacing w:after="0" w:line="259" w:lineRule="auto"/>
              <w:ind w:left="0" w:firstLine="0"/>
              <w:jc w:val="left"/>
            </w:pPr>
            <w:r>
              <w:rPr>
                <w:sz w:val="18"/>
              </w:rPr>
              <w:t>2.5e-04</w:t>
            </w:r>
          </w:p>
        </w:tc>
        <w:tc>
          <w:tcPr>
            <w:tcW w:w="1162" w:type="dxa"/>
            <w:tcBorders>
              <w:top w:val="single" w:sz="2" w:space="0" w:color="000000"/>
              <w:left w:val="nil"/>
              <w:bottom w:val="single" w:sz="2" w:space="0" w:color="000000"/>
              <w:right w:val="nil"/>
            </w:tcBorders>
          </w:tcPr>
          <w:p w14:paraId="06C818D6" w14:textId="77777777" w:rsidR="007015D6" w:rsidRDefault="00350D12">
            <w:pPr>
              <w:spacing w:after="0" w:line="259" w:lineRule="auto"/>
              <w:ind w:left="0" w:firstLine="0"/>
              <w:jc w:val="left"/>
            </w:pPr>
            <w:r>
              <w:rPr>
                <w:sz w:val="18"/>
              </w:rPr>
              <w:t>0.21</w:t>
            </w:r>
          </w:p>
        </w:tc>
      </w:tr>
      <w:tr w:rsidR="007015D6" w14:paraId="6CA0CA38" w14:textId="77777777">
        <w:trPr>
          <w:trHeight w:val="321"/>
        </w:trPr>
        <w:tc>
          <w:tcPr>
            <w:tcW w:w="0" w:type="auto"/>
            <w:vMerge/>
            <w:tcBorders>
              <w:top w:val="nil"/>
              <w:left w:val="nil"/>
              <w:bottom w:val="single" w:sz="2" w:space="0" w:color="000000"/>
              <w:right w:val="nil"/>
            </w:tcBorders>
          </w:tcPr>
          <w:p w14:paraId="13E564F8"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625F2EDF" w14:textId="77777777" w:rsidR="007015D6" w:rsidRDefault="00350D12">
            <w:pPr>
              <w:spacing w:after="0" w:line="259" w:lineRule="auto"/>
              <w:ind w:left="0" w:firstLine="0"/>
              <w:jc w:val="left"/>
            </w:pPr>
            <w:r>
              <w:rPr>
                <w:sz w:val="18"/>
              </w:rPr>
              <w:t>Ca</w:t>
            </w:r>
          </w:p>
        </w:tc>
        <w:tc>
          <w:tcPr>
            <w:tcW w:w="532" w:type="dxa"/>
            <w:tcBorders>
              <w:top w:val="single" w:sz="2" w:space="0" w:color="000000"/>
              <w:left w:val="nil"/>
              <w:bottom w:val="single" w:sz="2" w:space="0" w:color="000000"/>
              <w:right w:val="nil"/>
            </w:tcBorders>
          </w:tcPr>
          <w:p w14:paraId="7896045D" w14:textId="77777777" w:rsidR="007015D6" w:rsidRDefault="00350D12">
            <w:pPr>
              <w:spacing w:after="0" w:line="259" w:lineRule="auto"/>
              <w:ind w:left="101" w:firstLine="0"/>
              <w:jc w:val="left"/>
            </w:pPr>
            <w:r>
              <w:rPr>
                <w:sz w:val="18"/>
              </w:rPr>
              <w:t>94</w:t>
            </w:r>
          </w:p>
        </w:tc>
        <w:tc>
          <w:tcPr>
            <w:tcW w:w="582" w:type="dxa"/>
            <w:tcBorders>
              <w:top w:val="single" w:sz="2" w:space="0" w:color="000000"/>
              <w:left w:val="nil"/>
              <w:bottom w:val="single" w:sz="2" w:space="0" w:color="000000"/>
              <w:right w:val="nil"/>
            </w:tcBorders>
          </w:tcPr>
          <w:p w14:paraId="2E325E72" w14:textId="77777777" w:rsidR="007015D6" w:rsidRDefault="00350D12">
            <w:pPr>
              <w:spacing w:after="0" w:line="259" w:lineRule="auto"/>
              <w:ind w:left="0" w:firstLine="0"/>
              <w:jc w:val="left"/>
            </w:pPr>
            <w:r>
              <w:rPr>
                <w:sz w:val="18"/>
              </w:rPr>
              <w:t>3.24</w:t>
            </w:r>
          </w:p>
        </w:tc>
        <w:tc>
          <w:tcPr>
            <w:tcW w:w="682" w:type="dxa"/>
            <w:tcBorders>
              <w:top w:val="single" w:sz="2" w:space="0" w:color="000000"/>
              <w:left w:val="nil"/>
              <w:bottom w:val="single" w:sz="2" w:space="0" w:color="000000"/>
              <w:right w:val="nil"/>
            </w:tcBorders>
          </w:tcPr>
          <w:p w14:paraId="5D5DFC3A" w14:textId="77777777" w:rsidR="007015D6" w:rsidRDefault="00350D12">
            <w:pPr>
              <w:spacing w:after="0" w:line="259" w:lineRule="auto"/>
              <w:ind w:left="0" w:firstLine="0"/>
              <w:jc w:val="left"/>
            </w:pPr>
            <w:r>
              <w:rPr>
                <w:sz w:val="18"/>
              </w:rPr>
              <w:t>4.01</w:t>
            </w:r>
          </w:p>
        </w:tc>
        <w:tc>
          <w:tcPr>
            <w:tcW w:w="844" w:type="dxa"/>
            <w:tcBorders>
              <w:top w:val="single" w:sz="2" w:space="0" w:color="000000"/>
              <w:left w:val="nil"/>
              <w:bottom w:val="single" w:sz="2" w:space="0" w:color="000000"/>
              <w:right w:val="nil"/>
            </w:tcBorders>
          </w:tcPr>
          <w:p w14:paraId="79A21B7A"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B05126D" w14:textId="77777777" w:rsidR="007015D6" w:rsidRDefault="00350D12">
            <w:pPr>
              <w:spacing w:after="0" w:line="259" w:lineRule="auto"/>
              <w:ind w:left="0" w:firstLine="0"/>
              <w:jc w:val="left"/>
            </w:pPr>
            <w:r>
              <w:rPr>
                <w:sz w:val="18"/>
              </w:rPr>
              <w:t>0.43</w:t>
            </w:r>
          </w:p>
        </w:tc>
      </w:tr>
      <w:tr w:rsidR="007015D6" w14:paraId="1A64439D" w14:textId="77777777">
        <w:trPr>
          <w:trHeight w:val="321"/>
        </w:trPr>
        <w:tc>
          <w:tcPr>
            <w:tcW w:w="1210" w:type="dxa"/>
            <w:vMerge w:val="restart"/>
            <w:tcBorders>
              <w:top w:val="single" w:sz="2" w:space="0" w:color="000000"/>
              <w:left w:val="nil"/>
              <w:bottom w:val="nil"/>
              <w:right w:val="nil"/>
            </w:tcBorders>
            <w:vAlign w:val="bottom"/>
          </w:tcPr>
          <w:p w14:paraId="6F7AB263" w14:textId="77777777" w:rsidR="007015D6" w:rsidRDefault="00350D12">
            <w:pPr>
              <w:spacing w:after="0" w:line="259" w:lineRule="auto"/>
              <w:ind w:left="115" w:firstLine="0"/>
              <w:jc w:val="left"/>
            </w:pPr>
            <w:r>
              <w:rPr>
                <w:sz w:val="18"/>
              </w:rPr>
              <w:t>Frass</w:t>
            </w:r>
          </w:p>
        </w:tc>
        <w:tc>
          <w:tcPr>
            <w:tcW w:w="934" w:type="dxa"/>
            <w:tcBorders>
              <w:top w:val="single" w:sz="2" w:space="0" w:color="000000"/>
              <w:left w:val="nil"/>
              <w:bottom w:val="single" w:sz="2" w:space="0" w:color="000000"/>
              <w:right w:val="nil"/>
            </w:tcBorders>
          </w:tcPr>
          <w:p w14:paraId="511A7D78" w14:textId="77777777" w:rsidR="007015D6" w:rsidRDefault="00350D12">
            <w:pPr>
              <w:spacing w:after="0" w:line="259" w:lineRule="auto"/>
              <w:ind w:left="0" w:firstLine="0"/>
              <w:jc w:val="left"/>
            </w:pPr>
            <w:r>
              <w:rPr>
                <w:sz w:val="18"/>
              </w:rPr>
              <w:t>C</w:t>
            </w:r>
          </w:p>
        </w:tc>
        <w:tc>
          <w:tcPr>
            <w:tcW w:w="532" w:type="dxa"/>
            <w:tcBorders>
              <w:top w:val="single" w:sz="2" w:space="0" w:color="000000"/>
              <w:left w:val="nil"/>
              <w:bottom w:val="single" w:sz="2" w:space="0" w:color="000000"/>
              <w:right w:val="nil"/>
            </w:tcBorders>
          </w:tcPr>
          <w:p w14:paraId="004C4807"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0973E972"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3ECF7708"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3816541A" w14:textId="77777777" w:rsidR="007015D6" w:rsidRDefault="00350D12">
            <w:pPr>
              <w:spacing w:after="0" w:line="259" w:lineRule="auto"/>
              <w:ind w:left="0" w:firstLine="0"/>
              <w:jc w:val="left"/>
            </w:pPr>
            <w:r>
              <w:rPr>
                <w:sz w:val="18"/>
              </w:rPr>
              <w:t>3.1e-05</w:t>
            </w:r>
          </w:p>
        </w:tc>
        <w:tc>
          <w:tcPr>
            <w:tcW w:w="1162" w:type="dxa"/>
            <w:tcBorders>
              <w:top w:val="single" w:sz="2" w:space="0" w:color="000000"/>
              <w:left w:val="nil"/>
              <w:bottom w:val="single" w:sz="2" w:space="0" w:color="000000"/>
              <w:right w:val="nil"/>
            </w:tcBorders>
          </w:tcPr>
          <w:p w14:paraId="4BA52AB5" w14:textId="77777777" w:rsidR="007015D6" w:rsidRDefault="00350D12">
            <w:pPr>
              <w:spacing w:after="0" w:line="259" w:lineRule="auto"/>
              <w:ind w:left="0" w:firstLine="0"/>
              <w:jc w:val="left"/>
            </w:pPr>
            <w:r>
              <w:rPr>
                <w:sz w:val="18"/>
              </w:rPr>
              <w:t>0.15</w:t>
            </w:r>
          </w:p>
        </w:tc>
      </w:tr>
      <w:tr w:rsidR="007015D6" w14:paraId="68088B62" w14:textId="77777777">
        <w:trPr>
          <w:trHeight w:val="321"/>
        </w:trPr>
        <w:tc>
          <w:tcPr>
            <w:tcW w:w="0" w:type="auto"/>
            <w:vMerge/>
            <w:tcBorders>
              <w:top w:val="nil"/>
              <w:left w:val="nil"/>
              <w:bottom w:val="nil"/>
              <w:right w:val="nil"/>
            </w:tcBorders>
          </w:tcPr>
          <w:p w14:paraId="13829A0E"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145CD186" w14:textId="77777777" w:rsidR="007015D6" w:rsidRDefault="00350D12">
            <w:pPr>
              <w:spacing w:after="0" w:line="259" w:lineRule="auto"/>
              <w:ind w:left="0" w:firstLine="0"/>
              <w:jc w:val="left"/>
            </w:pPr>
            <w:r>
              <w:rPr>
                <w:sz w:val="18"/>
              </w:rPr>
              <w:t>N</w:t>
            </w:r>
          </w:p>
        </w:tc>
        <w:tc>
          <w:tcPr>
            <w:tcW w:w="532" w:type="dxa"/>
            <w:tcBorders>
              <w:top w:val="single" w:sz="2" w:space="0" w:color="000000"/>
              <w:left w:val="nil"/>
              <w:bottom w:val="single" w:sz="2" w:space="0" w:color="000000"/>
              <w:right w:val="nil"/>
            </w:tcBorders>
          </w:tcPr>
          <w:p w14:paraId="47DEAB44"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5D2246" w14:textId="77777777" w:rsidR="007015D6" w:rsidRDefault="00350D12">
            <w:pPr>
              <w:spacing w:after="0" w:line="259" w:lineRule="auto"/>
              <w:ind w:left="0" w:firstLine="0"/>
              <w:jc w:val="left"/>
            </w:pPr>
            <w:r>
              <w:rPr>
                <w:sz w:val="18"/>
              </w:rPr>
              <w:t>1.95</w:t>
            </w:r>
          </w:p>
        </w:tc>
        <w:tc>
          <w:tcPr>
            <w:tcW w:w="682" w:type="dxa"/>
            <w:tcBorders>
              <w:top w:val="single" w:sz="2" w:space="0" w:color="000000"/>
              <w:left w:val="nil"/>
              <w:bottom w:val="single" w:sz="2" w:space="0" w:color="000000"/>
              <w:right w:val="nil"/>
            </w:tcBorders>
          </w:tcPr>
          <w:p w14:paraId="43F8B7B6" w14:textId="77777777" w:rsidR="007015D6" w:rsidRDefault="00350D12">
            <w:pPr>
              <w:spacing w:after="0" w:line="259" w:lineRule="auto"/>
              <w:ind w:left="0" w:firstLine="0"/>
              <w:jc w:val="left"/>
            </w:pPr>
            <w:r>
              <w:rPr>
                <w:sz w:val="18"/>
              </w:rPr>
              <w:t>2.44</w:t>
            </w:r>
          </w:p>
        </w:tc>
        <w:tc>
          <w:tcPr>
            <w:tcW w:w="844" w:type="dxa"/>
            <w:tcBorders>
              <w:top w:val="single" w:sz="2" w:space="0" w:color="000000"/>
              <w:left w:val="nil"/>
              <w:bottom w:val="single" w:sz="2" w:space="0" w:color="000000"/>
              <w:right w:val="nil"/>
            </w:tcBorders>
          </w:tcPr>
          <w:p w14:paraId="37ACAA9E"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61A3FA5" w14:textId="77777777" w:rsidR="007015D6" w:rsidRDefault="00350D12">
            <w:pPr>
              <w:spacing w:after="0" w:line="259" w:lineRule="auto"/>
              <w:ind w:left="0" w:firstLine="0"/>
              <w:jc w:val="left"/>
            </w:pPr>
            <w:r>
              <w:rPr>
                <w:sz w:val="18"/>
              </w:rPr>
              <w:t>0.48</w:t>
            </w:r>
          </w:p>
        </w:tc>
      </w:tr>
      <w:tr w:rsidR="007015D6" w14:paraId="45086C74" w14:textId="77777777">
        <w:trPr>
          <w:trHeight w:val="321"/>
        </w:trPr>
        <w:tc>
          <w:tcPr>
            <w:tcW w:w="0" w:type="auto"/>
            <w:vMerge/>
            <w:tcBorders>
              <w:top w:val="nil"/>
              <w:left w:val="nil"/>
              <w:bottom w:val="nil"/>
              <w:right w:val="nil"/>
            </w:tcBorders>
          </w:tcPr>
          <w:p w14:paraId="2AD824E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410CF794" w14:textId="77777777" w:rsidR="007015D6" w:rsidRDefault="00350D12">
            <w:pPr>
              <w:spacing w:after="0" w:line="259" w:lineRule="auto"/>
              <w:ind w:left="0" w:firstLine="0"/>
              <w:jc w:val="left"/>
            </w:pPr>
            <w:r>
              <w:rPr>
                <w:sz w:val="18"/>
              </w:rPr>
              <w:t>P</w:t>
            </w:r>
          </w:p>
        </w:tc>
        <w:tc>
          <w:tcPr>
            <w:tcW w:w="532" w:type="dxa"/>
            <w:tcBorders>
              <w:top w:val="single" w:sz="2" w:space="0" w:color="000000"/>
              <w:left w:val="nil"/>
              <w:bottom w:val="single" w:sz="2" w:space="0" w:color="000000"/>
              <w:right w:val="nil"/>
            </w:tcBorders>
          </w:tcPr>
          <w:p w14:paraId="2982C90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967BADC" w14:textId="77777777" w:rsidR="007015D6" w:rsidRDefault="00350D12">
            <w:pPr>
              <w:spacing w:after="0" w:line="259" w:lineRule="auto"/>
              <w:ind w:left="0" w:firstLine="0"/>
              <w:jc w:val="left"/>
            </w:pPr>
            <w:r>
              <w:rPr>
                <w:sz w:val="18"/>
              </w:rPr>
              <w:t>5.81</w:t>
            </w:r>
          </w:p>
        </w:tc>
        <w:tc>
          <w:tcPr>
            <w:tcW w:w="682" w:type="dxa"/>
            <w:tcBorders>
              <w:top w:val="single" w:sz="2" w:space="0" w:color="000000"/>
              <w:left w:val="nil"/>
              <w:bottom w:val="single" w:sz="2" w:space="0" w:color="000000"/>
              <w:right w:val="nil"/>
            </w:tcBorders>
          </w:tcPr>
          <w:p w14:paraId="3B785A2C" w14:textId="77777777" w:rsidR="007015D6" w:rsidRDefault="00350D12">
            <w:pPr>
              <w:spacing w:after="0" w:line="259" w:lineRule="auto"/>
              <w:ind w:left="0" w:firstLine="0"/>
              <w:jc w:val="left"/>
            </w:pPr>
            <w:r>
              <w:rPr>
                <w:sz w:val="18"/>
              </w:rPr>
              <w:t>6.96</w:t>
            </w:r>
          </w:p>
        </w:tc>
        <w:tc>
          <w:tcPr>
            <w:tcW w:w="844" w:type="dxa"/>
            <w:tcBorders>
              <w:top w:val="single" w:sz="2" w:space="0" w:color="000000"/>
              <w:left w:val="nil"/>
              <w:bottom w:val="single" w:sz="2" w:space="0" w:color="000000"/>
              <w:right w:val="nil"/>
            </w:tcBorders>
          </w:tcPr>
          <w:p w14:paraId="13281212" w14:textId="77777777" w:rsidR="007015D6" w:rsidRDefault="00350D12">
            <w:pPr>
              <w:spacing w:after="0" w:line="259" w:lineRule="auto"/>
              <w:ind w:left="0" w:firstLine="0"/>
              <w:jc w:val="left"/>
            </w:pPr>
            <w:r>
              <w:rPr>
                <w:sz w:val="18"/>
              </w:rPr>
              <w:t>3.6e-06</w:t>
            </w:r>
          </w:p>
        </w:tc>
        <w:tc>
          <w:tcPr>
            <w:tcW w:w="1162" w:type="dxa"/>
            <w:tcBorders>
              <w:top w:val="single" w:sz="2" w:space="0" w:color="000000"/>
              <w:left w:val="nil"/>
              <w:bottom w:val="single" w:sz="2" w:space="0" w:color="000000"/>
              <w:right w:val="nil"/>
            </w:tcBorders>
          </w:tcPr>
          <w:p w14:paraId="0349E5FA" w14:textId="77777777" w:rsidR="007015D6" w:rsidRDefault="00350D12">
            <w:pPr>
              <w:spacing w:after="0" w:line="259" w:lineRule="auto"/>
              <w:ind w:left="0" w:firstLine="0"/>
              <w:jc w:val="left"/>
            </w:pPr>
            <w:r>
              <w:rPr>
                <w:sz w:val="18"/>
              </w:rPr>
              <w:t>0.31</w:t>
            </w:r>
          </w:p>
        </w:tc>
      </w:tr>
      <w:tr w:rsidR="007015D6" w14:paraId="0E0FB8D3" w14:textId="77777777">
        <w:trPr>
          <w:trHeight w:val="321"/>
        </w:trPr>
        <w:tc>
          <w:tcPr>
            <w:tcW w:w="0" w:type="auto"/>
            <w:vMerge/>
            <w:tcBorders>
              <w:top w:val="nil"/>
              <w:left w:val="nil"/>
              <w:bottom w:val="nil"/>
              <w:right w:val="nil"/>
            </w:tcBorders>
          </w:tcPr>
          <w:p w14:paraId="6F3586AA"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37C2782" w14:textId="77777777" w:rsidR="007015D6" w:rsidRDefault="00350D12">
            <w:pPr>
              <w:spacing w:after="0" w:line="259" w:lineRule="auto"/>
              <w:ind w:left="0" w:firstLine="0"/>
              <w:jc w:val="left"/>
            </w:pPr>
            <w:r>
              <w:rPr>
                <w:sz w:val="18"/>
              </w:rPr>
              <w:t>Na</w:t>
            </w:r>
          </w:p>
        </w:tc>
        <w:tc>
          <w:tcPr>
            <w:tcW w:w="532" w:type="dxa"/>
            <w:tcBorders>
              <w:top w:val="single" w:sz="2" w:space="0" w:color="000000"/>
              <w:left w:val="nil"/>
              <w:bottom w:val="single" w:sz="2" w:space="0" w:color="000000"/>
              <w:right w:val="nil"/>
            </w:tcBorders>
          </w:tcPr>
          <w:p w14:paraId="7D049AE3"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34B6EFA0" w14:textId="77777777" w:rsidR="007015D6" w:rsidRDefault="00350D12">
            <w:pPr>
              <w:spacing w:after="0" w:line="259" w:lineRule="auto"/>
              <w:ind w:left="0" w:firstLine="0"/>
              <w:jc w:val="left"/>
            </w:pPr>
            <w:r>
              <w:rPr>
                <w:sz w:val="18"/>
              </w:rPr>
              <w:t>1.52</w:t>
            </w:r>
          </w:p>
        </w:tc>
        <w:tc>
          <w:tcPr>
            <w:tcW w:w="682" w:type="dxa"/>
            <w:tcBorders>
              <w:top w:val="single" w:sz="2" w:space="0" w:color="000000"/>
              <w:left w:val="nil"/>
              <w:bottom w:val="single" w:sz="2" w:space="0" w:color="000000"/>
              <w:right w:val="nil"/>
            </w:tcBorders>
          </w:tcPr>
          <w:p w14:paraId="69139C06" w14:textId="77777777" w:rsidR="007015D6" w:rsidRDefault="00350D12">
            <w:pPr>
              <w:spacing w:after="0" w:line="259" w:lineRule="auto"/>
              <w:ind w:left="0" w:firstLine="0"/>
              <w:jc w:val="left"/>
            </w:pPr>
            <w:r>
              <w:rPr>
                <w:sz w:val="18"/>
              </w:rPr>
              <w:t>1.88</w:t>
            </w:r>
          </w:p>
        </w:tc>
        <w:tc>
          <w:tcPr>
            <w:tcW w:w="844" w:type="dxa"/>
            <w:tcBorders>
              <w:top w:val="single" w:sz="2" w:space="0" w:color="000000"/>
              <w:left w:val="nil"/>
              <w:bottom w:val="single" w:sz="2" w:space="0" w:color="000000"/>
              <w:right w:val="nil"/>
            </w:tcBorders>
          </w:tcPr>
          <w:p w14:paraId="30557649" w14:textId="77777777" w:rsidR="007015D6" w:rsidRDefault="00350D12">
            <w:pPr>
              <w:spacing w:after="0" w:line="259" w:lineRule="auto"/>
              <w:ind w:left="0" w:firstLine="0"/>
              <w:jc w:val="left"/>
            </w:pPr>
            <w:r>
              <w:rPr>
                <w:sz w:val="18"/>
              </w:rPr>
              <w:t>1.2e-03</w:t>
            </w:r>
          </w:p>
        </w:tc>
        <w:tc>
          <w:tcPr>
            <w:tcW w:w="1162" w:type="dxa"/>
            <w:tcBorders>
              <w:top w:val="single" w:sz="2" w:space="0" w:color="000000"/>
              <w:left w:val="nil"/>
              <w:bottom w:val="single" w:sz="2" w:space="0" w:color="000000"/>
              <w:right w:val="nil"/>
            </w:tcBorders>
          </w:tcPr>
          <w:p w14:paraId="59A79BC5" w14:textId="77777777" w:rsidR="007015D6" w:rsidRDefault="00350D12">
            <w:pPr>
              <w:spacing w:after="0" w:line="259" w:lineRule="auto"/>
              <w:ind w:left="0" w:firstLine="0"/>
              <w:jc w:val="left"/>
            </w:pPr>
            <w:r>
              <w:rPr>
                <w:sz w:val="18"/>
              </w:rPr>
              <w:t>0.13</w:t>
            </w:r>
          </w:p>
        </w:tc>
      </w:tr>
      <w:tr w:rsidR="007015D6" w14:paraId="7C48D118" w14:textId="77777777">
        <w:trPr>
          <w:trHeight w:val="321"/>
        </w:trPr>
        <w:tc>
          <w:tcPr>
            <w:tcW w:w="0" w:type="auto"/>
            <w:vMerge/>
            <w:tcBorders>
              <w:top w:val="nil"/>
              <w:left w:val="nil"/>
              <w:bottom w:val="nil"/>
              <w:right w:val="nil"/>
            </w:tcBorders>
          </w:tcPr>
          <w:p w14:paraId="0C322B7B"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BBAC354" w14:textId="77777777" w:rsidR="007015D6" w:rsidRDefault="00350D12">
            <w:pPr>
              <w:spacing w:after="0" w:line="259" w:lineRule="auto"/>
              <w:ind w:left="0" w:firstLine="0"/>
              <w:jc w:val="left"/>
            </w:pPr>
            <w:r>
              <w:rPr>
                <w:sz w:val="18"/>
              </w:rPr>
              <w:t>Mg</w:t>
            </w:r>
          </w:p>
        </w:tc>
        <w:tc>
          <w:tcPr>
            <w:tcW w:w="532" w:type="dxa"/>
            <w:tcBorders>
              <w:top w:val="single" w:sz="2" w:space="0" w:color="000000"/>
              <w:left w:val="nil"/>
              <w:bottom w:val="single" w:sz="2" w:space="0" w:color="000000"/>
              <w:right w:val="nil"/>
            </w:tcBorders>
          </w:tcPr>
          <w:p w14:paraId="46E46FD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4A279F8" w14:textId="77777777" w:rsidR="007015D6" w:rsidRDefault="00350D12">
            <w:pPr>
              <w:spacing w:after="0" w:line="259" w:lineRule="auto"/>
              <w:ind w:left="0" w:firstLine="0"/>
              <w:jc w:val="left"/>
            </w:pPr>
            <w:r>
              <w:rPr>
                <w:sz w:val="18"/>
              </w:rPr>
              <w:t>1.01</w:t>
            </w:r>
          </w:p>
        </w:tc>
        <w:tc>
          <w:tcPr>
            <w:tcW w:w="682" w:type="dxa"/>
            <w:tcBorders>
              <w:top w:val="single" w:sz="2" w:space="0" w:color="000000"/>
              <w:left w:val="nil"/>
              <w:bottom w:val="single" w:sz="2" w:space="0" w:color="000000"/>
              <w:right w:val="nil"/>
            </w:tcBorders>
          </w:tcPr>
          <w:p w14:paraId="282DFF27" w14:textId="77777777" w:rsidR="007015D6" w:rsidRDefault="00350D12">
            <w:pPr>
              <w:spacing w:after="0" w:line="259" w:lineRule="auto"/>
              <w:ind w:left="0" w:firstLine="0"/>
              <w:jc w:val="left"/>
            </w:pPr>
            <w:r>
              <w:rPr>
                <w:sz w:val="18"/>
              </w:rPr>
              <w:t>1.02</w:t>
            </w:r>
          </w:p>
        </w:tc>
        <w:tc>
          <w:tcPr>
            <w:tcW w:w="844" w:type="dxa"/>
            <w:tcBorders>
              <w:top w:val="single" w:sz="2" w:space="0" w:color="000000"/>
              <w:left w:val="nil"/>
              <w:bottom w:val="single" w:sz="2" w:space="0" w:color="000000"/>
              <w:right w:val="nil"/>
            </w:tcBorders>
          </w:tcPr>
          <w:p w14:paraId="07A24FC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8DAC873" w14:textId="77777777" w:rsidR="007015D6" w:rsidRDefault="00350D12">
            <w:pPr>
              <w:spacing w:after="0" w:line="259" w:lineRule="auto"/>
              <w:ind w:left="0" w:firstLine="0"/>
              <w:jc w:val="left"/>
            </w:pPr>
            <w:r>
              <w:rPr>
                <w:sz w:val="18"/>
              </w:rPr>
              <w:t>0.41</w:t>
            </w:r>
          </w:p>
        </w:tc>
      </w:tr>
      <w:tr w:rsidR="007015D6" w14:paraId="0A33254F" w14:textId="77777777">
        <w:trPr>
          <w:trHeight w:val="321"/>
        </w:trPr>
        <w:tc>
          <w:tcPr>
            <w:tcW w:w="0" w:type="auto"/>
            <w:vMerge/>
            <w:tcBorders>
              <w:top w:val="nil"/>
              <w:left w:val="nil"/>
              <w:bottom w:val="nil"/>
              <w:right w:val="nil"/>
            </w:tcBorders>
          </w:tcPr>
          <w:p w14:paraId="108A868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2D577F73" w14:textId="77777777" w:rsidR="007015D6" w:rsidRDefault="00350D12">
            <w:pPr>
              <w:spacing w:after="0" w:line="259" w:lineRule="auto"/>
              <w:ind w:left="0" w:firstLine="0"/>
              <w:jc w:val="left"/>
            </w:pPr>
            <w:r>
              <w:rPr>
                <w:sz w:val="18"/>
              </w:rPr>
              <w:t>S</w:t>
            </w:r>
          </w:p>
        </w:tc>
        <w:tc>
          <w:tcPr>
            <w:tcW w:w="532" w:type="dxa"/>
            <w:tcBorders>
              <w:top w:val="single" w:sz="2" w:space="0" w:color="000000"/>
              <w:left w:val="nil"/>
              <w:bottom w:val="single" w:sz="2" w:space="0" w:color="000000"/>
              <w:right w:val="nil"/>
            </w:tcBorders>
          </w:tcPr>
          <w:p w14:paraId="10C11E2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BAF24B9" w14:textId="77777777" w:rsidR="007015D6" w:rsidRDefault="00350D12">
            <w:pPr>
              <w:spacing w:after="0" w:line="259" w:lineRule="auto"/>
              <w:ind w:left="0" w:firstLine="0"/>
              <w:jc w:val="left"/>
            </w:pPr>
            <w:r>
              <w:rPr>
                <w:sz w:val="18"/>
              </w:rPr>
              <w:t>1.45</w:t>
            </w:r>
          </w:p>
        </w:tc>
        <w:tc>
          <w:tcPr>
            <w:tcW w:w="682" w:type="dxa"/>
            <w:tcBorders>
              <w:top w:val="single" w:sz="2" w:space="0" w:color="000000"/>
              <w:left w:val="nil"/>
              <w:bottom w:val="single" w:sz="2" w:space="0" w:color="000000"/>
              <w:right w:val="nil"/>
            </w:tcBorders>
          </w:tcPr>
          <w:p w14:paraId="6920A386" w14:textId="77777777" w:rsidR="007015D6" w:rsidRDefault="00350D12">
            <w:pPr>
              <w:spacing w:after="0" w:line="259" w:lineRule="auto"/>
              <w:ind w:left="0" w:firstLine="0"/>
              <w:jc w:val="left"/>
            </w:pPr>
            <w:r>
              <w:rPr>
                <w:sz w:val="18"/>
              </w:rPr>
              <w:t>1.77</w:t>
            </w:r>
          </w:p>
        </w:tc>
        <w:tc>
          <w:tcPr>
            <w:tcW w:w="844" w:type="dxa"/>
            <w:tcBorders>
              <w:top w:val="single" w:sz="2" w:space="0" w:color="000000"/>
              <w:left w:val="nil"/>
              <w:bottom w:val="single" w:sz="2" w:space="0" w:color="000000"/>
              <w:right w:val="nil"/>
            </w:tcBorders>
          </w:tcPr>
          <w:p w14:paraId="242E2F1D" w14:textId="77777777" w:rsidR="007015D6" w:rsidRDefault="00350D12">
            <w:pPr>
              <w:spacing w:after="0" w:line="259" w:lineRule="auto"/>
              <w:ind w:left="0" w:firstLine="0"/>
              <w:jc w:val="left"/>
            </w:pPr>
            <w:r>
              <w:rPr>
                <w:sz w:val="18"/>
              </w:rPr>
              <w:t>1.4e-03</w:t>
            </w:r>
          </w:p>
        </w:tc>
        <w:tc>
          <w:tcPr>
            <w:tcW w:w="1162" w:type="dxa"/>
            <w:tcBorders>
              <w:top w:val="single" w:sz="2" w:space="0" w:color="000000"/>
              <w:left w:val="nil"/>
              <w:bottom w:val="single" w:sz="2" w:space="0" w:color="000000"/>
              <w:right w:val="nil"/>
            </w:tcBorders>
          </w:tcPr>
          <w:p w14:paraId="1AD22070" w14:textId="77777777" w:rsidR="007015D6" w:rsidRDefault="00350D12">
            <w:pPr>
              <w:spacing w:after="0" w:line="259" w:lineRule="auto"/>
              <w:ind w:left="0" w:firstLine="0"/>
              <w:jc w:val="left"/>
            </w:pPr>
            <w:r>
              <w:rPr>
                <w:sz w:val="18"/>
              </w:rPr>
              <w:t>0.12</w:t>
            </w:r>
          </w:p>
        </w:tc>
      </w:tr>
      <w:tr w:rsidR="007015D6" w14:paraId="02141CEA" w14:textId="77777777">
        <w:trPr>
          <w:trHeight w:val="321"/>
        </w:trPr>
        <w:tc>
          <w:tcPr>
            <w:tcW w:w="0" w:type="auto"/>
            <w:vMerge/>
            <w:tcBorders>
              <w:top w:val="nil"/>
              <w:left w:val="nil"/>
              <w:bottom w:val="nil"/>
              <w:right w:val="nil"/>
            </w:tcBorders>
          </w:tcPr>
          <w:p w14:paraId="672AF926" w14:textId="77777777" w:rsidR="007015D6" w:rsidRDefault="007015D6">
            <w:pPr>
              <w:spacing w:after="160" w:line="259" w:lineRule="auto"/>
              <w:ind w:left="0" w:firstLine="0"/>
              <w:jc w:val="left"/>
            </w:pPr>
          </w:p>
        </w:tc>
        <w:tc>
          <w:tcPr>
            <w:tcW w:w="934" w:type="dxa"/>
            <w:tcBorders>
              <w:top w:val="single" w:sz="2" w:space="0" w:color="000000"/>
              <w:left w:val="nil"/>
              <w:bottom w:val="single" w:sz="2" w:space="0" w:color="000000"/>
              <w:right w:val="nil"/>
            </w:tcBorders>
          </w:tcPr>
          <w:p w14:paraId="76A52282" w14:textId="77777777" w:rsidR="007015D6" w:rsidRDefault="00350D12">
            <w:pPr>
              <w:spacing w:after="0" w:line="259" w:lineRule="auto"/>
              <w:ind w:left="0" w:firstLine="0"/>
              <w:jc w:val="left"/>
            </w:pPr>
            <w:r>
              <w:rPr>
                <w:sz w:val="18"/>
              </w:rPr>
              <w:t>K</w:t>
            </w:r>
          </w:p>
        </w:tc>
        <w:tc>
          <w:tcPr>
            <w:tcW w:w="532" w:type="dxa"/>
            <w:tcBorders>
              <w:top w:val="single" w:sz="2" w:space="0" w:color="000000"/>
              <w:left w:val="nil"/>
              <w:bottom w:val="single" w:sz="2" w:space="0" w:color="000000"/>
              <w:right w:val="nil"/>
            </w:tcBorders>
          </w:tcPr>
          <w:p w14:paraId="3829D129"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3749D628" w14:textId="77777777" w:rsidR="007015D6" w:rsidRDefault="00350D12">
            <w:pPr>
              <w:spacing w:after="0" w:line="259" w:lineRule="auto"/>
              <w:ind w:left="0" w:firstLine="0"/>
              <w:jc w:val="left"/>
            </w:pPr>
            <w:r>
              <w:rPr>
                <w:sz w:val="18"/>
              </w:rPr>
              <w:t>4.2</w:t>
            </w:r>
          </w:p>
        </w:tc>
        <w:tc>
          <w:tcPr>
            <w:tcW w:w="682" w:type="dxa"/>
            <w:tcBorders>
              <w:top w:val="single" w:sz="2" w:space="0" w:color="000000"/>
              <w:left w:val="nil"/>
              <w:bottom w:val="single" w:sz="2" w:space="0" w:color="000000"/>
              <w:right w:val="nil"/>
            </w:tcBorders>
          </w:tcPr>
          <w:p w14:paraId="26A98237" w14:textId="77777777" w:rsidR="007015D6" w:rsidRDefault="00350D12">
            <w:pPr>
              <w:spacing w:after="0" w:line="259" w:lineRule="auto"/>
              <w:ind w:left="0" w:firstLine="0"/>
              <w:jc w:val="left"/>
            </w:pPr>
            <w:r>
              <w:rPr>
                <w:sz w:val="18"/>
              </w:rPr>
              <w:t>5.15</w:t>
            </w:r>
          </w:p>
        </w:tc>
        <w:tc>
          <w:tcPr>
            <w:tcW w:w="844" w:type="dxa"/>
            <w:tcBorders>
              <w:top w:val="single" w:sz="2" w:space="0" w:color="000000"/>
              <w:left w:val="nil"/>
              <w:bottom w:val="single" w:sz="2" w:space="0" w:color="000000"/>
              <w:right w:val="nil"/>
            </w:tcBorders>
          </w:tcPr>
          <w:p w14:paraId="4FF54EF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0E37BE1" w14:textId="77777777" w:rsidR="007015D6" w:rsidRDefault="00350D12">
            <w:pPr>
              <w:spacing w:after="0" w:line="259" w:lineRule="auto"/>
              <w:ind w:left="0" w:firstLine="0"/>
              <w:jc w:val="left"/>
            </w:pPr>
            <w:r>
              <w:rPr>
                <w:sz w:val="18"/>
              </w:rPr>
              <w:t>0.54</w:t>
            </w:r>
          </w:p>
        </w:tc>
      </w:tr>
    </w:tbl>
    <w:p w14:paraId="58A5FCFF" w14:textId="77777777" w:rsidR="007015D6" w:rsidRDefault="00350D12">
      <w:pPr>
        <w:tabs>
          <w:tab w:val="center" w:pos="6474"/>
          <w:tab w:val="center" w:pos="8672"/>
        </w:tabs>
        <w:spacing w:after="1376" w:line="428" w:lineRule="auto"/>
        <w:ind w:left="0" w:firstLine="0"/>
        <w:jc w:val="left"/>
      </w:pPr>
      <w:r>
        <w:rPr>
          <w:sz w:val="22"/>
        </w:rPr>
        <w:tab/>
      </w:r>
      <w:r>
        <w:rPr>
          <w:sz w:val="18"/>
        </w:rPr>
        <w:t>gaussian</w:t>
      </w:r>
      <w:r>
        <w:rPr>
          <w:sz w:val="18"/>
        </w:rPr>
        <w:tab/>
        <w:t>identity</w:t>
      </w:r>
    </w:p>
    <w:p w14:paraId="72E7A11F" w14:textId="77777777" w:rsidR="007015D6" w:rsidRDefault="00350D12">
      <w:pPr>
        <w:tabs>
          <w:tab w:val="center" w:pos="1377"/>
          <w:tab w:val="center" w:pos="2346"/>
          <w:tab w:val="center" w:pos="2903"/>
          <w:tab w:val="center" w:pos="3485"/>
          <w:tab w:val="center" w:pos="4299"/>
          <w:tab w:val="center" w:pos="5012"/>
        </w:tabs>
        <w:spacing w:after="0" w:line="265" w:lineRule="auto"/>
        <w:ind w:left="0" w:firstLine="0"/>
        <w:jc w:val="left"/>
      </w:pPr>
      <w:r>
        <w:rPr>
          <w:sz w:val="22"/>
        </w:rPr>
        <w:tab/>
      </w:r>
      <w:r>
        <w:rPr>
          <w:sz w:val="18"/>
        </w:rPr>
        <w:t>Ca</w:t>
      </w:r>
      <w:r>
        <w:rPr>
          <w:sz w:val="18"/>
        </w:rPr>
        <w:tab/>
        <w:t>100</w:t>
      </w:r>
      <w:r>
        <w:rPr>
          <w:sz w:val="18"/>
        </w:rPr>
        <w:tab/>
        <w:t>3.35</w:t>
      </w:r>
      <w:r>
        <w:rPr>
          <w:sz w:val="18"/>
        </w:rPr>
        <w:tab/>
        <w:t>4.15</w:t>
      </w:r>
      <w:r>
        <w:rPr>
          <w:sz w:val="18"/>
        </w:rPr>
        <w:tab/>
        <w:t>3.8e-04</w:t>
      </w:r>
      <w:r>
        <w:rPr>
          <w:sz w:val="18"/>
        </w:rPr>
        <w:tab/>
        <w:t>0.19</w:t>
      </w:r>
    </w:p>
    <w:p w14:paraId="3B1D14FA" w14:textId="77777777" w:rsidR="007015D6" w:rsidRDefault="00350D12">
      <w:pPr>
        <w:spacing w:after="1211" w:line="259" w:lineRule="auto"/>
        <w:ind w:left="50" w:firstLine="0"/>
        <w:jc w:val="left"/>
      </w:pPr>
      <w:r>
        <w:rPr>
          <w:noProof/>
          <w:sz w:val="22"/>
          <w:lang w:val="en-US" w:eastAsia="en-US"/>
        </w:rPr>
        <mc:AlternateContent>
          <mc:Choice Requires="wpg">
            <w:drawing>
              <wp:inline distT="0" distB="0" distL="0" distR="0" wp14:anchorId="6670BAD7" wp14:editId="0DBCB4CF">
                <wp:extent cx="6087934" cy="3638"/>
                <wp:effectExtent l="0" t="0" r="0" b="0"/>
                <wp:docPr id="128083" name="Group 128083"/>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096" name="Shape 9096"/>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3" style="width:479.365pt;height:0.286454pt;mso-position-horizontal-relative:char;mso-position-vertical-relative:line" coordsize="60879,36">
                <v:shape id="Shape 9096"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124"/>
        <w:tblOverlap w:val="never"/>
        <w:tblW w:w="7124" w:type="dxa"/>
        <w:tblInd w:w="0" w:type="dxa"/>
        <w:tblCellMar>
          <w:right w:w="114" w:type="dxa"/>
        </w:tblCellMar>
        <w:tblLook w:val="04A0" w:firstRow="1" w:lastRow="0" w:firstColumn="1" w:lastColumn="0" w:noHBand="0" w:noVBand="1"/>
      </w:tblPr>
      <w:tblGrid>
        <w:gridCol w:w="1049"/>
        <w:gridCol w:w="532"/>
        <w:gridCol w:w="582"/>
        <w:gridCol w:w="682"/>
        <w:gridCol w:w="844"/>
        <w:gridCol w:w="1276"/>
        <w:gridCol w:w="2159"/>
      </w:tblGrid>
      <w:tr w:rsidR="007015D6" w14:paraId="3E8EF294" w14:textId="77777777">
        <w:trPr>
          <w:trHeight w:val="234"/>
        </w:trPr>
        <w:tc>
          <w:tcPr>
            <w:tcW w:w="1049" w:type="dxa"/>
            <w:tcBorders>
              <w:top w:val="nil"/>
              <w:left w:val="nil"/>
              <w:bottom w:val="single" w:sz="2" w:space="0" w:color="000000"/>
              <w:right w:val="nil"/>
            </w:tcBorders>
          </w:tcPr>
          <w:p w14:paraId="65BA9841" w14:textId="77777777" w:rsidR="007015D6" w:rsidRDefault="00350D12">
            <w:pPr>
              <w:spacing w:after="0" w:line="259" w:lineRule="auto"/>
              <w:ind w:left="115" w:firstLine="0"/>
              <w:jc w:val="left"/>
            </w:pPr>
            <w:r>
              <w:rPr>
                <w:sz w:val="18"/>
              </w:rPr>
              <w:t>C</w:t>
            </w:r>
          </w:p>
        </w:tc>
        <w:tc>
          <w:tcPr>
            <w:tcW w:w="532" w:type="dxa"/>
            <w:tcBorders>
              <w:top w:val="nil"/>
              <w:left w:val="nil"/>
              <w:bottom w:val="single" w:sz="2" w:space="0" w:color="000000"/>
              <w:right w:val="nil"/>
            </w:tcBorders>
          </w:tcPr>
          <w:p w14:paraId="426FE2DC" w14:textId="77777777" w:rsidR="007015D6" w:rsidRDefault="00350D12">
            <w:pPr>
              <w:spacing w:after="0" w:line="259" w:lineRule="auto"/>
              <w:ind w:left="0" w:firstLine="0"/>
              <w:jc w:val="left"/>
            </w:pPr>
            <w:r>
              <w:rPr>
                <w:sz w:val="18"/>
              </w:rPr>
              <w:t>100</w:t>
            </w:r>
          </w:p>
        </w:tc>
        <w:tc>
          <w:tcPr>
            <w:tcW w:w="582" w:type="dxa"/>
            <w:tcBorders>
              <w:top w:val="nil"/>
              <w:left w:val="nil"/>
              <w:bottom w:val="single" w:sz="2" w:space="0" w:color="000000"/>
              <w:right w:val="nil"/>
            </w:tcBorders>
          </w:tcPr>
          <w:p w14:paraId="595EE551" w14:textId="77777777" w:rsidR="007015D6" w:rsidRDefault="00350D12">
            <w:pPr>
              <w:spacing w:after="0" w:line="259" w:lineRule="auto"/>
              <w:ind w:left="0" w:firstLine="0"/>
              <w:jc w:val="left"/>
            </w:pPr>
            <w:r>
              <w:rPr>
                <w:sz w:val="18"/>
              </w:rPr>
              <w:t>3.55</w:t>
            </w:r>
          </w:p>
        </w:tc>
        <w:tc>
          <w:tcPr>
            <w:tcW w:w="682" w:type="dxa"/>
            <w:tcBorders>
              <w:top w:val="nil"/>
              <w:left w:val="nil"/>
              <w:bottom w:val="single" w:sz="2" w:space="0" w:color="000000"/>
              <w:right w:val="nil"/>
            </w:tcBorders>
          </w:tcPr>
          <w:p w14:paraId="289034A3" w14:textId="77777777" w:rsidR="007015D6" w:rsidRDefault="00350D12">
            <w:pPr>
              <w:spacing w:after="0" w:line="259" w:lineRule="auto"/>
              <w:ind w:left="0" w:firstLine="0"/>
              <w:jc w:val="left"/>
            </w:pPr>
            <w:r>
              <w:rPr>
                <w:sz w:val="18"/>
              </w:rPr>
              <w:t>4.39</w:t>
            </w:r>
          </w:p>
        </w:tc>
        <w:tc>
          <w:tcPr>
            <w:tcW w:w="844" w:type="dxa"/>
            <w:tcBorders>
              <w:top w:val="nil"/>
              <w:left w:val="nil"/>
              <w:bottom w:val="single" w:sz="2" w:space="0" w:color="000000"/>
              <w:right w:val="nil"/>
            </w:tcBorders>
          </w:tcPr>
          <w:p w14:paraId="3F400D62" w14:textId="77777777" w:rsidR="007015D6" w:rsidRDefault="00350D12">
            <w:pPr>
              <w:spacing w:after="0" w:line="259" w:lineRule="auto"/>
              <w:ind w:left="0" w:firstLine="0"/>
              <w:jc w:val="left"/>
            </w:pPr>
            <w:r>
              <w:rPr>
                <w:sz w:val="18"/>
              </w:rPr>
              <w:t>&lt;2e-16</w:t>
            </w:r>
          </w:p>
        </w:tc>
        <w:tc>
          <w:tcPr>
            <w:tcW w:w="1276" w:type="dxa"/>
            <w:tcBorders>
              <w:top w:val="nil"/>
              <w:left w:val="nil"/>
              <w:bottom w:val="single" w:sz="2" w:space="0" w:color="000000"/>
              <w:right w:val="nil"/>
            </w:tcBorders>
          </w:tcPr>
          <w:p w14:paraId="174E3CF9" w14:textId="77777777" w:rsidR="007015D6" w:rsidRDefault="00350D12">
            <w:pPr>
              <w:spacing w:after="0" w:line="259" w:lineRule="auto"/>
              <w:ind w:left="0" w:firstLine="0"/>
              <w:jc w:val="left"/>
            </w:pPr>
            <w:r>
              <w:rPr>
                <w:sz w:val="18"/>
              </w:rPr>
              <w:t>0.66</w:t>
            </w:r>
          </w:p>
        </w:tc>
        <w:tc>
          <w:tcPr>
            <w:tcW w:w="2159" w:type="dxa"/>
            <w:tcBorders>
              <w:top w:val="nil"/>
              <w:left w:val="nil"/>
              <w:bottom w:val="single" w:sz="2" w:space="0" w:color="000000"/>
              <w:right w:val="nil"/>
            </w:tcBorders>
          </w:tcPr>
          <w:p w14:paraId="2F85E42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216.21)</w:t>
            </w:r>
          </w:p>
        </w:tc>
      </w:tr>
      <w:tr w:rsidR="007015D6" w14:paraId="436953FB" w14:textId="77777777">
        <w:trPr>
          <w:trHeight w:val="321"/>
        </w:trPr>
        <w:tc>
          <w:tcPr>
            <w:tcW w:w="1049" w:type="dxa"/>
            <w:tcBorders>
              <w:top w:val="single" w:sz="2" w:space="0" w:color="000000"/>
              <w:left w:val="nil"/>
              <w:bottom w:val="single" w:sz="2" w:space="0" w:color="000000"/>
              <w:right w:val="nil"/>
            </w:tcBorders>
          </w:tcPr>
          <w:p w14:paraId="0CFCF102" w14:textId="77777777" w:rsidR="007015D6" w:rsidRDefault="00350D12">
            <w:pPr>
              <w:spacing w:after="0" w:line="259" w:lineRule="auto"/>
              <w:ind w:left="115" w:firstLine="0"/>
              <w:jc w:val="left"/>
            </w:pPr>
            <w:r>
              <w:rPr>
                <w:sz w:val="18"/>
              </w:rPr>
              <w:t>N</w:t>
            </w:r>
          </w:p>
        </w:tc>
        <w:tc>
          <w:tcPr>
            <w:tcW w:w="532" w:type="dxa"/>
            <w:tcBorders>
              <w:top w:val="single" w:sz="2" w:space="0" w:color="000000"/>
              <w:left w:val="nil"/>
              <w:bottom w:val="single" w:sz="2" w:space="0" w:color="000000"/>
              <w:right w:val="nil"/>
            </w:tcBorders>
          </w:tcPr>
          <w:p w14:paraId="5EB69A03"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1E3F5F73" w14:textId="77777777" w:rsidR="007015D6" w:rsidRDefault="00350D12">
            <w:pPr>
              <w:spacing w:after="0" w:line="259" w:lineRule="auto"/>
              <w:ind w:left="0" w:firstLine="0"/>
              <w:jc w:val="left"/>
            </w:pPr>
            <w:r>
              <w:rPr>
                <w:sz w:val="18"/>
              </w:rPr>
              <w:t>4.19</w:t>
            </w:r>
          </w:p>
        </w:tc>
        <w:tc>
          <w:tcPr>
            <w:tcW w:w="682" w:type="dxa"/>
            <w:tcBorders>
              <w:top w:val="single" w:sz="2" w:space="0" w:color="000000"/>
              <w:left w:val="nil"/>
              <w:bottom w:val="single" w:sz="2" w:space="0" w:color="000000"/>
              <w:right w:val="nil"/>
            </w:tcBorders>
          </w:tcPr>
          <w:p w14:paraId="003D8A02" w14:textId="77777777" w:rsidR="007015D6" w:rsidRDefault="00350D12">
            <w:pPr>
              <w:spacing w:after="0" w:line="259" w:lineRule="auto"/>
              <w:ind w:left="0" w:firstLine="0"/>
              <w:jc w:val="left"/>
            </w:pPr>
            <w:r>
              <w:rPr>
                <w:sz w:val="18"/>
              </w:rPr>
              <w:t>5.14</w:t>
            </w:r>
          </w:p>
        </w:tc>
        <w:tc>
          <w:tcPr>
            <w:tcW w:w="844" w:type="dxa"/>
            <w:tcBorders>
              <w:top w:val="single" w:sz="2" w:space="0" w:color="000000"/>
              <w:left w:val="nil"/>
              <w:bottom w:val="single" w:sz="2" w:space="0" w:color="000000"/>
              <w:right w:val="nil"/>
            </w:tcBorders>
          </w:tcPr>
          <w:p w14:paraId="53E4304A"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741D5E3F" w14:textId="77777777" w:rsidR="007015D6" w:rsidRDefault="00350D12">
            <w:pPr>
              <w:spacing w:after="0" w:line="259" w:lineRule="auto"/>
              <w:ind w:left="0" w:firstLine="0"/>
              <w:jc w:val="left"/>
            </w:pPr>
            <w:r>
              <w:rPr>
                <w:sz w:val="18"/>
              </w:rPr>
              <w:t>0.77</w:t>
            </w:r>
          </w:p>
        </w:tc>
        <w:tc>
          <w:tcPr>
            <w:tcW w:w="2159" w:type="dxa"/>
            <w:tcBorders>
              <w:top w:val="single" w:sz="2" w:space="0" w:color="000000"/>
              <w:left w:val="nil"/>
              <w:bottom w:val="single" w:sz="2" w:space="0" w:color="000000"/>
              <w:right w:val="nil"/>
            </w:tcBorders>
          </w:tcPr>
          <w:p w14:paraId="25B59D89"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188.025)</w:t>
            </w:r>
          </w:p>
        </w:tc>
      </w:tr>
      <w:tr w:rsidR="007015D6" w14:paraId="7F61D1E2" w14:textId="77777777">
        <w:trPr>
          <w:trHeight w:val="321"/>
        </w:trPr>
        <w:tc>
          <w:tcPr>
            <w:tcW w:w="1049" w:type="dxa"/>
            <w:tcBorders>
              <w:top w:val="single" w:sz="2" w:space="0" w:color="000000"/>
              <w:left w:val="nil"/>
              <w:bottom w:val="single" w:sz="2" w:space="0" w:color="000000"/>
              <w:right w:val="nil"/>
            </w:tcBorders>
          </w:tcPr>
          <w:p w14:paraId="3AC79B67" w14:textId="77777777" w:rsidR="007015D6" w:rsidRDefault="00350D12">
            <w:pPr>
              <w:spacing w:after="0" w:line="259" w:lineRule="auto"/>
              <w:ind w:left="115" w:firstLine="0"/>
              <w:jc w:val="left"/>
            </w:pPr>
            <w:r>
              <w:rPr>
                <w:sz w:val="18"/>
              </w:rPr>
              <w:t>P</w:t>
            </w:r>
          </w:p>
        </w:tc>
        <w:tc>
          <w:tcPr>
            <w:tcW w:w="532" w:type="dxa"/>
            <w:tcBorders>
              <w:top w:val="single" w:sz="2" w:space="0" w:color="000000"/>
              <w:left w:val="nil"/>
              <w:bottom w:val="single" w:sz="2" w:space="0" w:color="000000"/>
              <w:right w:val="nil"/>
            </w:tcBorders>
          </w:tcPr>
          <w:p w14:paraId="16A18261"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4D139369" w14:textId="77777777" w:rsidR="007015D6" w:rsidRDefault="00350D12">
            <w:pPr>
              <w:spacing w:after="0" w:line="259" w:lineRule="auto"/>
              <w:ind w:left="0" w:firstLine="0"/>
              <w:jc w:val="left"/>
            </w:pPr>
            <w:r>
              <w:rPr>
                <w:sz w:val="18"/>
              </w:rPr>
              <w:t>4.59</w:t>
            </w:r>
          </w:p>
        </w:tc>
        <w:tc>
          <w:tcPr>
            <w:tcW w:w="682" w:type="dxa"/>
            <w:tcBorders>
              <w:top w:val="single" w:sz="2" w:space="0" w:color="000000"/>
              <w:left w:val="nil"/>
              <w:bottom w:val="single" w:sz="2" w:space="0" w:color="000000"/>
              <w:right w:val="nil"/>
            </w:tcBorders>
          </w:tcPr>
          <w:p w14:paraId="030B0AA0" w14:textId="77777777" w:rsidR="007015D6" w:rsidRDefault="00350D12">
            <w:pPr>
              <w:spacing w:after="0" w:line="259" w:lineRule="auto"/>
              <w:ind w:left="0" w:firstLine="0"/>
              <w:jc w:val="left"/>
            </w:pPr>
            <w:r>
              <w:rPr>
                <w:sz w:val="18"/>
              </w:rPr>
              <w:t>5.61</w:t>
            </w:r>
          </w:p>
        </w:tc>
        <w:tc>
          <w:tcPr>
            <w:tcW w:w="844" w:type="dxa"/>
            <w:tcBorders>
              <w:top w:val="single" w:sz="2" w:space="0" w:color="000000"/>
              <w:left w:val="nil"/>
              <w:bottom w:val="single" w:sz="2" w:space="0" w:color="000000"/>
              <w:right w:val="nil"/>
            </w:tcBorders>
          </w:tcPr>
          <w:p w14:paraId="59A349A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684E82D6" w14:textId="77777777" w:rsidR="007015D6" w:rsidRDefault="00350D12">
            <w:pPr>
              <w:spacing w:after="0" w:line="259" w:lineRule="auto"/>
              <w:ind w:left="0" w:firstLine="0"/>
              <w:jc w:val="left"/>
            </w:pPr>
            <w:r>
              <w:rPr>
                <w:sz w:val="18"/>
              </w:rPr>
              <w:t>0.66</w:t>
            </w:r>
          </w:p>
        </w:tc>
        <w:tc>
          <w:tcPr>
            <w:tcW w:w="2159" w:type="dxa"/>
            <w:tcBorders>
              <w:top w:val="single" w:sz="2" w:space="0" w:color="000000"/>
              <w:left w:val="nil"/>
              <w:bottom w:val="single" w:sz="2" w:space="0" w:color="000000"/>
              <w:right w:val="nil"/>
            </w:tcBorders>
          </w:tcPr>
          <w:p w14:paraId="26FE286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119.23)</w:t>
            </w:r>
          </w:p>
        </w:tc>
      </w:tr>
      <w:tr w:rsidR="007015D6" w14:paraId="666340A6" w14:textId="77777777">
        <w:trPr>
          <w:trHeight w:val="321"/>
        </w:trPr>
        <w:tc>
          <w:tcPr>
            <w:tcW w:w="1049" w:type="dxa"/>
            <w:tcBorders>
              <w:top w:val="single" w:sz="2" w:space="0" w:color="000000"/>
              <w:left w:val="nil"/>
              <w:bottom w:val="single" w:sz="2" w:space="0" w:color="000000"/>
              <w:right w:val="nil"/>
            </w:tcBorders>
          </w:tcPr>
          <w:p w14:paraId="66BDC7B5" w14:textId="77777777" w:rsidR="007015D6" w:rsidRDefault="00350D12">
            <w:pPr>
              <w:spacing w:after="0" w:line="259" w:lineRule="auto"/>
              <w:ind w:left="115" w:firstLine="0"/>
              <w:jc w:val="left"/>
            </w:pPr>
            <w:r>
              <w:rPr>
                <w:sz w:val="18"/>
              </w:rPr>
              <w:t>Na</w:t>
            </w:r>
          </w:p>
        </w:tc>
        <w:tc>
          <w:tcPr>
            <w:tcW w:w="532" w:type="dxa"/>
            <w:tcBorders>
              <w:top w:val="single" w:sz="2" w:space="0" w:color="000000"/>
              <w:left w:val="nil"/>
              <w:bottom w:val="single" w:sz="2" w:space="0" w:color="000000"/>
              <w:right w:val="nil"/>
            </w:tcBorders>
          </w:tcPr>
          <w:p w14:paraId="19A3474B" w14:textId="77777777" w:rsidR="007015D6" w:rsidRDefault="00350D12">
            <w:pPr>
              <w:spacing w:after="0" w:line="259" w:lineRule="auto"/>
              <w:ind w:left="101" w:firstLine="0"/>
              <w:jc w:val="left"/>
            </w:pPr>
            <w:r>
              <w:rPr>
                <w:sz w:val="18"/>
              </w:rPr>
              <w:t>98</w:t>
            </w:r>
          </w:p>
        </w:tc>
        <w:tc>
          <w:tcPr>
            <w:tcW w:w="582" w:type="dxa"/>
            <w:tcBorders>
              <w:top w:val="single" w:sz="2" w:space="0" w:color="000000"/>
              <w:left w:val="nil"/>
              <w:bottom w:val="single" w:sz="2" w:space="0" w:color="000000"/>
              <w:right w:val="nil"/>
            </w:tcBorders>
          </w:tcPr>
          <w:p w14:paraId="27F2C83D" w14:textId="77777777" w:rsidR="007015D6" w:rsidRDefault="00350D12">
            <w:pPr>
              <w:spacing w:after="0" w:line="259" w:lineRule="auto"/>
              <w:ind w:left="0" w:firstLine="0"/>
              <w:jc w:val="left"/>
            </w:pPr>
            <w:r>
              <w:rPr>
                <w:sz w:val="18"/>
              </w:rPr>
              <w:t>1</w:t>
            </w:r>
          </w:p>
        </w:tc>
        <w:tc>
          <w:tcPr>
            <w:tcW w:w="682" w:type="dxa"/>
            <w:tcBorders>
              <w:top w:val="single" w:sz="2" w:space="0" w:color="000000"/>
              <w:left w:val="nil"/>
              <w:bottom w:val="single" w:sz="2" w:space="0" w:color="000000"/>
              <w:right w:val="nil"/>
            </w:tcBorders>
          </w:tcPr>
          <w:p w14:paraId="27F88449" w14:textId="77777777" w:rsidR="007015D6" w:rsidRDefault="00350D12">
            <w:pPr>
              <w:spacing w:after="0" w:line="259" w:lineRule="auto"/>
              <w:ind w:left="0" w:firstLine="0"/>
              <w:jc w:val="left"/>
            </w:pPr>
            <w:r>
              <w:rPr>
                <w:sz w:val="18"/>
              </w:rPr>
              <w:t>1</w:t>
            </w:r>
          </w:p>
        </w:tc>
        <w:tc>
          <w:tcPr>
            <w:tcW w:w="844" w:type="dxa"/>
            <w:tcBorders>
              <w:top w:val="single" w:sz="2" w:space="0" w:color="000000"/>
              <w:left w:val="nil"/>
              <w:bottom w:val="single" w:sz="2" w:space="0" w:color="000000"/>
              <w:right w:val="nil"/>
            </w:tcBorders>
          </w:tcPr>
          <w:p w14:paraId="03F799DF"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CD6C013" w14:textId="77777777" w:rsidR="007015D6" w:rsidRDefault="00350D12">
            <w:pPr>
              <w:spacing w:after="0" w:line="259" w:lineRule="auto"/>
              <w:ind w:left="0" w:firstLine="0"/>
              <w:jc w:val="left"/>
            </w:pPr>
            <w:r>
              <w:rPr>
                <w:sz w:val="18"/>
              </w:rPr>
              <w:t>0.37</w:t>
            </w:r>
          </w:p>
        </w:tc>
        <w:tc>
          <w:tcPr>
            <w:tcW w:w="2159" w:type="dxa"/>
            <w:tcBorders>
              <w:top w:val="single" w:sz="2" w:space="0" w:color="000000"/>
              <w:left w:val="nil"/>
              <w:bottom w:val="single" w:sz="2" w:space="0" w:color="000000"/>
              <w:right w:val="nil"/>
            </w:tcBorders>
          </w:tcPr>
          <w:p w14:paraId="65937E5A"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7.454)</w:t>
            </w:r>
          </w:p>
        </w:tc>
      </w:tr>
      <w:tr w:rsidR="007015D6" w14:paraId="6490B7D1" w14:textId="77777777">
        <w:trPr>
          <w:trHeight w:val="321"/>
        </w:trPr>
        <w:tc>
          <w:tcPr>
            <w:tcW w:w="1049" w:type="dxa"/>
            <w:tcBorders>
              <w:top w:val="single" w:sz="2" w:space="0" w:color="000000"/>
              <w:left w:val="nil"/>
              <w:bottom w:val="single" w:sz="2" w:space="0" w:color="000000"/>
              <w:right w:val="nil"/>
            </w:tcBorders>
          </w:tcPr>
          <w:p w14:paraId="08B4071C" w14:textId="77777777" w:rsidR="007015D6" w:rsidRDefault="00350D12">
            <w:pPr>
              <w:spacing w:after="0" w:line="259" w:lineRule="auto"/>
              <w:ind w:left="115" w:firstLine="0"/>
              <w:jc w:val="left"/>
            </w:pPr>
            <w:r>
              <w:rPr>
                <w:sz w:val="18"/>
              </w:rPr>
              <w:t>Mg</w:t>
            </w:r>
          </w:p>
        </w:tc>
        <w:tc>
          <w:tcPr>
            <w:tcW w:w="532" w:type="dxa"/>
            <w:tcBorders>
              <w:top w:val="single" w:sz="2" w:space="0" w:color="000000"/>
              <w:left w:val="nil"/>
              <w:bottom w:val="single" w:sz="2" w:space="0" w:color="000000"/>
              <w:right w:val="nil"/>
            </w:tcBorders>
          </w:tcPr>
          <w:p w14:paraId="7D8178BD"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6B01D402" w14:textId="77777777" w:rsidR="007015D6" w:rsidRDefault="00350D12">
            <w:pPr>
              <w:spacing w:after="0" w:line="259" w:lineRule="auto"/>
              <w:ind w:left="0" w:firstLine="0"/>
              <w:jc w:val="left"/>
            </w:pPr>
            <w:r>
              <w:rPr>
                <w:sz w:val="18"/>
              </w:rPr>
              <w:t>2.71</w:t>
            </w:r>
          </w:p>
        </w:tc>
        <w:tc>
          <w:tcPr>
            <w:tcW w:w="682" w:type="dxa"/>
            <w:tcBorders>
              <w:top w:val="single" w:sz="2" w:space="0" w:color="000000"/>
              <w:left w:val="nil"/>
              <w:bottom w:val="single" w:sz="2" w:space="0" w:color="000000"/>
              <w:right w:val="nil"/>
            </w:tcBorders>
          </w:tcPr>
          <w:p w14:paraId="402F398D" w14:textId="77777777" w:rsidR="007015D6" w:rsidRDefault="00350D12">
            <w:pPr>
              <w:spacing w:after="0" w:line="259" w:lineRule="auto"/>
              <w:ind w:left="0" w:firstLine="0"/>
              <w:jc w:val="left"/>
            </w:pPr>
            <w:r>
              <w:rPr>
                <w:sz w:val="18"/>
              </w:rPr>
              <w:t>3.38</w:t>
            </w:r>
          </w:p>
        </w:tc>
        <w:tc>
          <w:tcPr>
            <w:tcW w:w="844" w:type="dxa"/>
            <w:tcBorders>
              <w:top w:val="single" w:sz="2" w:space="0" w:color="000000"/>
              <w:left w:val="nil"/>
              <w:bottom w:val="single" w:sz="2" w:space="0" w:color="000000"/>
              <w:right w:val="nil"/>
            </w:tcBorders>
          </w:tcPr>
          <w:p w14:paraId="6EBFB48E"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4B7E9FB9" w14:textId="77777777" w:rsidR="007015D6" w:rsidRDefault="00350D12">
            <w:pPr>
              <w:spacing w:after="0" w:line="259" w:lineRule="auto"/>
              <w:ind w:left="0" w:firstLine="0"/>
              <w:jc w:val="left"/>
            </w:pPr>
            <w:r>
              <w:rPr>
                <w:sz w:val="18"/>
              </w:rPr>
              <w:t>0.61</w:t>
            </w:r>
          </w:p>
        </w:tc>
        <w:tc>
          <w:tcPr>
            <w:tcW w:w="2159" w:type="dxa"/>
            <w:tcBorders>
              <w:top w:val="single" w:sz="2" w:space="0" w:color="000000"/>
              <w:left w:val="nil"/>
              <w:bottom w:val="single" w:sz="2" w:space="0" w:color="000000"/>
              <w:right w:val="nil"/>
            </w:tcBorders>
          </w:tcPr>
          <w:p w14:paraId="53C26B06"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74.326)</w:t>
            </w:r>
          </w:p>
        </w:tc>
      </w:tr>
      <w:tr w:rsidR="007015D6" w14:paraId="17051DA7" w14:textId="77777777">
        <w:trPr>
          <w:trHeight w:val="321"/>
        </w:trPr>
        <w:tc>
          <w:tcPr>
            <w:tcW w:w="1049" w:type="dxa"/>
            <w:tcBorders>
              <w:top w:val="single" w:sz="2" w:space="0" w:color="000000"/>
              <w:left w:val="nil"/>
              <w:bottom w:val="single" w:sz="2" w:space="0" w:color="000000"/>
              <w:right w:val="nil"/>
            </w:tcBorders>
          </w:tcPr>
          <w:p w14:paraId="1EE8C9AF" w14:textId="77777777" w:rsidR="007015D6" w:rsidRDefault="00350D12">
            <w:pPr>
              <w:spacing w:after="0" w:line="259" w:lineRule="auto"/>
              <w:ind w:left="115" w:firstLine="0"/>
              <w:jc w:val="left"/>
            </w:pPr>
            <w:r>
              <w:rPr>
                <w:sz w:val="18"/>
              </w:rPr>
              <w:t>S</w:t>
            </w:r>
          </w:p>
        </w:tc>
        <w:tc>
          <w:tcPr>
            <w:tcW w:w="532" w:type="dxa"/>
            <w:tcBorders>
              <w:top w:val="single" w:sz="2" w:space="0" w:color="000000"/>
              <w:left w:val="nil"/>
              <w:bottom w:val="single" w:sz="2" w:space="0" w:color="000000"/>
              <w:right w:val="nil"/>
            </w:tcBorders>
          </w:tcPr>
          <w:p w14:paraId="638E029B"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A06F1D0" w14:textId="77777777" w:rsidR="007015D6" w:rsidRDefault="00350D12">
            <w:pPr>
              <w:spacing w:after="0" w:line="259" w:lineRule="auto"/>
              <w:ind w:left="0" w:firstLine="0"/>
              <w:jc w:val="left"/>
            </w:pPr>
            <w:r>
              <w:rPr>
                <w:sz w:val="18"/>
              </w:rPr>
              <w:t>3.45</w:t>
            </w:r>
          </w:p>
        </w:tc>
        <w:tc>
          <w:tcPr>
            <w:tcW w:w="682" w:type="dxa"/>
            <w:tcBorders>
              <w:top w:val="single" w:sz="2" w:space="0" w:color="000000"/>
              <w:left w:val="nil"/>
              <w:bottom w:val="single" w:sz="2" w:space="0" w:color="000000"/>
              <w:right w:val="nil"/>
            </w:tcBorders>
          </w:tcPr>
          <w:p w14:paraId="57779BEB" w14:textId="77777777" w:rsidR="007015D6" w:rsidRDefault="00350D12">
            <w:pPr>
              <w:spacing w:after="0" w:line="259" w:lineRule="auto"/>
              <w:ind w:left="0" w:firstLine="0"/>
              <w:jc w:val="left"/>
            </w:pPr>
            <w:r>
              <w:rPr>
                <w:sz w:val="18"/>
              </w:rPr>
              <w:t>4.26</w:t>
            </w:r>
          </w:p>
        </w:tc>
        <w:tc>
          <w:tcPr>
            <w:tcW w:w="844" w:type="dxa"/>
            <w:tcBorders>
              <w:top w:val="single" w:sz="2" w:space="0" w:color="000000"/>
              <w:left w:val="nil"/>
              <w:bottom w:val="single" w:sz="2" w:space="0" w:color="000000"/>
              <w:right w:val="nil"/>
            </w:tcBorders>
          </w:tcPr>
          <w:p w14:paraId="22A55AAB"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C9412DC" w14:textId="77777777" w:rsidR="007015D6" w:rsidRDefault="00350D12">
            <w:pPr>
              <w:spacing w:after="0" w:line="259" w:lineRule="auto"/>
              <w:ind w:left="0" w:firstLine="0"/>
              <w:jc w:val="left"/>
            </w:pPr>
            <w:r>
              <w:rPr>
                <w:sz w:val="18"/>
              </w:rPr>
              <w:t>0.57</w:t>
            </w:r>
          </w:p>
        </w:tc>
        <w:tc>
          <w:tcPr>
            <w:tcW w:w="2159" w:type="dxa"/>
            <w:tcBorders>
              <w:top w:val="single" w:sz="2" w:space="0" w:color="000000"/>
              <w:left w:val="nil"/>
              <w:bottom w:val="single" w:sz="2" w:space="0" w:color="000000"/>
              <w:right w:val="nil"/>
            </w:tcBorders>
          </w:tcPr>
          <w:p w14:paraId="17A4595E"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75.659)</w:t>
            </w:r>
          </w:p>
        </w:tc>
      </w:tr>
      <w:tr w:rsidR="007015D6" w14:paraId="03025BAE" w14:textId="77777777">
        <w:trPr>
          <w:trHeight w:val="321"/>
        </w:trPr>
        <w:tc>
          <w:tcPr>
            <w:tcW w:w="1049" w:type="dxa"/>
            <w:tcBorders>
              <w:top w:val="single" w:sz="2" w:space="0" w:color="000000"/>
              <w:left w:val="nil"/>
              <w:bottom w:val="single" w:sz="2" w:space="0" w:color="000000"/>
              <w:right w:val="nil"/>
            </w:tcBorders>
          </w:tcPr>
          <w:p w14:paraId="3A4F537B" w14:textId="77777777" w:rsidR="007015D6" w:rsidRDefault="00350D12">
            <w:pPr>
              <w:spacing w:after="0" w:line="259" w:lineRule="auto"/>
              <w:ind w:left="115" w:firstLine="0"/>
              <w:jc w:val="left"/>
            </w:pPr>
            <w:r>
              <w:rPr>
                <w:sz w:val="18"/>
              </w:rPr>
              <w:t>K</w:t>
            </w:r>
          </w:p>
        </w:tc>
        <w:tc>
          <w:tcPr>
            <w:tcW w:w="532" w:type="dxa"/>
            <w:tcBorders>
              <w:top w:val="single" w:sz="2" w:space="0" w:color="000000"/>
              <w:left w:val="nil"/>
              <w:bottom w:val="single" w:sz="2" w:space="0" w:color="000000"/>
              <w:right w:val="nil"/>
            </w:tcBorders>
          </w:tcPr>
          <w:p w14:paraId="104257EC" w14:textId="77777777" w:rsidR="007015D6" w:rsidRDefault="00350D12">
            <w:pPr>
              <w:spacing w:after="0" w:line="259" w:lineRule="auto"/>
              <w:ind w:left="0" w:firstLine="0"/>
              <w:jc w:val="left"/>
            </w:pPr>
            <w:r>
              <w:rPr>
                <w:sz w:val="18"/>
              </w:rPr>
              <w:t>100</w:t>
            </w:r>
          </w:p>
        </w:tc>
        <w:tc>
          <w:tcPr>
            <w:tcW w:w="582" w:type="dxa"/>
            <w:tcBorders>
              <w:top w:val="single" w:sz="2" w:space="0" w:color="000000"/>
              <w:left w:val="nil"/>
              <w:bottom w:val="single" w:sz="2" w:space="0" w:color="000000"/>
              <w:right w:val="nil"/>
            </w:tcBorders>
          </w:tcPr>
          <w:p w14:paraId="5C33C216" w14:textId="77777777" w:rsidR="007015D6" w:rsidRDefault="00350D12">
            <w:pPr>
              <w:spacing w:after="0" w:line="259" w:lineRule="auto"/>
              <w:ind w:left="0" w:firstLine="0"/>
              <w:jc w:val="left"/>
            </w:pPr>
            <w:r>
              <w:rPr>
                <w:sz w:val="18"/>
              </w:rPr>
              <w:t>4.18</w:t>
            </w:r>
          </w:p>
        </w:tc>
        <w:tc>
          <w:tcPr>
            <w:tcW w:w="682" w:type="dxa"/>
            <w:tcBorders>
              <w:top w:val="single" w:sz="2" w:space="0" w:color="000000"/>
              <w:left w:val="nil"/>
              <w:bottom w:val="single" w:sz="2" w:space="0" w:color="000000"/>
              <w:right w:val="nil"/>
            </w:tcBorders>
          </w:tcPr>
          <w:p w14:paraId="48A9BF87" w14:textId="77777777" w:rsidR="007015D6" w:rsidRDefault="00350D12">
            <w:pPr>
              <w:spacing w:after="0" w:line="259" w:lineRule="auto"/>
              <w:ind w:left="0" w:firstLine="0"/>
              <w:jc w:val="left"/>
            </w:pPr>
            <w:r>
              <w:rPr>
                <w:sz w:val="18"/>
              </w:rPr>
              <w:t>5.13</w:t>
            </w:r>
          </w:p>
        </w:tc>
        <w:tc>
          <w:tcPr>
            <w:tcW w:w="844" w:type="dxa"/>
            <w:tcBorders>
              <w:top w:val="single" w:sz="2" w:space="0" w:color="000000"/>
              <w:left w:val="nil"/>
              <w:bottom w:val="single" w:sz="2" w:space="0" w:color="000000"/>
              <w:right w:val="nil"/>
            </w:tcBorders>
          </w:tcPr>
          <w:p w14:paraId="33256959" w14:textId="77777777" w:rsidR="007015D6" w:rsidRDefault="00350D12">
            <w:pPr>
              <w:spacing w:after="0" w:line="259" w:lineRule="auto"/>
              <w:ind w:left="0" w:firstLine="0"/>
              <w:jc w:val="left"/>
            </w:pPr>
            <w:r>
              <w:rPr>
                <w:sz w:val="18"/>
              </w:rPr>
              <w:t>&lt;2e-16</w:t>
            </w:r>
          </w:p>
        </w:tc>
        <w:tc>
          <w:tcPr>
            <w:tcW w:w="1276" w:type="dxa"/>
            <w:tcBorders>
              <w:top w:val="single" w:sz="2" w:space="0" w:color="000000"/>
              <w:left w:val="nil"/>
              <w:bottom w:val="single" w:sz="2" w:space="0" w:color="000000"/>
              <w:right w:val="nil"/>
            </w:tcBorders>
          </w:tcPr>
          <w:p w14:paraId="3D4743DD" w14:textId="77777777" w:rsidR="007015D6" w:rsidRDefault="00350D12">
            <w:pPr>
              <w:spacing w:after="0" w:line="259" w:lineRule="auto"/>
              <w:ind w:left="0" w:firstLine="0"/>
              <w:jc w:val="left"/>
            </w:pPr>
            <w:r>
              <w:rPr>
                <w:sz w:val="18"/>
              </w:rPr>
              <w:t>0.59</w:t>
            </w:r>
          </w:p>
        </w:tc>
        <w:tc>
          <w:tcPr>
            <w:tcW w:w="2159" w:type="dxa"/>
            <w:tcBorders>
              <w:top w:val="single" w:sz="2" w:space="0" w:color="000000"/>
              <w:left w:val="nil"/>
              <w:bottom w:val="single" w:sz="2" w:space="0" w:color="000000"/>
              <w:right w:val="nil"/>
            </w:tcBorders>
          </w:tcPr>
          <w:p w14:paraId="72034887" w14:textId="77777777" w:rsidR="007015D6" w:rsidRDefault="00350D12">
            <w:pPr>
              <w:spacing w:after="0" w:line="259" w:lineRule="auto"/>
              <w:ind w:left="0" w:firstLine="0"/>
              <w:jc w:val="left"/>
            </w:pPr>
            <w:r>
              <w:rPr>
                <w:sz w:val="18"/>
              </w:rPr>
              <w:t xml:space="preserve">Beta </w:t>
            </w:r>
            <w:proofErr w:type="gramStart"/>
            <w:r>
              <w:rPr>
                <w:sz w:val="18"/>
              </w:rPr>
              <w:t>regression(</w:t>
            </w:r>
            <w:proofErr w:type="gramEnd"/>
            <w:r>
              <w:rPr>
                <w:sz w:val="18"/>
              </w:rPr>
              <w:t>76.537)</w:t>
            </w:r>
          </w:p>
        </w:tc>
      </w:tr>
    </w:tbl>
    <w:p w14:paraId="0C83E6C6" w14:textId="77777777" w:rsidR="007015D6" w:rsidRDefault="00350D12">
      <w:pPr>
        <w:spacing w:after="78" w:line="265" w:lineRule="auto"/>
        <w:ind w:left="175" w:right="1368"/>
        <w:jc w:val="left"/>
      </w:pPr>
      <w:r>
        <w:rPr>
          <w:sz w:val="18"/>
        </w:rPr>
        <w:t>AE</w:t>
      </w:r>
    </w:p>
    <w:p w14:paraId="3B38F520" w14:textId="77777777" w:rsidR="007015D6" w:rsidRDefault="00350D12">
      <w:pPr>
        <w:spacing w:after="454" w:line="428" w:lineRule="auto"/>
        <w:ind w:left="1156" w:right="921"/>
        <w:jc w:val="right"/>
      </w:pPr>
      <w:r>
        <w:rPr>
          <w:sz w:val="18"/>
        </w:rPr>
        <w:t>logit</w:t>
      </w:r>
    </w:p>
    <w:p w14:paraId="1320AA21" w14:textId="77777777" w:rsidR="007015D6" w:rsidRDefault="00350D12">
      <w:pPr>
        <w:tabs>
          <w:tab w:val="center" w:pos="1377"/>
          <w:tab w:val="center" w:pos="2346"/>
          <w:tab w:val="center" w:pos="2903"/>
          <w:tab w:val="center" w:pos="3435"/>
          <w:tab w:val="center" w:pos="4276"/>
          <w:tab w:val="center" w:pos="5012"/>
          <w:tab w:val="center" w:pos="7083"/>
        </w:tabs>
        <w:spacing w:after="0" w:line="265" w:lineRule="auto"/>
        <w:ind w:left="0" w:firstLine="0"/>
        <w:jc w:val="left"/>
      </w:pPr>
      <w:r>
        <w:rPr>
          <w:sz w:val="22"/>
        </w:rPr>
        <w:tab/>
      </w:r>
      <w:r>
        <w:rPr>
          <w:sz w:val="18"/>
        </w:rPr>
        <w:t>Ca</w:t>
      </w:r>
      <w:r>
        <w:rPr>
          <w:sz w:val="18"/>
        </w:rPr>
        <w:tab/>
        <w:t>100</w:t>
      </w:r>
      <w:r>
        <w:rPr>
          <w:sz w:val="18"/>
        </w:rPr>
        <w:tab/>
        <w:t>2.48</w:t>
      </w:r>
      <w:r>
        <w:rPr>
          <w:sz w:val="18"/>
        </w:rPr>
        <w:tab/>
        <w:t>3.1</w:t>
      </w:r>
      <w:r>
        <w:rPr>
          <w:sz w:val="18"/>
        </w:rPr>
        <w:tab/>
        <w:t>&lt;2e-16</w:t>
      </w:r>
      <w:r>
        <w:rPr>
          <w:sz w:val="18"/>
        </w:rPr>
        <w:tab/>
        <w:t>0.43</w:t>
      </w:r>
      <w:r>
        <w:rPr>
          <w:sz w:val="18"/>
        </w:rPr>
        <w:tab/>
        <w:t xml:space="preserve">Beta </w:t>
      </w:r>
      <w:proofErr w:type="gramStart"/>
      <w:r>
        <w:rPr>
          <w:sz w:val="18"/>
        </w:rPr>
        <w:t>regression(</w:t>
      </w:r>
      <w:proofErr w:type="gramEnd"/>
      <w:r>
        <w:rPr>
          <w:sz w:val="18"/>
        </w:rPr>
        <w:t>43.478)</w:t>
      </w:r>
    </w:p>
    <w:p w14:paraId="672B728D" w14:textId="77777777" w:rsidR="007015D6" w:rsidRDefault="00350D12">
      <w:pPr>
        <w:spacing w:after="1533" w:line="259" w:lineRule="auto"/>
        <w:ind w:left="50" w:firstLine="0"/>
        <w:jc w:val="left"/>
      </w:pPr>
      <w:r>
        <w:rPr>
          <w:noProof/>
          <w:sz w:val="22"/>
          <w:lang w:val="en-US" w:eastAsia="en-US"/>
        </w:rPr>
        <mc:AlternateContent>
          <mc:Choice Requires="wpg">
            <w:drawing>
              <wp:inline distT="0" distB="0" distL="0" distR="0" wp14:anchorId="1B711AF4" wp14:editId="5D23CD7E">
                <wp:extent cx="6087934" cy="3638"/>
                <wp:effectExtent l="0" t="0" r="0" b="0"/>
                <wp:docPr id="128085" name="Group 128085"/>
                <wp:cNvGraphicFramePr/>
                <a:graphic xmlns:a="http://schemas.openxmlformats.org/drawingml/2006/main">
                  <a:graphicData uri="http://schemas.microsoft.com/office/word/2010/wordprocessingGroup">
                    <wpg:wgp>
                      <wpg:cNvGrpSpPr/>
                      <wpg:grpSpPr>
                        <a:xfrm>
                          <a:off x="0" y="0"/>
                          <a:ext cx="6087934" cy="3638"/>
                          <a:chOff x="0" y="0"/>
                          <a:chExt cx="6087934" cy="3638"/>
                        </a:xfrm>
                      </wpg:grpSpPr>
                      <wps:wsp>
                        <wps:cNvPr id="9114" name="Shape 9114"/>
                        <wps:cNvSpPr/>
                        <wps:spPr>
                          <a:xfrm>
                            <a:off x="0" y="0"/>
                            <a:ext cx="6087934" cy="0"/>
                          </a:xfrm>
                          <a:custGeom>
                            <a:avLst/>
                            <a:gdLst/>
                            <a:ahLst/>
                            <a:cxnLst/>
                            <a:rect l="0" t="0" r="0" b="0"/>
                            <a:pathLst>
                              <a:path w="6087934">
                                <a:moveTo>
                                  <a:pt x="0" y="0"/>
                                </a:moveTo>
                                <a:lnTo>
                                  <a:pt x="6087934" y="0"/>
                                </a:lnTo>
                              </a:path>
                            </a:pathLst>
                          </a:custGeom>
                          <a:ln w="3638"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5" style="width:479.365pt;height:0.286454pt;mso-position-horizontal-relative:char;mso-position-vertical-relative:line" coordsize="60879,36">
                <v:shape id="Shape 9114" style="position:absolute;width:60879;height:0;left:0;top:0;" coordsize="6087934,0" path="m0,0l6087934,0">
                  <v:stroke weight="0.286454pt" endcap="flat" joinstyle="miter" miterlimit="10" on="true" color="#000000"/>
                  <v:fill on="false" color="#000000" opacity="0"/>
                </v:shape>
              </v:group>
            </w:pict>
          </mc:Fallback>
        </mc:AlternateContent>
      </w:r>
    </w:p>
    <w:tbl>
      <w:tblPr>
        <w:tblStyle w:val="TableGrid"/>
        <w:tblpPr w:vertAnchor="text" w:tblpX="1146" w:tblpY="-1446"/>
        <w:tblOverlap w:val="never"/>
        <w:tblW w:w="4851" w:type="dxa"/>
        <w:tblInd w:w="0" w:type="dxa"/>
        <w:tblCellMar>
          <w:right w:w="115" w:type="dxa"/>
        </w:tblCellMar>
        <w:tblLook w:val="04A0" w:firstRow="1" w:lastRow="0" w:firstColumn="1" w:lastColumn="0" w:noHBand="0" w:noVBand="1"/>
      </w:tblPr>
      <w:tblGrid>
        <w:gridCol w:w="1150"/>
        <w:gridCol w:w="431"/>
        <w:gridCol w:w="582"/>
        <w:gridCol w:w="682"/>
        <w:gridCol w:w="844"/>
        <w:gridCol w:w="1162"/>
      </w:tblGrid>
      <w:tr w:rsidR="007015D6" w14:paraId="65031B87" w14:textId="77777777">
        <w:trPr>
          <w:trHeight w:val="234"/>
        </w:trPr>
        <w:tc>
          <w:tcPr>
            <w:tcW w:w="1150" w:type="dxa"/>
            <w:tcBorders>
              <w:top w:val="nil"/>
              <w:left w:val="nil"/>
              <w:bottom w:val="single" w:sz="2" w:space="0" w:color="000000"/>
              <w:right w:val="nil"/>
            </w:tcBorders>
          </w:tcPr>
          <w:p w14:paraId="08D67EC4" w14:textId="77777777" w:rsidR="007015D6" w:rsidRDefault="00350D12">
            <w:pPr>
              <w:spacing w:after="0" w:line="259" w:lineRule="auto"/>
              <w:ind w:left="115" w:firstLine="0"/>
              <w:jc w:val="left"/>
            </w:pPr>
            <w:r>
              <w:rPr>
                <w:sz w:val="18"/>
              </w:rPr>
              <w:lastRenderedPageBreak/>
              <w:t>C</w:t>
            </w:r>
          </w:p>
        </w:tc>
        <w:tc>
          <w:tcPr>
            <w:tcW w:w="431" w:type="dxa"/>
            <w:tcBorders>
              <w:top w:val="nil"/>
              <w:left w:val="nil"/>
              <w:bottom w:val="single" w:sz="2" w:space="0" w:color="000000"/>
              <w:right w:val="nil"/>
            </w:tcBorders>
          </w:tcPr>
          <w:p w14:paraId="27C9DC21" w14:textId="77777777" w:rsidR="007015D6" w:rsidRDefault="00350D12">
            <w:pPr>
              <w:spacing w:after="0" w:line="259" w:lineRule="auto"/>
              <w:ind w:left="0" w:firstLine="0"/>
              <w:jc w:val="left"/>
            </w:pPr>
            <w:r>
              <w:rPr>
                <w:sz w:val="18"/>
              </w:rPr>
              <w:t>92</w:t>
            </w:r>
          </w:p>
        </w:tc>
        <w:tc>
          <w:tcPr>
            <w:tcW w:w="582" w:type="dxa"/>
            <w:tcBorders>
              <w:top w:val="nil"/>
              <w:left w:val="nil"/>
              <w:bottom w:val="single" w:sz="2" w:space="0" w:color="000000"/>
              <w:right w:val="nil"/>
            </w:tcBorders>
          </w:tcPr>
          <w:p w14:paraId="060E96F0" w14:textId="77777777" w:rsidR="007015D6" w:rsidRDefault="00350D12">
            <w:pPr>
              <w:spacing w:after="0" w:line="259" w:lineRule="auto"/>
              <w:ind w:left="0" w:firstLine="0"/>
              <w:jc w:val="left"/>
            </w:pPr>
            <w:r>
              <w:rPr>
                <w:sz w:val="18"/>
              </w:rPr>
              <w:t>4.16</w:t>
            </w:r>
          </w:p>
        </w:tc>
        <w:tc>
          <w:tcPr>
            <w:tcW w:w="682" w:type="dxa"/>
            <w:tcBorders>
              <w:top w:val="nil"/>
              <w:left w:val="nil"/>
              <w:bottom w:val="single" w:sz="2" w:space="0" w:color="000000"/>
              <w:right w:val="nil"/>
            </w:tcBorders>
          </w:tcPr>
          <w:p w14:paraId="78C12A75" w14:textId="77777777" w:rsidR="007015D6" w:rsidRDefault="00350D12">
            <w:pPr>
              <w:spacing w:after="0" w:line="259" w:lineRule="auto"/>
              <w:ind w:left="0" w:firstLine="0"/>
              <w:jc w:val="left"/>
            </w:pPr>
            <w:r>
              <w:rPr>
                <w:sz w:val="18"/>
              </w:rPr>
              <w:t>5.1</w:t>
            </w:r>
          </w:p>
        </w:tc>
        <w:tc>
          <w:tcPr>
            <w:tcW w:w="844" w:type="dxa"/>
            <w:tcBorders>
              <w:top w:val="nil"/>
              <w:left w:val="nil"/>
              <w:bottom w:val="single" w:sz="2" w:space="0" w:color="000000"/>
              <w:right w:val="nil"/>
            </w:tcBorders>
          </w:tcPr>
          <w:p w14:paraId="2586D054" w14:textId="77777777" w:rsidR="007015D6" w:rsidRDefault="00350D12">
            <w:pPr>
              <w:spacing w:after="0" w:line="259" w:lineRule="auto"/>
              <w:ind w:left="0" w:firstLine="0"/>
              <w:jc w:val="left"/>
            </w:pPr>
            <w:r>
              <w:rPr>
                <w:sz w:val="18"/>
              </w:rPr>
              <w:t>&lt;2e-16</w:t>
            </w:r>
          </w:p>
        </w:tc>
        <w:tc>
          <w:tcPr>
            <w:tcW w:w="1162" w:type="dxa"/>
            <w:tcBorders>
              <w:top w:val="nil"/>
              <w:left w:val="nil"/>
              <w:bottom w:val="single" w:sz="2" w:space="0" w:color="000000"/>
              <w:right w:val="nil"/>
            </w:tcBorders>
          </w:tcPr>
          <w:p w14:paraId="3FF2E9E0" w14:textId="77777777" w:rsidR="007015D6" w:rsidRDefault="00350D12">
            <w:pPr>
              <w:spacing w:after="0" w:line="259" w:lineRule="auto"/>
              <w:ind w:left="0" w:firstLine="0"/>
              <w:jc w:val="left"/>
            </w:pPr>
            <w:r>
              <w:rPr>
                <w:sz w:val="18"/>
              </w:rPr>
              <w:t>0.96</w:t>
            </w:r>
          </w:p>
        </w:tc>
      </w:tr>
      <w:tr w:rsidR="007015D6" w14:paraId="45F07A4E" w14:textId="77777777">
        <w:trPr>
          <w:trHeight w:val="321"/>
        </w:trPr>
        <w:tc>
          <w:tcPr>
            <w:tcW w:w="1150" w:type="dxa"/>
            <w:tcBorders>
              <w:top w:val="single" w:sz="2" w:space="0" w:color="000000"/>
              <w:left w:val="nil"/>
              <w:bottom w:val="single" w:sz="2" w:space="0" w:color="000000"/>
              <w:right w:val="nil"/>
            </w:tcBorders>
          </w:tcPr>
          <w:p w14:paraId="4343EC20" w14:textId="77777777" w:rsidR="007015D6" w:rsidRDefault="00350D12">
            <w:pPr>
              <w:spacing w:after="0" w:line="259" w:lineRule="auto"/>
              <w:ind w:left="115" w:firstLine="0"/>
              <w:jc w:val="left"/>
            </w:pPr>
            <w:r>
              <w:rPr>
                <w:sz w:val="18"/>
              </w:rPr>
              <w:t>N</w:t>
            </w:r>
          </w:p>
        </w:tc>
        <w:tc>
          <w:tcPr>
            <w:tcW w:w="431" w:type="dxa"/>
            <w:tcBorders>
              <w:top w:val="single" w:sz="2" w:space="0" w:color="000000"/>
              <w:left w:val="nil"/>
              <w:bottom w:val="single" w:sz="2" w:space="0" w:color="000000"/>
              <w:right w:val="nil"/>
            </w:tcBorders>
          </w:tcPr>
          <w:p w14:paraId="1FC6588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173FD34B" w14:textId="77777777" w:rsidR="007015D6" w:rsidRDefault="00350D12">
            <w:pPr>
              <w:spacing w:after="0" w:line="259" w:lineRule="auto"/>
              <w:ind w:left="0" w:firstLine="0"/>
              <w:jc w:val="left"/>
            </w:pPr>
            <w:r>
              <w:rPr>
                <w:sz w:val="18"/>
              </w:rPr>
              <w:t>4.27</w:t>
            </w:r>
          </w:p>
        </w:tc>
        <w:tc>
          <w:tcPr>
            <w:tcW w:w="682" w:type="dxa"/>
            <w:tcBorders>
              <w:top w:val="single" w:sz="2" w:space="0" w:color="000000"/>
              <w:left w:val="nil"/>
              <w:bottom w:val="single" w:sz="2" w:space="0" w:color="000000"/>
              <w:right w:val="nil"/>
            </w:tcBorders>
          </w:tcPr>
          <w:p w14:paraId="0699B553" w14:textId="77777777" w:rsidR="007015D6" w:rsidRDefault="00350D12">
            <w:pPr>
              <w:spacing w:after="0" w:line="259" w:lineRule="auto"/>
              <w:ind w:left="0" w:firstLine="0"/>
              <w:jc w:val="left"/>
            </w:pPr>
            <w:r>
              <w:rPr>
                <w:sz w:val="18"/>
              </w:rPr>
              <w:t>5.23</w:t>
            </w:r>
          </w:p>
        </w:tc>
        <w:tc>
          <w:tcPr>
            <w:tcW w:w="844" w:type="dxa"/>
            <w:tcBorders>
              <w:top w:val="single" w:sz="2" w:space="0" w:color="000000"/>
              <w:left w:val="nil"/>
              <w:bottom w:val="single" w:sz="2" w:space="0" w:color="000000"/>
              <w:right w:val="nil"/>
            </w:tcBorders>
          </w:tcPr>
          <w:p w14:paraId="51CDD2CB"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01CA4F0" w14:textId="77777777" w:rsidR="007015D6" w:rsidRDefault="00350D12">
            <w:pPr>
              <w:spacing w:after="0" w:line="259" w:lineRule="auto"/>
              <w:ind w:left="0" w:firstLine="0"/>
              <w:jc w:val="left"/>
            </w:pPr>
            <w:r>
              <w:rPr>
                <w:sz w:val="18"/>
              </w:rPr>
              <w:t>0.95</w:t>
            </w:r>
          </w:p>
        </w:tc>
      </w:tr>
      <w:tr w:rsidR="007015D6" w14:paraId="2DB97625" w14:textId="77777777">
        <w:trPr>
          <w:trHeight w:val="321"/>
        </w:trPr>
        <w:tc>
          <w:tcPr>
            <w:tcW w:w="1150" w:type="dxa"/>
            <w:tcBorders>
              <w:top w:val="single" w:sz="2" w:space="0" w:color="000000"/>
              <w:left w:val="nil"/>
              <w:bottom w:val="single" w:sz="2" w:space="0" w:color="000000"/>
              <w:right w:val="nil"/>
            </w:tcBorders>
          </w:tcPr>
          <w:p w14:paraId="3590EA7D" w14:textId="77777777" w:rsidR="007015D6" w:rsidRDefault="00350D12">
            <w:pPr>
              <w:spacing w:after="0" w:line="259" w:lineRule="auto"/>
              <w:ind w:left="115" w:firstLine="0"/>
              <w:jc w:val="left"/>
            </w:pPr>
            <w:r>
              <w:rPr>
                <w:sz w:val="18"/>
              </w:rPr>
              <w:t>P</w:t>
            </w:r>
          </w:p>
        </w:tc>
        <w:tc>
          <w:tcPr>
            <w:tcW w:w="431" w:type="dxa"/>
            <w:tcBorders>
              <w:top w:val="single" w:sz="2" w:space="0" w:color="000000"/>
              <w:left w:val="nil"/>
              <w:bottom w:val="single" w:sz="2" w:space="0" w:color="000000"/>
              <w:right w:val="nil"/>
            </w:tcBorders>
          </w:tcPr>
          <w:p w14:paraId="1380835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443AA653" w14:textId="77777777" w:rsidR="007015D6" w:rsidRDefault="00350D12">
            <w:pPr>
              <w:spacing w:after="0" w:line="259" w:lineRule="auto"/>
              <w:ind w:left="0" w:firstLine="0"/>
              <w:jc w:val="left"/>
            </w:pPr>
            <w:r>
              <w:rPr>
                <w:sz w:val="18"/>
              </w:rPr>
              <w:t>4.09</w:t>
            </w:r>
          </w:p>
        </w:tc>
        <w:tc>
          <w:tcPr>
            <w:tcW w:w="682" w:type="dxa"/>
            <w:tcBorders>
              <w:top w:val="single" w:sz="2" w:space="0" w:color="000000"/>
              <w:left w:val="nil"/>
              <w:bottom w:val="single" w:sz="2" w:space="0" w:color="000000"/>
              <w:right w:val="nil"/>
            </w:tcBorders>
          </w:tcPr>
          <w:p w14:paraId="190B8736" w14:textId="77777777" w:rsidR="007015D6" w:rsidRDefault="00350D12">
            <w:pPr>
              <w:spacing w:after="0" w:line="259" w:lineRule="auto"/>
              <w:ind w:left="0" w:firstLine="0"/>
              <w:jc w:val="left"/>
            </w:pPr>
            <w:r>
              <w:rPr>
                <w:sz w:val="18"/>
              </w:rPr>
              <w:t>5.02</w:t>
            </w:r>
          </w:p>
        </w:tc>
        <w:tc>
          <w:tcPr>
            <w:tcW w:w="844" w:type="dxa"/>
            <w:tcBorders>
              <w:top w:val="single" w:sz="2" w:space="0" w:color="000000"/>
              <w:left w:val="nil"/>
              <w:bottom w:val="single" w:sz="2" w:space="0" w:color="000000"/>
              <w:right w:val="nil"/>
            </w:tcBorders>
          </w:tcPr>
          <w:p w14:paraId="6A4ED9E9"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6E0AC1CB" w14:textId="77777777" w:rsidR="007015D6" w:rsidRDefault="00350D12">
            <w:pPr>
              <w:spacing w:after="0" w:line="259" w:lineRule="auto"/>
              <w:ind w:left="0" w:firstLine="0"/>
              <w:jc w:val="left"/>
            </w:pPr>
            <w:r>
              <w:rPr>
                <w:sz w:val="18"/>
              </w:rPr>
              <w:t>0.94</w:t>
            </w:r>
          </w:p>
        </w:tc>
      </w:tr>
      <w:tr w:rsidR="007015D6" w14:paraId="278FBA83" w14:textId="77777777">
        <w:trPr>
          <w:trHeight w:val="321"/>
        </w:trPr>
        <w:tc>
          <w:tcPr>
            <w:tcW w:w="1150" w:type="dxa"/>
            <w:tcBorders>
              <w:top w:val="single" w:sz="2" w:space="0" w:color="000000"/>
              <w:left w:val="nil"/>
              <w:bottom w:val="single" w:sz="2" w:space="0" w:color="000000"/>
              <w:right w:val="nil"/>
            </w:tcBorders>
          </w:tcPr>
          <w:p w14:paraId="3EF62469" w14:textId="77777777" w:rsidR="007015D6" w:rsidRDefault="00350D12">
            <w:pPr>
              <w:spacing w:after="0" w:line="259" w:lineRule="auto"/>
              <w:ind w:left="115" w:firstLine="0"/>
              <w:jc w:val="left"/>
            </w:pPr>
            <w:r>
              <w:rPr>
                <w:sz w:val="18"/>
              </w:rPr>
              <w:t>Na</w:t>
            </w:r>
          </w:p>
        </w:tc>
        <w:tc>
          <w:tcPr>
            <w:tcW w:w="431" w:type="dxa"/>
            <w:tcBorders>
              <w:top w:val="single" w:sz="2" w:space="0" w:color="000000"/>
              <w:left w:val="nil"/>
              <w:bottom w:val="single" w:sz="2" w:space="0" w:color="000000"/>
              <w:right w:val="nil"/>
            </w:tcBorders>
          </w:tcPr>
          <w:p w14:paraId="03DFA81D" w14:textId="77777777" w:rsidR="007015D6" w:rsidRDefault="00350D12">
            <w:pPr>
              <w:spacing w:after="0" w:line="259" w:lineRule="auto"/>
              <w:ind w:left="0" w:firstLine="0"/>
              <w:jc w:val="left"/>
            </w:pPr>
            <w:r>
              <w:rPr>
                <w:sz w:val="18"/>
              </w:rPr>
              <w:t>92</w:t>
            </w:r>
          </w:p>
        </w:tc>
        <w:tc>
          <w:tcPr>
            <w:tcW w:w="582" w:type="dxa"/>
            <w:tcBorders>
              <w:top w:val="single" w:sz="2" w:space="0" w:color="000000"/>
              <w:left w:val="nil"/>
              <w:bottom w:val="single" w:sz="2" w:space="0" w:color="000000"/>
              <w:right w:val="nil"/>
            </w:tcBorders>
          </w:tcPr>
          <w:p w14:paraId="36411D74" w14:textId="77777777" w:rsidR="007015D6" w:rsidRDefault="00350D12">
            <w:pPr>
              <w:spacing w:after="0" w:line="259" w:lineRule="auto"/>
              <w:ind w:left="0" w:firstLine="0"/>
              <w:jc w:val="left"/>
            </w:pPr>
            <w:r>
              <w:rPr>
                <w:sz w:val="18"/>
              </w:rPr>
              <w:t>2.46</w:t>
            </w:r>
          </w:p>
        </w:tc>
        <w:tc>
          <w:tcPr>
            <w:tcW w:w="682" w:type="dxa"/>
            <w:tcBorders>
              <w:top w:val="single" w:sz="2" w:space="0" w:color="000000"/>
              <w:left w:val="nil"/>
              <w:bottom w:val="single" w:sz="2" w:space="0" w:color="000000"/>
              <w:right w:val="nil"/>
            </w:tcBorders>
          </w:tcPr>
          <w:p w14:paraId="7B13B877" w14:textId="77777777" w:rsidR="007015D6" w:rsidRDefault="00350D12">
            <w:pPr>
              <w:spacing w:after="0" w:line="259" w:lineRule="auto"/>
              <w:ind w:left="0" w:firstLine="0"/>
              <w:jc w:val="left"/>
            </w:pPr>
            <w:r>
              <w:rPr>
                <w:sz w:val="18"/>
              </w:rPr>
              <w:t>3.07</w:t>
            </w:r>
          </w:p>
        </w:tc>
        <w:tc>
          <w:tcPr>
            <w:tcW w:w="844" w:type="dxa"/>
            <w:tcBorders>
              <w:top w:val="single" w:sz="2" w:space="0" w:color="000000"/>
              <w:left w:val="nil"/>
              <w:bottom w:val="single" w:sz="2" w:space="0" w:color="000000"/>
              <w:right w:val="nil"/>
            </w:tcBorders>
          </w:tcPr>
          <w:p w14:paraId="3E989874"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7F1D7147" w14:textId="77777777" w:rsidR="007015D6" w:rsidRDefault="00350D12">
            <w:pPr>
              <w:spacing w:after="0" w:line="259" w:lineRule="auto"/>
              <w:ind w:left="0" w:firstLine="0"/>
              <w:jc w:val="left"/>
            </w:pPr>
            <w:r>
              <w:rPr>
                <w:sz w:val="18"/>
              </w:rPr>
              <w:t>0.33</w:t>
            </w:r>
          </w:p>
        </w:tc>
      </w:tr>
      <w:tr w:rsidR="007015D6" w14:paraId="79C8ACDD" w14:textId="77777777">
        <w:trPr>
          <w:trHeight w:val="321"/>
        </w:trPr>
        <w:tc>
          <w:tcPr>
            <w:tcW w:w="1150" w:type="dxa"/>
            <w:tcBorders>
              <w:top w:val="single" w:sz="2" w:space="0" w:color="000000"/>
              <w:left w:val="nil"/>
              <w:bottom w:val="single" w:sz="2" w:space="0" w:color="000000"/>
              <w:right w:val="nil"/>
            </w:tcBorders>
          </w:tcPr>
          <w:p w14:paraId="4FF30809" w14:textId="77777777" w:rsidR="007015D6" w:rsidRDefault="00350D12">
            <w:pPr>
              <w:spacing w:after="0" w:line="259" w:lineRule="auto"/>
              <w:ind w:left="115" w:firstLine="0"/>
              <w:jc w:val="left"/>
            </w:pPr>
            <w:r>
              <w:rPr>
                <w:sz w:val="18"/>
              </w:rPr>
              <w:t>Mg</w:t>
            </w:r>
          </w:p>
        </w:tc>
        <w:tc>
          <w:tcPr>
            <w:tcW w:w="431" w:type="dxa"/>
            <w:tcBorders>
              <w:top w:val="single" w:sz="2" w:space="0" w:color="000000"/>
              <w:left w:val="nil"/>
              <w:bottom w:val="single" w:sz="2" w:space="0" w:color="000000"/>
              <w:right w:val="nil"/>
            </w:tcBorders>
          </w:tcPr>
          <w:p w14:paraId="39880FF2"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33D8861D" w14:textId="77777777" w:rsidR="007015D6" w:rsidRDefault="00350D12">
            <w:pPr>
              <w:spacing w:after="0" w:line="259" w:lineRule="auto"/>
              <w:ind w:left="0" w:firstLine="0"/>
              <w:jc w:val="left"/>
            </w:pPr>
            <w:r>
              <w:rPr>
                <w:sz w:val="18"/>
              </w:rPr>
              <w:t>3.93</w:t>
            </w:r>
          </w:p>
        </w:tc>
        <w:tc>
          <w:tcPr>
            <w:tcW w:w="682" w:type="dxa"/>
            <w:tcBorders>
              <w:top w:val="single" w:sz="2" w:space="0" w:color="000000"/>
              <w:left w:val="nil"/>
              <w:bottom w:val="single" w:sz="2" w:space="0" w:color="000000"/>
              <w:right w:val="nil"/>
            </w:tcBorders>
          </w:tcPr>
          <w:p w14:paraId="149DE027" w14:textId="77777777" w:rsidR="007015D6" w:rsidRDefault="00350D12">
            <w:pPr>
              <w:spacing w:after="0" w:line="259" w:lineRule="auto"/>
              <w:ind w:left="0" w:firstLine="0"/>
              <w:jc w:val="left"/>
            </w:pPr>
            <w:r>
              <w:rPr>
                <w:sz w:val="18"/>
              </w:rPr>
              <w:t>4.83</w:t>
            </w:r>
          </w:p>
        </w:tc>
        <w:tc>
          <w:tcPr>
            <w:tcW w:w="844" w:type="dxa"/>
            <w:tcBorders>
              <w:top w:val="single" w:sz="2" w:space="0" w:color="000000"/>
              <w:left w:val="nil"/>
              <w:bottom w:val="single" w:sz="2" w:space="0" w:color="000000"/>
              <w:right w:val="nil"/>
            </w:tcBorders>
          </w:tcPr>
          <w:p w14:paraId="07ACF4F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113D5A94" w14:textId="77777777" w:rsidR="007015D6" w:rsidRDefault="00350D12">
            <w:pPr>
              <w:spacing w:after="0" w:line="259" w:lineRule="auto"/>
              <w:ind w:left="0" w:firstLine="0"/>
              <w:jc w:val="left"/>
            </w:pPr>
            <w:r>
              <w:rPr>
                <w:sz w:val="18"/>
              </w:rPr>
              <w:t>0.88</w:t>
            </w:r>
          </w:p>
        </w:tc>
      </w:tr>
      <w:tr w:rsidR="007015D6" w14:paraId="1763C76B" w14:textId="77777777">
        <w:trPr>
          <w:trHeight w:val="321"/>
        </w:trPr>
        <w:tc>
          <w:tcPr>
            <w:tcW w:w="1150" w:type="dxa"/>
            <w:tcBorders>
              <w:top w:val="single" w:sz="2" w:space="0" w:color="000000"/>
              <w:left w:val="nil"/>
              <w:bottom w:val="single" w:sz="2" w:space="0" w:color="000000"/>
              <w:right w:val="nil"/>
            </w:tcBorders>
          </w:tcPr>
          <w:p w14:paraId="229C96F8" w14:textId="77777777" w:rsidR="007015D6" w:rsidRDefault="00350D12">
            <w:pPr>
              <w:spacing w:after="0" w:line="259" w:lineRule="auto"/>
              <w:ind w:left="115" w:firstLine="0"/>
              <w:jc w:val="left"/>
            </w:pPr>
            <w:r>
              <w:rPr>
                <w:sz w:val="18"/>
              </w:rPr>
              <w:t>S</w:t>
            </w:r>
          </w:p>
        </w:tc>
        <w:tc>
          <w:tcPr>
            <w:tcW w:w="431" w:type="dxa"/>
            <w:tcBorders>
              <w:top w:val="single" w:sz="2" w:space="0" w:color="000000"/>
              <w:left w:val="nil"/>
              <w:bottom w:val="single" w:sz="2" w:space="0" w:color="000000"/>
              <w:right w:val="nil"/>
            </w:tcBorders>
          </w:tcPr>
          <w:p w14:paraId="6C586528"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162DB129" w14:textId="77777777" w:rsidR="007015D6" w:rsidRDefault="00350D12">
            <w:pPr>
              <w:spacing w:after="0" w:line="259" w:lineRule="auto"/>
              <w:ind w:left="0" w:firstLine="0"/>
              <w:jc w:val="left"/>
            </w:pPr>
            <w:r>
              <w:rPr>
                <w:sz w:val="18"/>
              </w:rPr>
              <w:t>4.29</w:t>
            </w:r>
          </w:p>
        </w:tc>
        <w:tc>
          <w:tcPr>
            <w:tcW w:w="682" w:type="dxa"/>
            <w:tcBorders>
              <w:top w:val="single" w:sz="2" w:space="0" w:color="000000"/>
              <w:left w:val="nil"/>
              <w:bottom w:val="single" w:sz="2" w:space="0" w:color="000000"/>
              <w:right w:val="nil"/>
            </w:tcBorders>
          </w:tcPr>
          <w:p w14:paraId="71F22EA9" w14:textId="77777777" w:rsidR="007015D6" w:rsidRDefault="00350D12">
            <w:pPr>
              <w:spacing w:after="0" w:line="259" w:lineRule="auto"/>
              <w:ind w:left="0" w:firstLine="0"/>
              <w:jc w:val="left"/>
            </w:pPr>
            <w:r>
              <w:rPr>
                <w:sz w:val="18"/>
              </w:rPr>
              <w:t>5.26</w:t>
            </w:r>
          </w:p>
        </w:tc>
        <w:tc>
          <w:tcPr>
            <w:tcW w:w="844" w:type="dxa"/>
            <w:tcBorders>
              <w:top w:val="single" w:sz="2" w:space="0" w:color="000000"/>
              <w:left w:val="nil"/>
              <w:bottom w:val="single" w:sz="2" w:space="0" w:color="000000"/>
              <w:right w:val="nil"/>
            </w:tcBorders>
          </w:tcPr>
          <w:p w14:paraId="72F4EF25"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3987520E" w14:textId="77777777" w:rsidR="007015D6" w:rsidRDefault="00350D12">
            <w:pPr>
              <w:spacing w:after="0" w:line="259" w:lineRule="auto"/>
              <w:ind w:left="0" w:firstLine="0"/>
              <w:jc w:val="left"/>
            </w:pPr>
            <w:r>
              <w:rPr>
                <w:sz w:val="18"/>
              </w:rPr>
              <w:t>0.97</w:t>
            </w:r>
          </w:p>
        </w:tc>
      </w:tr>
      <w:tr w:rsidR="007015D6" w14:paraId="047E6129" w14:textId="77777777">
        <w:trPr>
          <w:trHeight w:val="321"/>
        </w:trPr>
        <w:tc>
          <w:tcPr>
            <w:tcW w:w="1150" w:type="dxa"/>
            <w:tcBorders>
              <w:top w:val="single" w:sz="2" w:space="0" w:color="000000"/>
              <w:left w:val="nil"/>
              <w:bottom w:val="single" w:sz="2" w:space="0" w:color="000000"/>
              <w:right w:val="nil"/>
            </w:tcBorders>
          </w:tcPr>
          <w:p w14:paraId="69E60FA9" w14:textId="77777777" w:rsidR="007015D6" w:rsidRDefault="00350D12">
            <w:pPr>
              <w:spacing w:after="0" w:line="259" w:lineRule="auto"/>
              <w:ind w:left="115" w:firstLine="0"/>
              <w:jc w:val="left"/>
            </w:pPr>
            <w:r>
              <w:rPr>
                <w:sz w:val="18"/>
              </w:rPr>
              <w:t>K</w:t>
            </w:r>
          </w:p>
        </w:tc>
        <w:tc>
          <w:tcPr>
            <w:tcW w:w="431" w:type="dxa"/>
            <w:tcBorders>
              <w:top w:val="single" w:sz="2" w:space="0" w:color="000000"/>
              <w:left w:val="nil"/>
              <w:bottom w:val="single" w:sz="2" w:space="0" w:color="000000"/>
              <w:right w:val="nil"/>
            </w:tcBorders>
          </w:tcPr>
          <w:p w14:paraId="39F3C4A6" w14:textId="77777777" w:rsidR="007015D6" w:rsidRDefault="00350D12">
            <w:pPr>
              <w:spacing w:after="0" w:line="259" w:lineRule="auto"/>
              <w:ind w:left="0" w:firstLine="0"/>
              <w:jc w:val="left"/>
            </w:pPr>
            <w:r>
              <w:rPr>
                <w:sz w:val="18"/>
              </w:rPr>
              <w:t>94</w:t>
            </w:r>
          </w:p>
        </w:tc>
        <w:tc>
          <w:tcPr>
            <w:tcW w:w="582" w:type="dxa"/>
            <w:tcBorders>
              <w:top w:val="single" w:sz="2" w:space="0" w:color="000000"/>
              <w:left w:val="nil"/>
              <w:bottom w:val="single" w:sz="2" w:space="0" w:color="000000"/>
              <w:right w:val="nil"/>
            </w:tcBorders>
          </w:tcPr>
          <w:p w14:paraId="57CBF09D" w14:textId="77777777" w:rsidR="007015D6" w:rsidRDefault="00350D12">
            <w:pPr>
              <w:spacing w:after="0" w:line="259" w:lineRule="auto"/>
              <w:ind w:left="0" w:firstLine="0"/>
              <w:jc w:val="left"/>
            </w:pPr>
            <w:r>
              <w:rPr>
                <w:sz w:val="18"/>
              </w:rPr>
              <w:t>3.58</w:t>
            </w:r>
          </w:p>
        </w:tc>
        <w:tc>
          <w:tcPr>
            <w:tcW w:w="682" w:type="dxa"/>
            <w:tcBorders>
              <w:top w:val="single" w:sz="2" w:space="0" w:color="000000"/>
              <w:left w:val="nil"/>
              <w:bottom w:val="single" w:sz="2" w:space="0" w:color="000000"/>
              <w:right w:val="nil"/>
            </w:tcBorders>
          </w:tcPr>
          <w:p w14:paraId="45DAAED8" w14:textId="77777777" w:rsidR="007015D6" w:rsidRDefault="00350D12">
            <w:pPr>
              <w:spacing w:after="0" w:line="259" w:lineRule="auto"/>
              <w:ind w:left="0" w:firstLine="0"/>
              <w:jc w:val="left"/>
            </w:pPr>
            <w:r>
              <w:rPr>
                <w:sz w:val="18"/>
              </w:rPr>
              <w:t>4.42</w:t>
            </w:r>
          </w:p>
        </w:tc>
        <w:tc>
          <w:tcPr>
            <w:tcW w:w="844" w:type="dxa"/>
            <w:tcBorders>
              <w:top w:val="single" w:sz="2" w:space="0" w:color="000000"/>
              <w:left w:val="nil"/>
              <w:bottom w:val="single" w:sz="2" w:space="0" w:color="000000"/>
              <w:right w:val="nil"/>
            </w:tcBorders>
          </w:tcPr>
          <w:p w14:paraId="71727F50" w14:textId="77777777" w:rsidR="007015D6" w:rsidRDefault="00350D12">
            <w:pPr>
              <w:spacing w:after="0" w:line="259" w:lineRule="auto"/>
              <w:ind w:left="0" w:firstLine="0"/>
              <w:jc w:val="left"/>
            </w:pPr>
            <w:r>
              <w:rPr>
                <w:sz w:val="18"/>
              </w:rPr>
              <w:t>&lt;2e-16</w:t>
            </w:r>
          </w:p>
        </w:tc>
        <w:tc>
          <w:tcPr>
            <w:tcW w:w="1162" w:type="dxa"/>
            <w:tcBorders>
              <w:top w:val="single" w:sz="2" w:space="0" w:color="000000"/>
              <w:left w:val="nil"/>
              <w:bottom w:val="single" w:sz="2" w:space="0" w:color="000000"/>
              <w:right w:val="nil"/>
            </w:tcBorders>
          </w:tcPr>
          <w:p w14:paraId="508B2103" w14:textId="77777777" w:rsidR="007015D6" w:rsidRDefault="00350D12">
            <w:pPr>
              <w:spacing w:after="0" w:line="259" w:lineRule="auto"/>
              <w:ind w:left="0" w:firstLine="0"/>
              <w:jc w:val="left"/>
            </w:pPr>
            <w:r>
              <w:rPr>
                <w:sz w:val="18"/>
              </w:rPr>
              <w:t>0.74</w:t>
            </w:r>
          </w:p>
        </w:tc>
      </w:tr>
    </w:tbl>
    <w:p w14:paraId="7F62190A" w14:textId="77777777" w:rsidR="007015D6" w:rsidRDefault="00350D12">
      <w:pPr>
        <w:tabs>
          <w:tab w:val="center" w:pos="8506"/>
        </w:tabs>
        <w:spacing w:after="582" w:line="265" w:lineRule="auto"/>
        <w:ind w:left="0" w:firstLine="0"/>
        <w:jc w:val="left"/>
      </w:pPr>
      <w:proofErr w:type="spellStart"/>
      <w:r>
        <w:rPr>
          <w:sz w:val="18"/>
        </w:rPr>
        <w:t>RTGamma</w:t>
      </w:r>
      <w:proofErr w:type="spellEnd"/>
      <w:r>
        <w:rPr>
          <w:sz w:val="18"/>
        </w:rPr>
        <w:tab/>
        <w:t>log</w:t>
      </w:r>
    </w:p>
    <w:p w14:paraId="716788D8" w14:textId="77777777" w:rsidR="007015D6" w:rsidRDefault="00350D12">
      <w:pPr>
        <w:tabs>
          <w:tab w:val="center" w:pos="1377"/>
          <w:tab w:val="center" w:pos="2397"/>
          <w:tab w:val="center" w:pos="2903"/>
          <w:tab w:val="center" w:pos="3485"/>
          <w:tab w:val="center" w:pos="4276"/>
          <w:tab w:val="center" w:pos="5012"/>
        </w:tabs>
        <w:spacing w:after="0" w:line="265" w:lineRule="auto"/>
        <w:ind w:left="0" w:firstLine="0"/>
        <w:jc w:val="left"/>
      </w:pPr>
      <w:r>
        <w:rPr>
          <w:sz w:val="22"/>
        </w:rPr>
        <w:tab/>
      </w:r>
      <w:r>
        <w:rPr>
          <w:sz w:val="18"/>
        </w:rPr>
        <w:t>Ca</w:t>
      </w:r>
      <w:r>
        <w:rPr>
          <w:sz w:val="18"/>
        </w:rPr>
        <w:tab/>
        <w:t>94</w:t>
      </w:r>
      <w:r>
        <w:rPr>
          <w:sz w:val="18"/>
        </w:rPr>
        <w:tab/>
        <w:t>4.04</w:t>
      </w:r>
      <w:r>
        <w:rPr>
          <w:sz w:val="18"/>
        </w:rPr>
        <w:tab/>
        <w:t>4.96</w:t>
      </w:r>
      <w:r>
        <w:rPr>
          <w:sz w:val="18"/>
        </w:rPr>
        <w:tab/>
        <w:t>&lt;2e-16</w:t>
      </w:r>
      <w:r>
        <w:rPr>
          <w:sz w:val="18"/>
        </w:rPr>
        <w:tab/>
        <w:t>0.88</w:t>
      </w:r>
    </w:p>
    <w:p w14:paraId="2BF9BC2F" w14:textId="77777777" w:rsidR="007015D6" w:rsidRDefault="00350D12">
      <w:pPr>
        <w:spacing w:after="0" w:line="259" w:lineRule="auto"/>
        <w:ind w:left="50" w:firstLine="0"/>
        <w:jc w:val="left"/>
      </w:pPr>
      <w:r>
        <w:rPr>
          <w:noProof/>
          <w:sz w:val="22"/>
          <w:lang w:val="en-US" w:eastAsia="en-US"/>
        </w:rPr>
        <mc:AlternateContent>
          <mc:Choice Requires="wpg">
            <w:drawing>
              <wp:inline distT="0" distB="0" distL="0" distR="0" wp14:anchorId="418F4639" wp14:editId="3085BE51">
                <wp:extent cx="6087934" cy="9697"/>
                <wp:effectExtent l="0" t="0" r="0" b="0"/>
                <wp:docPr id="128086" name="Group 128086"/>
                <wp:cNvGraphicFramePr/>
                <a:graphic xmlns:a="http://schemas.openxmlformats.org/drawingml/2006/main">
                  <a:graphicData uri="http://schemas.microsoft.com/office/word/2010/wordprocessingGroup">
                    <wpg:wgp>
                      <wpg:cNvGrpSpPr/>
                      <wpg:grpSpPr>
                        <a:xfrm>
                          <a:off x="0" y="0"/>
                          <a:ext cx="6087934" cy="9697"/>
                          <a:chOff x="0" y="0"/>
                          <a:chExt cx="6087934" cy="9697"/>
                        </a:xfrm>
                      </wpg:grpSpPr>
                      <wps:wsp>
                        <wps:cNvPr id="9132" name="Shape 9132"/>
                        <wps:cNvSpPr/>
                        <wps:spPr>
                          <a:xfrm>
                            <a:off x="0" y="0"/>
                            <a:ext cx="6087934" cy="0"/>
                          </a:xfrm>
                          <a:custGeom>
                            <a:avLst/>
                            <a:gdLst/>
                            <a:ahLst/>
                            <a:cxnLst/>
                            <a:rect l="0" t="0" r="0" b="0"/>
                            <a:pathLst>
                              <a:path w="6087934">
                                <a:moveTo>
                                  <a:pt x="0" y="0"/>
                                </a:moveTo>
                                <a:lnTo>
                                  <a:pt x="6087934" y="0"/>
                                </a:lnTo>
                              </a:path>
                            </a:pathLst>
                          </a:custGeom>
                          <a:ln w="969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8086" style="width:479.365pt;height:0.763558pt;mso-position-horizontal-relative:char;mso-position-vertical-relative:line" coordsize="60879,96">
                <v:shape id="Shape 9132" style="position:absolute;width:60879;height:0;left:0;top:0;" coordsize="6087934,0" path="m0,0l6087934,0">
                  <v:stroke weight="0.763558pt" endcap="flat" joinstyle="miter" miterlimit="10" on="true" color="#000000"/>
                  <v:fill on="false" color="#000000" opacity="0"/>
                </v:shape>
              </v:group>
            </w:pict>
          </mc:Fallback>
        </mc:AlternateContent>
      </w:r>
    </w:p>
    <w:p w14:paraId="26B51857" w14:textId="77777777" w:rsidR="007015D6" w:rsidRDefault="00350D12">
      <w:pPr>
        <w:pStyle w:val="Titre2"/>
        <w:spacing w:after="7926"/>
        <w:ind w:left="90"/>
      </w:pPr>
      <w:r>
        <w:t>Absorption efficiencies</w:t>
      </w:r>
    </w:p>
    <w:p w14:paraId="0C737D1A" w14:textId="77777777" w:rsidR="007015D6" w:rsidRDefault="00350D12">
      <w:pPr>
        <w:spacing w:after="267" w:line="259" w:lineRule="auto"/>
        <w:ind w:left="319" w:firstLine="0"/>
        <w:jc w:val="left"/>
      </w:pPr>
      <w:r>
        <w:rPr>
          <w:noProof/>
          <w:lang w:val="en-US" w:eastAsia="en-US"/>
        </w:rPr>
        <w:drawing>
          <wp:inline distT="0" distB="0" distL="0" distR="0" wp14:anchorId="15E2F974" wp14:editId="3F888A51">
            <wp:extent cx="5718048" cy="1331976"/>
            <wp:effectExtent l="0" t="0" r="0" b="0"/>
            <wp:docPr id="132488" name="Picture 132488"/>
            <wp:cNvGraphicFramePr/>
            <a:graphic xmlns:a="http://schemas.openxmlformats.org/drawingml/2006/main">
              <a:graphicData uri="http://schemas.openxmlformats.org/drawingml/2006/picture">
                <pic:pic xmlns:pic="http://schemas.openxmlformats.org/drawingml/2006/picture">
                  <pic:nvPicPr>
                    <pic:cNvPr id="132488" name="Picture 132488"/>
                    <pic:cNvPicPr/>
                  </pic:nvPicPr>
                  <pic:blipFill>
                    <a:blip r:embed="rId46"/>
                    <a:stretch>
                      <a:fillRect/>
                    </a:stretch>
                  </pic:blipFill>
                  <pic:spPr>
                    <a:xfrm>
                      <a:off x="0" y="0"/>
                      <a:ext cx="5718048" cy="1331976"/>
                    </a:xfrm>
                    <a:prstGeom prst="rect">
                      <a:avLst/>
                    </a:prstGeom>
                  </pic:spPr>
                </pic:pic>
              </a:graphicData>
            </a:graphic>
          </wp:inline>
        </w:drawing>
      </w:r>
    </w:p>
    <w:p w14:paraId="45930A76" w14:textId="77777777" w:rsidR="007015D6" w:rsidRDefault="00350D12">
      <w:pPr>
        <w:spacing w:after="345" w:line="259" w:lineRule="auto"/>
        <w:ind w:left="319" w:firstLine="0"/>
        <w:jc w:val="left"/>
      </w:pPr>
      <w:r>
        <w:rPr>
          <w:noProof/>
          <w:lang w:val="en-US" w:eastAsia="en-US"/>
        </w:rPr>
        <w:drawing>
          <wp:inline distT="0" distB="0" distL="0" distR="0" wp14:anchorId="742F2196" wp14:editId="4F28615E">
            <wp:extent cx="5718048" cy="1331976"/>
            <wp:effectExtent l="0" t="0" r="0" b="0"/>
            <wp:docPr id="132490" name="Picture 132490"/>
            <wp:cNvGraphicFramePr/>
            <a:graphic xmlns:a="http://schemas.openxmlformats.org/drawingml/2006/main">
              <a:graphicData uri="http://schemas.openxmlformats.org/drawingml/2006/picture">
                <pic:pic xmlns:pic="http://schemas.openxmlformats.org/drawingml/2006/picture">
                  <pic:nvPicPr>
                    <pic:cNvPr id="132490" name="Picture 132490"/>
                    <pic:cNvPicPr/>
                  </pic:nvPicPr>
                  <pic:blipFill>
                    <a:blip r:embed="rId47"/>
                    <a:stretch>
                      <a:fillRect/>
                    </a:stretch>
                  </pic:blipFill>
                  <pic:spPr>
                    <a:xfrm>
                      <a:off x="0" y="0"/>
                      <a:ext cx="5718048" cy="1331976"/>
                    </a:xfrm>
                    <a:prstGeom prst="rect">
                      <a:avLst/>
                    </a:prstGeom>
                  </pic:spPr>
                </pic:pic>
              </a:graphicData>
            </a:graphic>
          </wp:inline>
        </w:drawing>
      </w:r>
    </w:p>
    <w:p w14:paraId="35053DAA" w14:textId="77777777" w:rsidR="007015D6" w:rsidRDefault="00350D12">
      <w:pPr>
        <w:pStyle w:val="Titre2"/>
        <w:spacing w:after="392" w:line="297" w:lineRule="auto"/>
        <w:jc w:val="center"/>
      </w:pPr>
      <w:r>
        <w:rPr>
          <w:rFonts w:ascii="Arial" w:eastAsia="Arial" w:hAnsi="Arial" w:cs="Arial"/>
          <w:b w:val="0"/>
          <w:sz w:val="21"/>
        </w:rPr>
        <w:lastRenderedPageBreak/>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251B72B5" w14:textId="77777777" w:rsidR="007015D6" w:rsidRDefault="00350D12">
      <w:pPr>
        <w:spacing w:after="88" w:line="255" w:lineRule="auto"/>
        <w:ind w:left="-5"/>
      </w:pPr>
      <w:r>
        <w:rPr>
          <w:b/>
          <w:sz w:val="17"/>
        </w:rPr>
        <w:t xml:space="preserve">Figure S7. </w:t>
      </w:r>
      <w:r>
        <w:rPr>
          <w:sz w:val="15"/>
        </w:rPr>
        <w:t>Assimilation efficiencies of the eight tested elements as a function of mass-specific intake rate. Each point is a measurement done on four larvae. Lines are GAMs.</w:t>
      </w:r>
    </w:p>
    <w:p w14:paraId="290C5C54" w14:textId="77777777" w:rsidR="007015D6" w:rsidRDefault="00350D12">
      <w:pPr>
        <w:spacing w:after="26" w:line="248" w:lineRule="auto"/>
        <w:ind w:left="-15" w:firstLine="0"/>
      </w:pPr>
      <w:r>
        <w:rPr>
          <w:b/>
          <w:sz w:val="17"/>
        </w:rPr>
        <w:t xml:space="preserve">Table 4. </w:t>
      </w:r>
      <w:r>
        <w:rPr>
          <w:sz w:val="17"/>
        </w:rPr>
        <w:t xml:space="preserve">Pairwise comparisons of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456" w:type="dxa"/>
        <w:tblInd w:w="1091" w:type="dxa"/>
        <w:tblCellMar>
          <w:top w:w="31" w:type="dxa"/>
          <w:right w:w="115" w:type="dxa"/>
        </w:tblCellMar>
        <w:tblLook w:val="04A0" w:firstRow="1" w:lastRow="0" w:firstColumn="1" w:lastColumn="0" w:noHBand="0" w:noVBand="1"/>
      </w:tblPr>
      <w:tblGrid>
        <w:gridCol w:w="1042"/>
        <w:gridCol w:w="1028"/>
        <w:gridCol w:w="1121"/>
        <w:gridCol w:w="881"/>
        <w:gridCol w:w="923"/>
        <w:gridCol w:w="713"/>
        <w:gridCol w:w="881"/>
        <w:gridCol w:w="867"/>
      </w:tblGrid>
      <w:tr w:rsidR="007015D6" w14:paraId="4F8F9BA6" w14:textId="77777777">
        <w:trPr>
          <w:trHeight w:val="342"/>
        </w:trPr>
        <w:tc>
          <w:tcPr>
            <w:tcW w:w="1042" w:type="dxa"/>
            <w:tcBorders>
              <w:top w:val="single" w:sz="6" w:space="0" w:color="000000"/>
              <w:left w:val="nil"/>
              <w:bottom w:val="single" w:sz="4" w:space="0" w:color="000000"/>
              <w:right w:val="nil"/>
            </w:tcBorders>
          </w:tcPr>
          <w:p w14:paraId="5A3EBC6F"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33CFD7D3"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79789E7"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B922B00"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51886ECC"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7A0F731B" w14:textId="77777777" w:rsidR="007015D6" w:rsidRDefault="00350D12">
            <w:pPr>
              <w:spacing w:after="0" w:line="259" w:lineRule="auto"/>
              <w:ind w:left="223" w:firstLine="0"/>
              <w:jc w:val="center"/>
            </w:pPr>
            <w:r>
              <w:rPr>
                <w:b/>
              </w:rPr>
              <w:t>S</w:t>
            </w:r>
          </w:p>
        </w:tc>
        <w:tc>
          <w:tcPr>
            <w:tcW w:w="881" w:type="dxa"/>
            <w:tcBorders>
              <w:top w:val="single" w:sz="6" w:space="0" w:color="000000"/>
              <w:left w:val="nil"/>
              <w:bottom w:val="single" w:sz="4" w:space="0" w:color="000000"/>
              <w:right w:val="nil"/>
            </w:tcBorders>
          </w:tcPr>
          <w:p w14:paraId="3DBFBB56" w14:textId="77777777" w:rsidR="007015D6" w:rsidRDefault="00350D12">
            <w:pPr>
              <w:spacing w:after="0" w:line="259" w:lineRule="auto"/>
              <w:ind w:left="158" w:firstLine="0"/>
              <w:jc w:val="left"/>
            </w:pPr>
            <w:r>
              <w:rPr>
                <w:b/>
              </w:rPr>
              <w:t>2.5 %</w:t>
            </w:r>
          </w:p>
        </w:tc>
        <w:tc>
          <w:tcPr>
            <w:tcW w:w="867" w:type="dxa"/>
            <w:tcBorders>
              <w:top w:val="single" w:sz="6" w:space="0" w:color="000000"/>
              <w:left w:val="nil"/>
              <w:bottom w:val="single" w:sz="4" w:space="0" w:color="000000"/>
              <w:right w:val="nil"/>
            </w:tcBorders>
          </w:tcPr>
          <w:p w14:paraId="7F8294B3" w14:textId="77777777" w:rsidR="007015D6" w:rsidRDefault="00350D12">
            <w:pPr>
              <w:spacing w:after="0" w:line="259" w:lineRule="auto"/>
              <w:ind w:left="158" w:firstLine="0"/>
              <w:jc w:val="left"/>
            </w:pPr>
            <w:r>
              <w:rPr>
                <w:b/>
              </w:rPr>
              <w:t>97.5 %</w:t>
            </w:r>
          </w:p>
        </w:tc>
      </w:tr>
      <w:tr w:rsidR="007015D6" w14:paraId="3DC3DA39" w14:textId="77777777">
        <w:trPr>
          <w:trHeight w:val="299"/>
        </w:trPr>
        <w:tc>
          <w:tcPr>
            <w:tcW w:w="1042" w:type="dxa"/>
            <w:tcBorders>
              <w:top w:val="single" w:sz="4" w:space="0" w:color="000000"/>
              <w:left w:val="nil"/>
              <w:bottom w:val="nil"/>
              <w:right w:val="nil"/>
            </w:tcBorders>
          </w:tcPr>
          <w:p w14:paraId="53531CA0" w14:textId="77777777" w:rsidR="007015D6" w:rsidRDefault="00350D12">
            <w:pPr>
              <w:spacing w:after="0" w:line="259" w:lineRule="auto"/>
              <w:ind w:left="120" w:firstLine="0"/>
              <w:jc w:val="left"/>
            </w:pPr>
            <w:r>
              <w:t>C - N</w:t>
            </w:r>
          </w:p>
        </w:tc>
        <w:tc>
          <w:tcPr>
            <w:tcW w:w="1028" w:type="dxa"/>
            <w:tcBorders>
              <w:top w:val="single" w:sz="4" w:space="0" w:color="000000"/>
              <w:left w:val="nil"/>
              <w:bottom w:val="nil"/>
              <w:right w:val="nil"/>
            </w:tcBorders>
          </w:tcPr>
          <w:p w14:paraId="367E007D" w14:textId="77777777" w:rsidR="007015D6" w:rsidRDefault="00350D12">
            <w:pPr>
              <w:spacing w:after="0" w:line="259" w:lineRule="auto"/>
              <w:ind w:left="147" w:firstLine="0"/>
              <w:jc w:val="left"/>
            </w:pPr>
            <w:r>
              <w:t>-0.0193</w:t>
            </w:r>
          </w:p>
        </w:tc>
        <w:tc>
          <w:tcPr>
            <w:tcW w:w="1121" w:type="dxa"/>
            <w:tcBorders>
              <w:top w:val="single" w:sz="4" w:space="0" w:color="000000"/>
              <w:left w:val="nil"/>
              <w:bottom w:val="nil"/>
              <w:right w:val="nil"/>
            </w:tcBorders>
          </w:tcPr>
          <w:p w14:paraId="1AE59780" w14:textId="77777777" w:rsidR="007015D6" w:rsidRDefault="00350D12">
            <w:pPr>
              <w:spacing w:after="0" w:line="259" w:lineRule="auto"/>
              <w:ind w:left="74" w:firstLine="0"/>
              <w:jc w:val="center"/>
            </w:pPr>
            <w:r>
              <w:t>0.01150</w:t>
            </w:r>
          </w:p>
        </w:tc>
        <w:tc>
          <w:tcPr>
            <w:tcW w:w="881" w:type="dxa"/>
            <w:tcBorders>
              <w:top w:val="single" w:sz="4" w:space="0" w:color="000000"/>
              <w:left w:val="nil"/>
              <w:bottom w:val="nil"/>
              <w:right w:val="nil"/>
            </w:tcBorders>
          </w:tcPr>
          <w:p w14:paraId="74F1C60A" w14:textId="77777777" w:rsidR="007015D6" w:rsidRDefault="00350D12">
            <w:pPr>
              <w:spacing w:after="0" w:line="259" w:lineRule="auto"/>
              <w:ind w:left="105" w:firstLine="0"/>
              <w:jc w:val="left"/>
            </w:pPr>
            <w:r>
              <w:t>-1.680</w:t>
            </w:r>
          </w:p>
        </w:tc>
        <w:tc>
          <w:tcPr>
            <w:tcW w:w="923" w:type="dxa"/>
            <w:tcBorders>
              <w:top w:val="single" w:sz="4" w:space="0" w:color="000000"/>
              <w:left w:val="nil"/>
              <w:bottom w:val="nil"/>
              <w:right w:val="nil"/>
            </w:tcBorders>
          </w:tcPr>
          <w:p w14:paraId="7A4764D7" w14:textId="77777777" w:rsidR="007015D6" w:rsidRDefault="00350D12">
            <w:pPr>
              <w:spacing w:after="0" w:line="259" w:lineRule="auto"/>
              <w:ind w:left="0" w:firstLine="0"/>
              <w:jc w:val="left"/>
            </w:pPr>
            <w:r>
              <w:t>0.09297</w:t>
            </w:r>
          </w:p>
        </w:tc>
        <w:tc>
          <w:tcPr>
            <w:tcW w:w="713" w:type="dxa"/>
            <w:tcBorders>
              <w:top w:val="single" w:sz="4" w:space="0" w:color="000000"/>
              <w:left w:val="nil"/>
              <w:bottom w:val="nil"/>
              <w:right w:val="nil"/>
            </w:tcBorders>
          </w:tcPr>
          <w:p w14:paraId="1FF48C03" w14:textId="77777777" w:rsidR="007015D6" w:rsidRDefault="00350D12">
            <w:pPr>
              <w:spacing w:after="0" w:line="259" w:lineRule="auto"/>
              <w:ind w:left="87" w:firstLine="0"/>
              <w:jc w:val="center"/>
            </w:pPr>
            <w:r>
              <w:t>3.4</w:t>
            </w:r>
          </w:p>
        </w:tc>
        <w:tc>
          <w:tcPr>
            <w:tcW w:w="881" w:type="dxa"/>
            <w:tcBorders>
              <w:top w:val="single" w:sz="4" w:space="0" w:color="000000"/>
              <w:left w:val="nil"/>
              <w:bottom w:val="nil"/>
              <w:right w:val="nil"/>
            </w:tcBorders>
          </w:tcPr>
          <w:p w14:paraId="03AC04F8" w14:textId="77777777" w:rsidR="007015D6" w:rsidRDefault="00350D12">
            <w:pPr>
              <w:spacing w:after="0" w:line="259" w:lineRule="auto"/>
              <w:ind w:left="0" w:firstLine="0"/>
              <w:jc w:val="left"/>
            </w:pPr>
            <w:r>
              <w:t>-0.0419</w:t>
            </w:r>
          </w:p>
        </w:tc>
        <w:tc>
          <w:tcPr>
            <w:tcW w:w="867" w:type="dxa"/>
            <w:tcBorders>
              <w:top w:val="single" w:sz="4" w:space="0" w:color="000000"/>
              <w:left w:val="nil"/>
              <w:bottom w:val="nil"/>
              <w:right w:val="nil"/>
            </w:tcBorders>
          </w:tcPr>
          <w:p w14:paraId="79474235" w14:textId="77777777" w:rsidR="007015D6" w:rsidRDefault="00350D12">
            <w:pPr>
              <w:spacing w:after="0" w:line="259" w:lineRule="auto"/>
              <w:ind w:left="63" w:firstLine="0"/>
              <w:jc w:val="left"/>
            </w:pPr>
            <w:r>
              <w:t>0.00322</w:t>
            </w:r>
          </w:p>
        </w:tc>
      </w:tr>
      <w:tr w:rsidR="007015D6" w14:paraId="4E3FF542" w14:textId="77777777">
        <w:trPr>
          <w:trHeight w:val="239"/>
        </w:trPr>
        <w:tc>
          <w:tcPr>
            <w:tcW w:w="1042" w:type="dxa"/>
            <w:tcBorders>
              <w:top w:val="nil"/>
              <w:left w:val="nil"/>
              <w:bottom w:val="nil"/>
              <w:right w:val="nil"/>
            </w:tcBorders>
          </w:tcPr>
          <w:p w14:paraId="1D979700"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5B8889C1" w14:textId="77777777" w:rsidR="007015D6" w:rsidRDefault="00350D12">
            <w:pPr>
              <w:spacing w:after="0" w:line="259" w:lineRule="auto"/>
              <w:ind w:left="86" w:firstLine="0"/>
              <w:jc w:val="center"/>
            </w:pPr>
            <w:r>
              <w:t>0.0461</w:t>
            </w:r>
          </w:p>
        </w:tc>
        <w:tc>
          <w:tcPr>
            <w:tcW w:w="1121" w:type="dxa"/>
            <w:tcBorders>
              <w:top w:val="nil"/>
              <w:left w:val="nil"/>
              <w:bottom w:val="nil"/>
              <w:right w:val="nil"/>
            </w:tcBorders>
          </w:tcPr>
          <w:p w14:paraId="20199824"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10EE6D8E" w14:textId="77777777" w:rsidR="007015D6" w:rsidRDefault="00350D12">
            <w:pPr>
              <w:spacing w:after="0" w:line="259" w:lineRule="auto"/>
              <w:ind w:left="168" w:firstLine="0"/>
              <w:jc w:val="left"/>
            </w:pPr>
            <w:r>
              <w:t>3.992</w:t>
            </w:r>
          </w:p>
        </w:tc>
        <w:tc>
          <w:tcPr>
            <w:tcW w:w="923" w:type="dxa"/>
            <w:tcBorders>
              <w:top w:val="nil"/>
              <w:left w:val="nil"/>
              <w:bottom w:val="nil"/>
              <w:right w:val="nil"/>
            </w:tcBorders>
          </w:tcPr>
          <w:p w14:paraId="25ED973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6CEB60E" w14:textId="77777777" w:rsidR="007015D6" w:rsidRDefault="00350D12">
            <w:pPr>
              <w:spacing w:after="0" w:line="259" w:lineRule="auto"/>
              <w:ind w:left="105" w:firstLine="0"/>
              <w:jc w:val="left"/>
            </w:pPr>
            <w:r>
              <w:t>13.9</w:t>
            </w:r>
          </w:p>
        </w:tc>
        <w:tc>
          <w:tcPr>
            <w:tcW w:w="881" w:type="dxa"/>
            <w:tcBorders>
              <w:top w:val="nil"/>
              <w:left w:val="nil"/>
              <w:bottom w:val="nil"/>
              <w:right w:val="nil"/>
            </w:tcBorders>
          </w:tcPr>
          <w:p w14:paraId="632AFCD8" w14:textId="77777777" w:rsidR="007015D6" w:rsidRDefault="00350D12">
            <w:pPr>
              <w:spacing w:after="0" w:line="259" w:lineRule="auto"/>
              <w:ind w:left="63" w:firstLine="0"/>
              <w:jc w:val="left"/>
            </w:pPr>
            <w:r>
              <w:t>0.0235</w:t>
            </w:r>
          </w:p>
        </w:tc>
        <w:tc>
          <w:tcPr>
            <w:tcW w:w="867" w:type="dxa"/>
            <w:tcBorders>
              <w:top w:val="nil"/>
              <w:left w:val="nil"/>
              <w:bottom w:val="nil"/>
              <w:right w:val="nil"/>
            </w:tcBorders>
          </w:tcPr>
          <w:p w14:paraId="0332C86F" w14:textId="77777777" w:rsidR="007015D6" w:rsidRDefault="00350D12">
            <w:pPr>
              <w:spacing w:after="0" w:line="259" w:lineRule="auto"/>
              <w:ind w:left="63" w:firstLine="0"/>
              <w:jc w:val="left"/>
            </w:pPr>
            <w:r>
              <w:t>0.06880</w:t>
            </w:r>
          </w:p>
        </w:tc>
      </w:tr>
      <w:tr w:rsidR="007015D6" w14:paraId="54894AF8" w14:textId="77777777">
        <w:trPr>
          <w:trHeight w:val="239"/>
        </w:trPr>
        <w:tc>
          <w:tcPr>
            <w:tcW w:w="1042" w:type="dxa"/>
            <w:tcBorders>
              <w:top w:val="nil"/>
              <w:left w:val="nil"/>
              <w:bottom w:val="nil"/>
              <w:right w:val="nil"/>
            </w:tcBorders>
          </w:tcPr>
          <w:p w14:paraId="06B0C1E5"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460B1B4C" w14:textId="77777777" w:rsidR="007015D6" w:rsidRDefault="00350D12">
            <w:pPr>
              <w:spacing w:after="0" w:line="259" w:lineRule="auto"/>
              <w:ind w:left="86" w:firstLine="0"/>
              <w:jc w:val="center"/>
            </w:pPr>
            <w:r>
              <w:t>0.0512</w:t>
            </w:r>
          </w:p>
        </w:tc>
        <w:tc>
          <w:tcPr>
            <w:tcW w:w="1121" w:type="dxa"/>
            <w:tcBorders>
              <w:top w:val="nil"/>
              <w:left w:val="nil"/>
              <w:bottom w:val="nil"/>
              <w:right w:val="nil"/>
            </w:tcBorders>
          </w:tcPr>
          <w:p w14:paraId="332319C9" w14:textId="77777777" w:rsidR="007015D6" w:rsidRDefault="00350D12">
            <w:pPr>
              <w:spacing w:after="0" w:line="259" w:lineRule="auto"/>
              <w:ind w:left="74" w:firstLine="0"/>
              <w:jc w:val="center"/>
            </w:pPr>
            <w:r>
              <w:t>0.01155</w:t>
            </w:r>
          </w:p>
        </w:tc>
        <w:tc>
          <w:tcPr>
            <w:tcW w:w="881" w:type="dxa"/>
            <w:tcBorders>
              <w:top w:val="nil"/>
              <w:left w:val="nil"/>
              <w:bottom w:val="nil"/>
              <w:right w:val="nil"/>
            </w:tcBorders>
          </w:tcPr>
          <w:p w14:paraId="64A1126D" w14:textId="77777777" w:rsidR="007015D6" w:rsidRDefault="00350D12">
            <w:pPr>
              <w:spacing w:after="0" w:line="259" w:lineRule="auto"/>
              <w:ind w:left="168" w:firstLine="0"/>
              <w:jc w:val="left"/>
            </w:pPr>
            <w:r>
              <w:t>4.435</w:t>
            </w:r>
          </w:p>
        </w:tc>
        <w:tc>
          <w:tcPr>
            <w:tcW w:w="923" w:type="dxa"/>
            <w:tcBorders>
              <w:top w:val="nil"/>
              <w:left w:val="nil"/>
              <w:bottom w:val="nil"/>
              <w:right w:val="nil"/>
            </w:tcBorders>
          </w:tcPr>
          <w:p w14:paraId="124CDA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6F15F1"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A97D45" w14:textId="77777777" w:rsidR="007015D6" w:rsidRDefault="00350D12">
            <w:pPr>
              <w:spacing w:after="0" w:line="259" w:lineRule="auto"/>
              <w:ind w:left="63" w:firstLine="0"/>
              <w:jc w:val="left"/>
            </w:pPr>
            <w:r>
              <w:t>0.0286</w:t>
            </w:r>
          </w:p>
        </w:tc>
        <w:tc>
          <w:tcPr>
            <w:tcW w:w="867" w:type="dxa"/>
            <w:tcBorders>
              <w:top w:val="nil"/>
              <w:left w:val="nil"/>
              <w:bottom w:val="nil"/>
              <w:right w:val="nil"/>
            </w:tcBorders>
          </w:tcPr>
          <w:p w14:paraId="723774D0" w14:textId="77777777" w:rsidR="007015D6" w:rsidRDefault="00350D12">
            <w:pPr>
              <w:spacing w:after="0" w:line="259" w:lineRule="auto"/>
              <w:ind w:left="63" w:firstLine="0"/>
              <w:jc w:val="left"/>
            </w:pPr>
            <w:r>
              <w:t>0.07388</w:t>
            </w:r>
          </w:p>
        </w:tc>
      </w:tr>
      <w:tr w:rsidR="007015D6" w14:paraId="05A8BEF5" w14:textId="77777777">
        <w:trPr>
          <w:trHeight w:val="239"/>
        </w:trPr>
        <w:tc>
          <w:tcPr>
            <w:tcW w:w="1042" w:type="dxa"/>
            <w:tcBorders>
              <w:top w:val="nil"/>
              <w:left w:val="nil"/>
              <w:bottom w:val="nil"/>
              <w:right w:val="nil"/>
            </w:tcBorders>
          </w:tcPr>
          <w:p w14:paraId="320DEC3A"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5B2C48A2" w14:textId="77777777" w:rsidR="007015D6" w:rsidRDefault="00350D12">
            <w:pPr>
              <w:spacing w:after="0" w:line="259" w:lineRule="auto"/>
              <w:ind w:left="147" w:firstLine="0"/>
              <w:jc w:val="left"/>
            </w:pPr>
            <w:r>
              <w:t>-0.0489</w:t>
            </w:r>
          </w:p>
        </w:tc>
        <w:tc>
          <w:tcPr>
            <w:tcW w:w="1121" w:type="dxa"/>
            <w:tcBorders>
              <w:top w:val="nil"/>
              <w:left w:val="nil"/>
              <w:bottom w:val="nil"/>
              <w:right w:val="nil"/>
            </w:tcBorders>
          </w:tcPr>
          <w:p w14:paraId="4CEB4757"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791CC24C" w14:textId="77777777" w:rsidR="007015D6" w:rsidRDefault="00350D12">
            <w:pPr>
              <w:spacing w:after="0" w:line="259" w:lineRule="auto"/>
              <w:ind w:left="105" w:firstLine="0"/>
              <w:jc w:val="left"/>
            </w:pPr>
            <w:r>
              <w:t>-4.340</w:t>
            </w:r>
          </w:p>
        </w:tc>
        <w:tc>
          <w:tcPr>
            <w:tcW w:w="923" w:type="dxa"/>
            <w:tcBorders>
              <w:top w:val="nil"/>
              <w:left w:val="nil"/>
              <w:bottom w:val="nil"/>
              <w:right w:val="nil"/>
            </w:tcBorders>
          </w:tcPr>
          <w:p w14:paraId="5F56DAD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2154B7C" w14:textId="77777777" w:rsidR="007015D6" w:rsidRDefault="00350D12">
            <w:pPr>
              <w:spacing w:after="0" w:line="259" w:lineRule="auto"/>
              <w:ind w:left="105" w:firstLine="0"/>
              <w:jc w:val="left"/>
            </w:pPr>
            <w:r>
              <w:t>16.1</w:t>
            </w:r>
          </w:p>
        </w:tc>
        <w:tc>
          <w:tcPr>
            <w:tcW w:w="881" w:type="dxa"/>
            <w:tcBorders>
              <w:top w:val="nil"/>
              <w:left w:val="nil"/>
              <w:bottom w:val="nil"/>
              <w:right w:val="nil"/>
            </w:tcBorders>
          </w:tcPr>
          <w:p w14:paraId="25FD996F" w14:textId="77777777" w:rsidR="007015D6" w:rsidRDefault="00350D12">
            <w:pPr>
              <w:spacing w:after="0" w:line="259" w:lineRule="auto"/>
              <w:ind w:left="0" w:firstLine="0"/>
              <w:jc w:val="left"/>
            </w:pPr>
            <w:r>
              <w:t>-0.0710</w:t>
            </w:r>
          </w:p>
        </w:tc>
        <w:tc>
          <w:tcPr>
            <w:tcW w:w="867" w:type="dxa"/>
            <w:tcBorders>
              <w:top w:val="nil"/>
              <w:left w:val="nil"/>
              <w:bottom w:val="nil"/>
              <w:right w:val="nil"/>
            </w:tcBorders>
          </w:tcPr>
          <w:p w14:paraId="0CF3F272" w14:textId="77777777" w:rsidR="007015D6" w:rsidRDefault="00350D12">
            <w:pPr>
              <w:spacing w:after="0" w:line="259" w:lineRule="auto"/>
              <w:ind w:left="0" w:firstLine="0"/>
              <w:jc w:val="left"/>
            </w:pPr>
            <w:r>
              <w:t>-0.02684</w:t>
            </w:r>
          </w:p>
        </w:tc>
      </w:tr>
      <w:tr w:rsidR="007015D6" w14:paraId="4CC0C2F6" w14:textId="77777777">
        <w:trPr>
          <w:trHeight w:val="239"/>
        </w:trPr>
        <w:tc>
          <w:tcPr>
            <w:tcW w:w="1042" w:type="dxa"/>
            <w:tcBorders>
              <w:top w:val="nil"/>
              <w:left w:val="nil"/>
              <w:bottom w:val="nil"/>
              <w:right w:val="nil"/>
            </w:tcBorders>
          </w:tcPr>
          <w:p w14:paraId="35B271AE"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19BFEE4A" w14:textId="77777777" w:rsidR="007015D6" w:rsidRDefault="00350D12">
            <w:pPr>
              <w:spacing w:after="0" w:line="259" w:lineRule="auto"/>
              <w:ind w:left="147" w:firstLine="0"/>
              <w:jc w:val="left"/>
            </w:pPr>
            <w:r>
              <w:t>-0.0695</w:t>
            </w:r>
          </w:p>
        </w:tc>
        <w:tc>
          <w:tcPr>
            <w:tcW w:w="1121" w:type="dxa"/>
            <w:tcBorders>
              <w:top w:val="nil"/>
              <w:left w:val="nil"/>
              <w:bottom w:val="nil"/>
              <w:right w:val="nil"/>
            </w:tcBorders>
          </w:tcPr>
          <w:p w14:paraId="73254AB2"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78AF893E" w14:textId="77777777" w:rsidR="007015D6" w:rsidRDefault="00350D12">
            <w:pPr>
              <w:spacing w:after="0" w:line="259" w:lineRule="auto"/>
              <w:ind w:left="105" w:firstLine="0"/>
              <w:jc w:val="left"/>
            </w:pPr>
            <w:r>
              <w:t>-6.105</w:t>
            </w:r>
          </w:p>
        </w:tc>
        <w:tc>
          <w:tcPr>
            <w:tcW w:w="923" w:type="dxa"/>
            <w:tcBorders>
              <w:top w:val="nil"/>
              <w:left w:val="nil"/>
              <w:bottom w:val="nil"/>
              <w:right w:val="nil"/>
            </w:tcBorders>
          </w:tcPr>
          <w:p w14:paraId="0131160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3269974" w14:textId="77777777" w:rsidR="007015D6" w:rsidRDefault="00350D12">
            <w:pPr>
              <w:spacing w:after="0" w:line="259" w:lineRule="auto"/>
              <w:ind w:left="105" w:firstLine="0"/>
              <w:jc w:val="left"/>
            </w:pPr>
            <w:r>
              <w:t>29.9</w:t>
            </w:r>
          </w:p>
        </w:tc>
        <w:tc>
          <w:tcPr>
            <w:tcW w:w="881" w:type="dxa"/>
            <w:tcBorders>
              <w:top w:val="nil"/>
              <w:left w:val="nil"/>
              <w:bottom w:val="nil"/>
              <w:right w:val="nil"/>
            </w:tcBorders>
          </w:tcPr>
          <w:p w14:paraId="0AD9D69B" w14:textId="77777777" w:rsidR="007015D6" w:rsidRDefault="00350D12">
            <w:pPr>
              <w:spacing w:after="0" w:line="259" w:lineRule="auto"/>
              <w:ind w:left="0" w:firstLine="0"/>
              <w:jc w:val="left"/>
            </w:pPr>
            <w:r>
              <w:t>-0.0918</w:t>
            </w:r>
          </w:p>
        </w:tc>
        <w:tc>
          <w:tcPr>
            <w:tcW w:w="867" w:type="dxa"/>
            <w:tcBorders>
              <w:top w:val="nil"/>
              <w:left w:val="nil"/>
              <w:bottom w:val="nil"/>
              <w:right w:val="nil"/>
            </w:tcBorders>
          </w:tcPr>
          <w:p w14:paraId="620AA09E" w14:textId="77777777" w:rsidR="007015D6" w:rsidRDefault="00350D12">
            <w:pPr>
              <w:spacing w:after="0" w:line="259" w:lineRule="auto"/>
              <w:ind w:left="0" w:firstLine="0"/>
              <w:jc w:val="left"/>
            </w:pPr>
            <w:r>
              <w:t>-0.04719</w:t>
            </w:r>
          </w:p>
        </w:tc>
      </w:tr>
      <w:tr w:rsidR="007015D6" w14:paraId="1188BD71" w14:textId="77777777">
        <w:trPr>
          <w:trHeight w:val="239"/>
        </w:trPr>
        <w:tc>
          <w:tcPr>
            <w:tcW w:w="1042" w:type="dxa"/>
            <w:tcBorders>
              <w:top w:val="nil"/>
              <w:left w:val="nil"/>
              <w:bottom w:val="nil"/>
              <w:right w:val="nil"/>
            </w:tcBorders>
          </w:tcPr>
          <w:p w14:paraId="1A0430FC"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DD7F051" w14:textId="77777777" w:rsidR="007015D6" w:rsidRDefault="00350D12">
            <w:pPr>
              <w:spacing w:after="0" w:line="259" w:lineRule="auto"/>
              <w:ind w:left="147" w:firstLine="0"/>
              <w:jc w:val="left"/>
            </w:pPr>
            <w:r>
              <w:t>-0.3573</w:t>
            </w:r>
          </w:p>
        </w:tc>
        <w:tc>
          <w:tcPr>
            <w:tcW w:w="1121" w:type="dxa"/>
            <w:tcBorders>
              <w:top w:val="nil"/>
              <w:left w:val="nil"/>
              <w:bottom w:val="nil"/>
              <w:right w:val="nil"/>
            </w:tcBorders>
          </w:tcPr>
          <w:p w14:paraId="502B12D1"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1F7DA908" w14:textId="77777777" w:rsidR="007015D6" w:rsidRDefault="00350D12">
            <w:pPr>
              <w:spacing w:after="0" w:line="259" w:lineRule="auto"/>
              <w:ind w:left="0" w:firstLine="0"/>
              <w:jc w:val="left"/>
            </w:pPr>
            <w:r>
              <w:t>-38.080</w:t>
            </w:r>
          </w:p>
        </w:tc>
        <w:tc>
          <w:tcPr>
            <w:tcW w:w="923" w:type="dxa"/>
            <w:tcBorders>
              <w:top w:val="nil"/>
              <w:left w:val="nil"/>
              <w:bottom w:val="nil"/>
              <w:right w:val="nil"/>
            </w:tcBorders>
          </w:tcPr>
          <w:p w14:paraId="32CA47D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533A65B"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7981A5F4" w14:textId="77777777" w:rsidR="007015D6" w:rsidRDefault="00350D12">
            <w:pPr>
              <w:spacing w:after="0" w:line="259" w:lineRule="auto"/>
              <w:ind w:left="0" w:firstLine="0"/>
              <w:jc w:val="left"/>
            </w:pPr>
            <w:r>
              <w:t>-0.3757</w:t>
            </w:r>
          </w:p>
        </w:tc>
        <w:tc>
          <w:tcPr>
            <w:tcW w:w="867" w:type="dxa"/>
            <w:tcBorders>
              <w:top w:val="nil"/>
              <w:left w:val="nil"/>
              <w:bottom w:val="nil"/>
              <w:right w:val="nil"/>
            </w:tcBorders>
          </w:tcPr>
          <w:p w14:paraId="7DC88AFB" w14:textId="77777777" w:rsidR="007015D6" w:rsidRDefault="00350D12">
            <w:pPr>
              <w:spacing w:after="0" w:line="259" w:lineRule="auto"/>
              <w:ind w:left="0" w:firstLine="0"/>
              <w:jc w:val="left"/>
            </w:pPr>
            <w:r>
              <w:t>-0.33893</w:t>
            </w:r>
          </w:p>
        </w:tc>
      </w:tr>
      <w:tr w:rsidR="007015D6" w14:paraId="3F536031" w14:textId="77777777">
        <w:trPr>
          <w:trHeight w:val="239"/>
        </w:trPr>
        <w:tc>
          <w:tcPr>
            <w:tcW w:w="1042" w:type="dxa"/>
            <w:tcBorders>
              <w:top w:val="nil"/>
              <w:left w:val="nil"/>
              <w:bottom w:val="nil"/>
              <w:right w:val="nil"/>
            </w:tcBorders>
          </w:tcPr>
          <w:p w14:paraId="45D84E13"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16380752" w14:textId="77777777" w:rsidR="007015D6" w:rsidRDefault="00350D12">
            <w:pPr>
              <w:spacing w:after="0" w:line="259" w:lineRule="auto"/>
              <w:ind w:left="86" w:firstLine="0"/>
              <w:jc w:val="center"/>
            </w:pPr>
            <w:r>
              <w:t>0.1099</w:t>
            </w:r>
          </w:p>
        </w:tc>
        <w:tc>
          <w:tcPr>
            <w:tcW w:w="1121" w:type="dxa"/>
            <w:tcBorders>
              <w:top w:val="nil"/>
              <w:left w:val="nil"/>
              <w:bottom w:val="nil"/>
              <w:right w:val="nil"/>
            </w:tcBorders>
          </w:tcPr>
          <w:p w14:paraId="7E7D9526"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32CFD422" w14:textId="77777777" w:rsidR="007015D6" w:rsidRDefault="00350D12">
            <w:pPr>
              <w:spacing w:after="0" w:line="259" w:lineRule="auto"/>
              <w:ind w:left="168" w:firstLine="0"/>
              <w:jc w:val="left"/>
            </w:pPr>
            <w:r>
              <w:t>9.553</w:t>
            </w:r>
          </w:p>
        </w:tc>
        <w:tc>
          <w:tcPr>
            <w:tcW w:w="923" w:type="dxa"/>
            <w:tcBorders>
              <w:top w:val="nil"/>
              <w:left w:val="nil"/>
              <w:bottom w:val="nil"/>
              <w:right w:val="nil"/>
            </w:tcBorders>
          </w:tcPr>
          <w:p w14:paraId="6A09E39B"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86DA78C" w14:textId="77777777" w:rsidR="007015D6" w:rsidRDefault="00350D12">
            <w:pPr>
              <w:spacing w:after="0" w:line="259" w:lineRule="auto"/>
              <w:ind w:left="105" w:firstLine="0"/>
              <w:jc w:val="left"/>
            </w:pPr>
            <w:r>
              <w:t>69.4</w:t>
            </w:r>
          </w:p>
        </w:tc>
        <w:tc>
          <w:tcPr>
            <w:tcW w:w="881" w:type="dxa"/>
            <w:tcBorders>
              <w:top w:val="nil"/>
              <w:left w:val="nil"/>
              <w:bottom w:val="nil"/>
              <w:right w:val="nil"/>
            </w:tcBorders>
          </w:tcPr>
          <w:p w14:paraId="41C17176" w14:textId="77777777" w:rsidR="007015D6" w:rsidRDefault="00350D12">
            <w:pPr>
              <w:spacing w:after="0" w:line="259" w:lineRule="auto"/>
              <w:ind w:left="63" w:firstLine="0"/>
              <w:jc w:val="left"/>
            </w:pPr>
            <w:r>
              <w:t>0.0873</w:t>
            </w:r>
          </w:p>
        </w:tc>
        <w:tc>
          <w:tcPr>
            <w:tcW w:w="867" w:type="dxa"/>
            <w:tcBorders>
              <w:top w:val="nil"/>
              <w:left w:val="nil"/>
              <w:bottom w:val="nil"/>
              <w:right w:val="nil"/>
            </w:tcBorders>
          </w:tcPr>
          <w:p w14:paraId="352AA046" w14:textId="77777777" w:rsidR="007015D6" w:rsidRDefault="00350D12">
            <w:pPr>
              <w:spacing w:after="0" w:line="259" w:lineRule="auto"/>
              <w:ind w:left="63" w:firstLine="0"/>
              <w:jc w:val="left"/>
            </w:pPr>
            <w:r>
              <w:t>0.13240</w:t>
            </w:r>
          </w:p>
        </w:tc>
      </w:tr>
      <w:tr w:rsidR="007015D6" w14:paraId="7356974C" w14:textId="77777777">
        <w:trPr>
          <w:trHeight w:val="239"/>
        </w:trPr>
        <w:tc>
          <w:tcPr>
            <w:tcW w:w="1042" w:type="dxa"/>
            <w:tcBorders>
              <w:top w:val="nil"/>
              <w:left w:val="nil"/>
              <w:bottom w:val="nil"/>
              <w:right w:val="nil"/>
            </w:tcBorders>
          </w:tcPr>
          <w:p w14:paraId="7C9E0B91"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562EBCB9" w14:textId="77777777" w:rsidR="007015D6" w:rsidRDefault="00350D12">
            <w:pPr>
              <w:spacing w:after="0" w:line="259" w:lineRule="auto"/>
              <w:ind w:left="86" w:firstLine="0"/>
              <w:jc w:val="center"/>
            </w:pPr>
            <w:r>
              <w:t>0.0655</w:t>
            </w:r>
          </w:p>
        </w:tc>
        <w:tc>
          <w:tcPr>
            <w:tcW w:w="1121" w:type="dxa"/>
            <w:tcBorders>
              <w:top w:val="nil"/>
              <w:left w:val="nil"/>
              <w:bottom w:val="nil"/>
              <w:right w:val="nil"/>
            </w:tcBorders>
          </w:tcPr>
          <w:p w14:paraId="5A0AF992"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7215333F" w14:textId="77777777" w:rsidR="007015D6" w:rsidRDefault="00350D12">
            <w:pPr>
              <w:spacing w:after="0" w:line="259" w:lineRule="auto"/>
              <w:ind w:left="168" w:firstLine="0"/>
              <w:jc w:val="left"/>
            </w:pPr>
            <w:r>
              <w:t>5.688</w:t>
            </w:r>
          </w:p>
        </w:tc>
        <w:tc>
          <w:tcPr>
            <w:tcW w:w="923" w:type="dxa"/>
            <w:tcBorders>
              <w:top w:val="nil"/>
              <w:left w:val="nil"/>
              <w:bottom w:val="nil"/>
              <w:right w:val="nil"/>
            </w:tcBorders>
          </w:tcPr>
          <w:p w14:paraId="325BF6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D0FDEB1" w14:textId="77777777" w:rsidR="007015D6" w:rsidRDefault="00350D12">
            <w:pPr>
              <w:spacing w:after="0" w:line="259" w:lineRule="auto"/>
              <w:ind w:left="105" w:firstLine="0"/>
              <w:jc w:val="left"/>
            </w:pPr>
            <w:r>
              <w:t>26.2</w:t>
            </w:r>
          </w:p>
        </w:tc>
        <w:tc>
          <w:tcPr>
            <w:tcW w:w="881" w:type="dxa"/>
            <w:tcBorders>
              <w:top w:val="nil"/>
              <w:left w:val="nil"/>
              <w:bottom w:val="nil"/>
              <w:right w:val="nil"/>
            </w:tcBorders>
          </w:tcPr>
          <w:p w14:paraId="34DEEBFE" w14:textId="77777777" w:rsidR="007015D6" w:rsidRDefault="00350D12">
            <w:pPr>
              <w:spacing w:after="0" w:line="259" w:lineRule="auto"/>
              <w:ind w:left="63" w:firstLine="0"/>
              <w:jc w:val="left"/>
            </w:pPr>
            <w:r>
              <w:t>0.0429</w:t>
            </w:r>
          </w:p>
        </w:tc>
        <w:tc>
          <w:tcPr>
            <w:tcW w:w="867" w:type="dxa"/>
            <w:tcBorders>
              <w:top w:val="nil"/>
              <w:left w:val="nil"/>
              <w:bottom w:val="nil"/>
              <w:right w:val="nil"/>
            </w:tcBorders>
          </w:tcPr>
          <w:p w14:paraId="671031E2" w14:textId="77777777" w:rsidR="007015D6" w:rsidRDefault="00350D12">
            <w:pPr>
              <w:spacing w:after="0" w:line="259" w:lineRule="auto"/>
              <w:ind w:left="63" w:firstLine="0"/>
              <w:jc w:val="left"/>
            </w:pPr>
            <w:r>
              <w:t>0.08803</w:t>
            </w:r>
          </w:p>
        </w:tc>
      </w:tr>
      <w:tr w:rsidR="007015D6" w14:paraId="0ED1B3C1" w14:textId="77777777">
        <w:trPr>
          <w:trHeight w:val="239"/>
        </w:trPr>
        <w:tc>
          <w:tcPr>
            <w:tcW w:w="1042" w:type="dxa"/>
            <w:tcBorders>
              <w:top w:val="nil"/>
              <w:left w:val="nil"/>
              <w:bottom w:val="nil"/>
              <w:right w:val="nil"/>
            </w:tcBorders>
          </w:tcPr>
          <w:p w14:paraId="5BF72389"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331B3263" w14:textId="77777777" w:rsidR="007015D6" w:rsidRDefault="00350D12">
            <w:pPr>
              <w:spacing w:after="0" w:line="259" w:lineRule="auto"/>
              <w:ind w:left="86" w:firstLine="0"/>
              <w:jc w:val="center"/>
            </w:pPr>
            <w:r>
              <w:t>0.0706</w:t>
            </w:r>
          </w:p>
        </w:tc>
        <w:tc>
          <w:tcPr>
            <w:tcW w:w="1121" w:type="dxa"/>
            <w:tcBorders>
              <w:top w:val="nil"/>
              <w:left w:val="nil"/>
              <w:bottom w:val="nil"/>
              <w:right w:val="nil"/>
            </w:tcBorders>
          </w:tcPr>
          <w:p w14:paraId="3568BDDB"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0E4855C0" w14:textId="77777777" w:rsidR="007015D6" w:rsidRDefault="00350D12">
            <w:pPr>
              <w:spacing w:after="0" w:line="259" w:lineRule="auto"/>
              <w:ind w:left="168" w:firstLine="0"/>
              <w:jc w:val="left"/>
            </w:pPr>
            <w:r>
              <w:t>6.134</w:t>
            </w:r>
          </w:p>
        </w:tc>
        <w:tc>
          <w:tcPr>
            <w:tcW w:w="923" w:type="dxa"/>
            <w:tcBorders>
              <w:top w:val="nil"/>
              <w:left w:val="nil"/>
              <w:bottom w:val="nil"/>
              <w:right w:val="nil"/>
            </w:tcBorders>
          </w:tcPr>
          <w:p w14:paraId="080E5C6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9FB90FE" w14:textId="77777777" w:rsidR="007015D6" w:rsidRDefault="00350D12">
            <w:pPr>
              <w:spacing w:after="0" w:line="259" w:lineRule="auto"/>
              <w:ind w:left="105" w:firstLine="0"/>
              <w:jc w:val="left"/>
            </w:pPr>
            <w:r>
              <w:t>30.1</w:t>
            </w:r>
          </w:p>
        </w:tc>
        <w:tc>
          <w:tcPr>
            <w:tcW w:w="881" w:type="dxa"/>
            <w:tcBorders>
              <w:top w:val="nil"/>
              <w:left w:val="nil"/>
              <w:bottom w:val="nil"/>
              <w:right w:val="nil"/>
            </w:tcBorders>
          </w:tcPr>
          <w:p w14:paraId="32F6353E" w14:textId="77777777" w:rsidR="007015D6" w:rsidRDefault="00350D12">
            <w:pPr>
              <w:spacing w:after="0" w:line="259" w:lineRule="auto"/>
              <w:ind w:left="63" w:firstLine="0"/>
              <w:jc w:val="left"/>
            </w:pPr>
            <w:r>
              <w:t>0.0480</w:t>
            </w:r>
          </w:p>
        </w:tc>
        <w:tc>
          <w:tcPr>
            <w:tcW w:w="867" w:type="dxa"/>
            <w:tcBorders>
              <w:top w:val="nil"/>
              <w:left w:val="nil"/>
              <w:bottom w:val="nil"/>
              <w:right w:val="nil"/>
            </w:tcBorders>
          </w:tcPr>
          <w:p w14:paraId="2A65649D" w14:textId="77777777" w:rsidR="007015D6" w:rsidRDefault="00350D12">
            <w:pPr>
              <w:spacing w:after="0" w:line="259" w:lineRule="auto"/>
              <w:ind w:left="63" w:firstLine="0"/>
              <w:jc w:val="left"/>
            </w:pPr>
            <w:r>
              <w:t>0.09311</w:t>
            </w:r>
          </w:p>
        </w:tc>
      </w:tr>
      <w:tr w:rsidR="007015D6" w14:paraId="21A7AAEC" w14:textId="77777777">
        <w:trPr>
          <w:trHeight w:val="239"/>
        </w:trPr>
        <w:tc>
          <w:tcPr>
            <w:tcW w:w="1042" w:type="dxa"/>
            <w:tcBorders>
              <w:top w:val="nil"/>
              <w:left w:val="nil"/>
              <w:bottom w:val="nil"/>
              <w:right w:val="nil"/>
            </w:tcBorders>
          </w:tcPr>
          <w:p w14:paraId="1DE9A8FD"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804BC64" w14:textId="77777777" w:rsidR="007015D6" w:rsidRDefault="00350D12">
            <w:pPr>
              <w:spacing w:after="0" w:line="259" w:lineRule="auto"/>
              <w:ind w:left="147" w:firstLine="0"/>
              <w:jc w:val="left"/>
            </w:pPr>
            <w:r>
              <w:t>-0.0296</w:t>
            </w:r>
          </w:p>
        </w:tc>
        <w:tc>
          <w:tcPr>
            <w:tcW w:w="1121" w:type="dxa"/>
            <w:tcBorders>
              <w:top w:val="nil"/>
              <w:left w:val="nil"/>
              <w:bottom w:val="nil"/>
              <w:right w:val="nil"/>
            </w:tcBorders>
          </w:tcPr>
          <w:p w14:paraId="58BC10EF" w14:textId="77777777" w:rsidR="007015D6" w:rsidRDefault="00350D12">
            <w:pPr>
              <w:spacing w:after="0" w:line="259" w:lineRule="auto"/>
              <w:ind w:left="74" w:firstLine="0"/>
              <w:jc w:val="center"/>
            </w:pPr>
            <w:r>
              <w:t>0.01123</w:t>
            </w:r>
          </w:p>
        </w:tc>
        <w:tc>
          <w:tcPr>
            <w:tcW w:w="881" w:type="dxa"/>
            <w:tcBorders>
              <w:top w:val="nil"/>
              <w:left w:val="nil"/>
              <w:bottom w:val="nil"/>
              <w:right w:val="nil"/>
            </w:tcBorders>
          </w:tcPr>
          <w:p w14:paraId="41E27B0A" w14:textId="77777777" w:rsidR="007015D6" w:rsidRDefault="00350D12">
            <w:pPr>
              <w:spacing w:after="0" w:line="259" w:lineRule="auto"/>
              <w:ind w:left="105" w:firstLine="0"/>
              <w:jc w:val="left"/>
            </w:pPr>
            <w:r>
              <w:t>-2.638</w:t>
            </w:r>
          </w:p>
        </w:tc>
        <w:tc>
          <w:tcPr>
            <w:tcW w:w="923" w:type="dxa"/>
            <w:tcBorders>
              <w:top w:val="nil"/>
              <w:left w:val="nil"/>
              <w:bottom w:val="nil"/>
              <w:right w:val="nil"/>
            </w:tcBorders>
          </w:tcPr>
          <w:p w14:paraId="2896FCC9" w14:textId="77777777" w:rsidR="007015D6" w:rsidRDefault="00350D12">
            <w:pPr>
              <w:spacing w:after="0" w:line="259" w:lineRule="auto"/>
              <w:ind w:left="0" w:firstLine="0"/>
              <w:jc w:val="left"/>
            </w:pPr>
            <w:r>
              <w:rPr>
                <w:b/>
              </w:rPr>
              <w:t>0.00834</w:t>
            </w:r>
          </w:p>
        </w:tc>
        <w:tc>
          <w:tcPr>
            <w:tcW w:w="713" w:type="dxa"/>
            <w:tcBorders>
              <w:top w:val="nil"/>
              <w:left w:val="nil"/>
              <w:bottom w:val="nil"/>
              <w:right w:val="nil"/>
            </w:tcBorders>
          </w:tcPr>
          <w:p w14:paraId="436C6FCE" w14:textId="77777777" w:rsidR="007015D6" w:rsidRDefault="00350D12">
            <w:pPr>
              <w:spacing w:after="0" w:line="259" w:lineRule="auto"/>
              <w:ind w:left="87" w:firstLine="0"/>
              <w:jc w:val="center"/>
            </w:pPr>
            <w:r>
              <w:t>6.9</w:t>
            </w:r>
          </w:p>
        </w:tc>
        <w:tc>
          <w:tcPr>
            <w:tcW w:w="881" w:type="dxa"/>
            <w:tcBorders>
              <w:top w:val="nil"/>
              <w:left w:val="nil"/>
              <w:bottom w:val="nil"/>
              <w:right w:val="nil"/>
            </w:tcBorders>
          </w:tcPr>
          <w:p w14:paraId="320A01EF" w14:textId="77777777" w:rsidR="007015D6" w:rsidRDefault="00350D12">
            <w:pPr>
              <w:spacing w:after="0" w:line="259" w:lineRule="auto"/>
              <w:ind w:left="0" w:firstLine="0"/>
              <w:jc w:val="left"/>
            </w:pPr>
            <w:r>
              <w:t>-0.0516</w:t>
            </w:r>
          </w:p>
        </w:tc>
        <w:tc>
          <w:tcPr>
            <w:tcW w:w="867" w:type="dxa"/>
            <w:tcBorders>
              <w:top w:val="nil"/>
              <w:left w:val="nil"/>
              <w:bottom w:val="nil"/>
              <w:right w:val="nil"/>
            </w:tcBorders>
          </w:tcPr>
          <w:p w14:paraId="44F90E55" w14:textId="77777777" w:rsidR="007015D6" w:rsidRDefault="00350D12">
            <w:pPr>
              <w:spacing w:after="0" w:line="259" w:lineRule="auto"/>
              <w:ind w:left="0" w:firstLine="0"/>
              <w:jc w:val="left"/>
            </w:pPr>
            <w:r>
              <w:t>-0.00761</w:t>
            </w:r>
          </w:p>
        </w:tc>
      </w:tr>
      <w:tr w:rsidR="007015D6" w14:paraId="2B1E4001" w14:textId="77777777">
        <w:trPr>
          <w:trHeight w:val="239"/>
        </w:trPr>
        <w:tc>
          <w:tcPr>
            <w:tcW w:w="1042" w:type="dxa"/>
            <w:tcBorders>
              <w:top w:val="nil"/>
              <w:left w:val="nil"/>
              <w:bottom w:val="nil"/>
              <w:right w:val="nil"/>
            </w:tcBorders>
          </w:tcPr>
          <w:p w14:paraId="3854E39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2BAD13F8" w14:textId="77777777" w:rsidR="007015D6" w:rsidRDefault="00350D12">
            <w:pPr>
              <w:spacing w:after="0" w:line="259" w:lineRule="auto"/>
              <w:ind w:left="147" w:firstLine="0"/>
              <w:jc w:val="left"/>
            </w:pPr>
            <w:r>
              <w:t>-0.0502</w:t>
            </w:r>
          </w:p>
        </w:tc>
        <w:tc>
          <w:tcPr>
            <w:tcW w:w="1121" w:type="dxa"/>
            <w:tcBorders>
              <w:top w:val="nil"/>
              <w:left w:val="nil"/>
              <w:bottom w:val="nil"/>
              <w:right w:val="nil"/>
            </w:tcBorders>
          </w:tcPr>
          <w:p w14:paraId="29E3D654"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24A22810" w14:textId="77777777" w:rsidR="007015D6" w:rsidRDefault="00350D12">
            <w:pPr>
              <w:spacing w:after="0" w:line="259" w:lineRule="auto"/>
              <w:ind w:left="105" w:firstLine="0"/>
              <w:jc w:val="left"/>
            </w:pPr>
            <w:r>
              <w:t>-4.427</w:t>
            </w:r>
          </w:p>
        </w:tc>
        <w:tc>
          <w:tcPr>
            <w:tcW w:w="923" w:type="dxa"/>
            <w:tcBorders>
              <w:top w:val="nil"/>
              <w:left w:val="nil"/>
              <w:bottom w:val="nil"/>
              <w:right w:val="nil"/>
            </w:tcBorders>
          </w:tcPr>
          <w:p w14:paraId="7BE7B59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32E6283" w14:textId="77777777" w:rsidR="007015D6" w:rsidRDefault="00350D12">
            <w:pPr>
              <w:spacing w:after="0" w:line="259" w:lineRule="auto"/>
              <w:ind w:left="105" w:firstLine="0"/>
              <w:jc w:val="left"/>
            </w:pPr>
            <w:r>
              <w:t>16.7</w:t>
            </w:r>
          </w:p>
        </w:tc>
        <w:tc>
          <w:tcPr>
            <w:tcW w:w="881" w:type="dxa"/>
            <w:tcBorders>
              <w:top w:val="nil"/>
              <w:left w:val="nil"/>
              <w:bottom w:val="nil"/>
              <w:right w:val="nil"/>
            </w:tcBorders>
          </w:tcPr>
          <w:p w14:paraId="2585EA6C" w14:textId="77777777" w:rsidR="007015D6" w:rsidRDefault="00350D12">
            <w:pPr>
              <w:spacing w:after="0" w:line="259" w:lineRule="auto"/>
              <w:ind w:left="0" w:firstLine="0"/>
              <w:jc w:val="left"/>
            </w:pPr>
            <w:r>
              <w:t>-0.0724</w:t>
            </w:r>
          </w:p>
        </w:tc>
        <w:tc>
          <w:tcPr>
            <w:tcW w:w="867" w:type="dxa"/>
            <w:tcBorders>
              <w:top w:val="nil"/>
              <w:left w:val="nil"/>
              <w:bottom w:val="nil"/>
              <w:right w:val="nil"/>
            </w:tcBorders>
          </w:tcPr>
          <w:p w14:paraId="1D7EF8DF" w14:textId="77777777" w:rsidR="007015D6" w:rsidRDefault="00350D12">
            <w:pPr>
              <w:spacing w:after="0" w:line="259" w:lineRule="auto"/>
              <w:ind w:left="0" w:firstLine="0"/>
              <w:jc w:val="left"/>
            </w:pPr>
            <w:r>
              <w:t>-0.02796</w:t>
            </w:r>
          </w:p>
        </w:tc>
      </w:tr>
      <w:tr w:rsidR="007015D6" w14:paraId="00629818" w14:textId="77777777">
        <w:trPr>
          <w:trHeight w:val="239"/>
        </w:trPr>
        <w:tc>
          <w:tcPr>
            <w:tcW w:w="1042" w:type="dxa"/>
            <w:tcBorders>
              <w:top w:val="nil"/>
              <w:left w:val="nil"/>
              <w:bottom w:val="nil"/>
              <w:right w:val="nil"/>
            </w:tcBorders>
          </w:tcPr>
          <w:p w14:paraId="428A3AA8"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4BF92622" w14:textId="77777777" w:rsidR="007015D6" w:rsidRDefault="00350D12">
            <w:pPr>
              <w:spacing w:after="0" w:line="259" w:lineRule="auto"/>
              <w:ind w:left="147" w:firstLine="0"/>
              <w:jc w:val="left"/>
            </w:pPr>
            <w:r>
              <w:t>-0.3380</w:t>
            </w:r>
          </w:p>
        </w:tc>
        <w:tc>
          <w:tcPr>
            <w:tcW w:w="1121" w:type="dxa"/>
            <w:tcBorders>
              <w:top w:val="nil"/>
              <w:left w:val="nil"/>
              <w:bottom w:val="nil"/>
              <w:right w:val="nil"/>
            </w:tcBorders>
          </w:tcPr>
          <w:p w14:paraId="3038BDCB" w14:textId="77777777" w:rsidR="007015D6" w:rsidRDefault="00350D12">
            <w:pPr>
              <w:spacing w:after="0" w:line="259" w:lineRule="auto"/>
              <w:ind w:left="74" w:firstLine="0"/>
              <w:jc w:val="center"/>
            </w:pPr>
            <w:r>
              <w:t>0.00932</w:t>
            </w:r>
          </w:p>
        </w:tc>
        <w:tc>
          <w:tcPr>
            <w:tcW w:w="881" w:type="dxa"/>
            <w:tcBorders>
              <w:top w:val="nil"/>
              <w:left w:val="nil"/>
              <w:bottom w:val="nil"/>
              <w:right w:val="nil"/>
            </w:tcBorders>
          </w:tcPr>
          <w:p w14:paraId="0BD5ED9D" w14:textId="77777777" w:rsidR="007015D6" w:rsidRDefault="00350D12">
            <w:pPr>
              <w:spacing w:after="0" w:line="259" w:lineRule="auto"/>
              <w:ind w:left="0" w:firstLine="0"/>
              <w:jc w:val="left"/>
            </w:pPr>
            <w:r>
              <w:t>-36.255</w:t>
            </w:r>
          </w:p>
        </w:tc>
        <w:tc>
          <w:tcPr>
            <w:tcW w:w="923" w:type="dxa"/>
            <w:tcBorders>
              <w:top w:val="nil"/>
              <w:left w:val="nil"/>
              <w:bottom w:val="nil"/>
              <w:right w:val="nil"/>
            </w:tcBorders>
          </w:tcPr>
          <w:p w14:paraId="290963D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483E11" w14:textId="77777777" w:rsidR="007015D6" w:rsidRDefault="00350D12">
            <w:pPr>
              <w:spacing w:after="0" w:line="259" w:lineRule="auto"/>
              <w:ind w:left="0" w:firstLine="0"/>
              <w:jc w:val="left"/>
            </w:pPr>
            <w:r>
              <w:t>953.7</w:t>
            </w:r>
          </w:p>
        </w:tc>
        <w:tc>
          <w:tcPr>
            <w:tcW w:w="881" w:type="dxa"/>
            <w:tcBorders>
              <w:top w:val="nil"/>
              <w:left w:val="nil"/>
              <w:bottom w:val="nil"/>
              <w:right w:val="nil"/>
            </w:tcBorders>
          </w:tcPr>
          <w:p w14:paraId="368201E5" w14:textId="77777777" w:rsidR="007015D6" w:rsidRDefault="00350D12">
            <w:pPr>
              <w:spacing w:after="0" w:line="259" w:lineRule="auto"/>
              <w:ind w:left="0" w:firstLine="0"/>
              <w:jc w:val="left"/>
            </w:pPr>
            <w:r>
              <w:t>-0.3563</w:t>
            </w:r>
          </w:p>
        </w:tc>
        <w:tc>
          <w:tcPr>
            <w:tcW w:w="867" w:type="dxa"/>
            <w:tcBorders>
              <w:top w:val="nil"/>
              <w:left w:val="nil"/>
              <w:bottom w:val="nil"/>
              <w:right w:val="nil"/>
            </w:tcBorders>
          </w:tcPr>
          <w:p w14:paraId="348F815D" w14:textId="77777777" w:rsidR="007015D6" w:rsidRDefault="00350D12">
            <w:pPr>
              <w:spacing w:after="0" w:line="259" w:lineRule="auto"/>
              <w:ind w:left="0" w:firstLine="0"/>
              <w:jc w:val="left"/>
            </w:pPr>
            <w:r>
              <w:t>-0.31972</w:t>
            </w:r>
          </w:p>
        </w:tc>
      </w:tr>
      <w:tr w:rsidR="007015D6" w14:paraId="5517DA3A" w14:textId="77777777">
        <w:trPr>
          <w:trHeight w:val="240"/>
        </w:trPr>
        <w:tc>
          <w:tcPr>
            <w:tcW w:w="1042" w:type="dxa"/>
            <w:tcBorders>
              <w:top w:val="nil"/>
              <w:left w:val="nil"/>
              <w:bottom w:val="nil"/>
              <w:right w:val="nil"/>
            </w:tcBorders>
          </w:tcPr>
          <w:p w14:paraId="617172E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585141B6" w14:textId="77777777" w:rsidR="007015D6" w:rsidRDefault="00350D12">
            <w:pPr>
              <w:spacing w:after="0" w:line="259" w:lineRule="auto"/>
              <w:ind w:left="86" w:firstLine="0"/>
              <w:jc w:val="center"/>
            </w:pPr>
            <w:r>
              <w:t>0.1292</w:t>
            </w:r>
          </w:p>
        </w:tc>
        <w:tc>
          <w:tcPr>
            <w:tcW w:w="1121" w:type="dxa"/>
            <w:tcBorders>
              <w:top w:val="nil"/>
              <w:left w:val="nil"/>
              <w:bottom w:val="nil"/>
              <w:right w:val="nil"/>
            </w:tcBorders>
          </w:tcPr>
          <w:p w14:paraId="4052C3C6" w14:textId="77777777" w:rsidR="007015D6" w:rsidRDefault="00350D12">
            <w:pPr>
              <w:spacing w:after="0" w:line="259" w:lineRule="auto"/>
              <w:ind w:left="74" w:firstLine="0"/>
              <w:jc w:val="center"/>
            </w:pPr>
            <w:r>
              <w:t>0.01145</w:t>
            </w:r>
          </w:p>
        </w:tc>
        <w:tc>
          <w:tcPr>
            <w:tcW w:w="881" w:type="dxa"/>
            <w:tcBorders>
              <w:top w:val="nil"/>
              <w:left w:val="nil"/>
              <w:bottom w:val="nil"/>
              <w:right w:val="nil"/>
            </w:tcBorders>
          </w:tcPr>
          <w:p w14:paraId="422D68E8" w14:textId="77777777" w:rsidR="007015D6" w:rsidRDefault="00350D12">
            <w:pPr>
              <w:spacing w:after="0" w:line="259" w:lineRule="auto"/>
              <w:ind w:left="63" w:firstLine="0"/>
              <w:jc w:val="left"/>
            </w:pPr>
            <w:r>
              <w:t>11.282</w:t>
            </w:r>
          </w:p>
        </w:tc>
        <w:tc>
          <w:tcPr>
            <w:tcW w:w="923" w:type="dxa"/>
            <w:tcBorders>
              <w:top w:val="nil"/>
              <w:left w:val="nil"/>
              <w:bottom w:val="nil"/>
              <w:right w:val="nil"/>
            </w:tcBorders>
          </w:tcPr>
          <w:p w14:paraId="631E6E4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179D6D7" w14:textId="77777777" w:rsidR="007015D6" w:rsidRDefault="00350D12">
            <w:pPr>
              <w:spacing w:after="0" w:line="259" w:lineRule="auto"/>
              <w:ind w:left="105" w:firstLine="0"/>
              <w:jc w:val="left"/>
            </w:pPr>
            <w:r>
              <w:t>95.6</w:t>
            </w:r>
          </w:p>
        </w:tc>
        <w:tc>
          <w:tcPr>
            <w:tcW w:w="881" w:type="dxa"/>
            <w:tcBorders>
              <w:top w:val="nil"/>
              <w:left w:val="nil"/>
              <w:bottom w:val="nil"/>
              <w:right w:val="nil"/>
            </w:tcBorders>
          </w:tcPr>
          <w:p w14:paraId="5A33B44B" w14:textId="77777777" w:rsidR="007015D6" w:rsidRDefault="00350D12">
            <w:pPr>
              <w:spacing w:after="0" w:line="259" w:lineRule="auto"/>
              <w:ind w:left="63" w:firstLine="0"/>
              <w:jc w:val="left"/>
            </w:pPr>
            <w:r>
              <w:t>0.1067</w:t>
            </w:r>
          </w:p>
        </w:tc>
        <w:tc>
          <w:tcPr>
            <w:tcW w:w="867" w:type="dxa"/>
            <w:tcBorders>
              <w:top w:val="nil"/>
              <w:left w:val="nil"/>
              <w:bottom w:val="nil"/>
              <w:right w:val="nil"/>
            </w:tcBorders>
          </w:tcPr>
          <w:p w14:paraId="0C989850" w14:textId="77777777" w:rsidR="007015D6" w:rsidRDefault="00350D12">
            <w:pPr>
              <w:spacing w:after="0" w:line="259" w:lineRule="auto"/>
              <w:ind w:left="63" w:firstLine="0"/>
              <w:jc w:val="left"/>
            </w:pPr>
            <w:r>
              <w:t>0.15163</w:t>
            </w:r>
          </w:p>
        </w:tc>
      </w:tr>
      <w:tr w:rsidR="007015D6" w14:paraId="4B4D4141" w14:textId="77777777">
        <w:trPr>
          <w:trHeight w:val="238"/>
        </w:trPr>
        <w:tc>
          <w:tcPr>
            <w:tcW w:w="1042" w:type="dxa"/>
            <w:tcBorders>
              <w:top w:val="nil"/>
              <w:left w:val="nil"/>
              <w:bottom w:val="nil"/>
              <w:right w:val="nil"/>
            </w:tcBorders>
          </w:tcPr>
          <w:p w14:paraId="0F1BC082" w14:textId="77777777" w:rsidR="007015D6" w:rsidRDefault="00350D12">
            <w:pPr>
              <w:spacing w:after="0" w:line="259" w:lineRule="auto"/>
              <w:ind w:left="120" w:firstLine="0"/>
              <w:jc w:val="left"/>
            </w:pPr>
            <w:r>
              <w:t>P - S</w:t>
            </w:r>
          </w:p>
        </w:tc>
        <w:tc>
          <w:tcPr>
            <w:tcW w:w="1028" w:type="dxa"/>
            <w:tcBorders>
              <w:top w:val="nil"/>
              <w:left w:val="nil"/>
              <w:bottom w:val="nil"/>
              <w:right w:val="nil"/>
            </w:tcBorders>
          </w:tcPr>
          <w:p w14:paraId="36B5021C" w14:textId="77777777" w:rsidR="007015D6" w:rsidRDefault="00350D12">
            <w:pPr>
              <w:spacing w:after="0" w:line="259" w:lineRule="auto"/>
              <w:ind w:left="86" w:firstLine="0"/>
              <w:jc w:val="center"/>
            </w:pPr>
            <w:r>
              <w:t>0.0051</w:t>
            </w:r>
          </w:p>
        </w:tc>
        <w:tc>
          <w:tcPr>
            <w:tcW w:w="1121" w:type="dxa"/>
            <w:tcBorders>
              <w:top w:val="nil"/>
              <w:left w:val="nil"/>
              <w:bottom w:val="nil"/>
              <w:right w:val="nil"/>
            </w:tcBorders>
          </w:tcPr>
          <w:p w14:paraId="591EBF91" w14:textId="77777777" w:rsidR="007015D6" w:rsidRDefault="00350D12">
            <w:pPr>
              <w:spacing w:after="0" w:line="259" w:lineRule="auto"/>
              <w:ind w:left="74" w:firstLine="0"/>
              <w:jc w:val="center"/>
            </w:pPr>
            <w:r>
              <w:t>0.01156</w:t>
            </w:r>
          </w:p>
        </w:tc>
        <w:tc>
          <w:tcPr>
            <w:tcW w:w="881" w:type="dxa"/>
            <w:tcBorders>
              <w:top w:val="nil"/>
              <w:left w:val="nil"/>
              <w:bottom w:val="nil"/>
              <w:right w:val="nil"/>
            </w:tcBorders>
          </w:tcPr>
          <w:p w14:paraId="0BA7FDE3" w14:textId="77777777" w:rsidR="007015D6" w:rsidRDefault="00350D12">
            <w:pPr>
              <w:spacing w:after="0" w:line="259" w:lineRule="auto"/>
              <w:ind w:left="168" w:firstLine="0"/>
              <w:jc w:val="left"/>
            </w:pPr>
            <w:r>
              <w:t>0.441</w:t>
            </w:r>
          </w:p>
        </w:tc>
        <w:tc>
          <w:tcPr>
            <w:tcW w:w="923" w:type="dxa"/>
            <w:tcBorders>
              <w:top w:val="nil"/>
              <w:left w:val="nil"/>
              <w:bottom w:val="nil"/>
              <w:right w:val="nil"/>
            </w:tcBorders>
          </w:tcPr>
          <w:p w14:paraId="46C3A9A2" w14:textId="77777777" w:rsidR="007015D6" w:rsidRDefault="00350D12">
            <w:pPr>
              <w:spacing w:after="0" w:line="259" w:lineRule="auto"/>
              <w:ind w:left="0" w:firstLine="0"/>
              <w:jc w:val="left"/>
            </w:pPr>
            <w:r>
              <w:t>0.65927</w:t>
            </w:r>
          </w:p>
        </w:tc>
        <w:tc>
          <w:tcPr>
            <w:tcW w:w="713" w:type="dxa"/>
            <w:tcBorders>
              <w:top w:val="nil"/>
              <w:left w:val="nil"/>
              <w:bottom w:val="nil"/>
              <w:right w:val="nil"/>
            </w:tcBorders>
          </w:tcPr>
          <w:p w14:paraId="5B4F8038" w14:textId="77777777" w:rsidR="007015D6" w:rsidRDefault="00350D12">
            <w:pPr>
              <w:spacing w:after="0" w:line="259" w:lineRule="auto"/>
              <w:ind w:left="87" w:firstLine="0"/>
              <w:jc w:val="center"/>
            </w:pPr>
            <w:r>
              <w:t>0.6</w:t>
            </w:r>
          </w:p>
        </w:tc>
        <w:tc>
          <w:tcPr>
            <w:tcW w:w="881" w:type="dxa"/>
            <w:tcBorders>
              <w:top w:val="nil"/>
              <w:left w:val="nil"/>
              <w:bottom w:val="nil"/>
              <w:right w:val="nil"/>
            </w:tcBorders>
          </w:tcPr>
          <w:p w14:paraId="13F6D26B" w14:textId="77777777" w:rsidR="007015D6" w:rsidRDefault="00350D12">
            <w:pPr>
              <w:spacing w:after="0" w:line="259" w:lineRule="auto"/>
              <w:ind w:left="0" w:firstLine="0"/>
              <w:jc w:val="left"/>
            </w:pPr>
            <w:r>
              <w:t>-0.0176</w:t>
            </w:r>
          </w:p>
        </w:tc>
        <w:tc>
          <w:tcPr>
            <w:tcW w:w="867" w:type="dxa"/>
            <w:tcBorders>
              <w:top w:val="nil"/>
              <w:left w:val="nil"/>
              <w:bottom w:val="nil"/>
              <w:right w:val="nil"/>
            </w:tcBorders>
          </w:tcPr>
          <w:p w14:paraId="7EF2FFD3" w14:textId="77777777" w:rsidR="007015D6" w:rsidRDefault="00350D12">
            <w:pPr>
              <w:spacing w:after="0" w:line="259" w:lineRule="auto"/>
              <w:ind w:left="63" w:firstLine="0"/>
              <w:jc w:val="left"/>
            </w:pPr>
            <w:r>
              <w:t>0.02775</w:t>
            </w:r>
          </w:p>
        </w:tc>
      </w:tr>
      <w:tr w:rsidR="007015D6" w14:paraId="05A8C9D3" w14:textId="77777777">
        <w:trPr>
          <w:trHeight w:val="239"/>
        </w:trPr>
        <w:tc>
          <w:tcPr>
            <w:tcW w:w="1042" w:type="dxa"/>
            <w:tcBorders>
              <w:top w:val="nil"/>
              <w:left w:val="nil"/>
              <w:bottom w:val="nil"/>
              <w:right w:val="nil"/>
            </w:tcBorders>
          </w:tcPr>
          <w:p w14:paraId="6DCD4156"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76508191" w14:textId="77777777" w:rsidR="007015D6" w:rsidRDefault="00350D12">
            <w:pPr>
              <w:spacing w:after="0" w:line="259" w:lineRule="auto"/>
              <w:ind w:left="147" w:firstLine="0"/>
              <w:jc w:val="left"/>
            </w:pPr>
            <w:r>
              <w:t>-0.0951</w:t>
            </w:r>
          </w:p>
        </w:tc>
        <w:tc>
          <w:tcPr>
            <w:tcW w:w="1121" w:type="dxa"/>
            <w:tcBorders>
              <w:top w:val="nil"/>
              <w:left w:val="nil"/>
              <w:bottom w:val="nil"/>
              <w:right w:val="nil"/>
            </w:tcBorders>
          </w:tcPr>
          <w:p w14:paraId="0987854D"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2F11848F" w14:textId="77777777" w:rsidR="007015D6" w:rsidRDefault="00350D12">
            <w:pPr>
              <w:spacing w:after="0" w:line="259" w:lineRule="auto"/>
              <w:ind w:left="105" w:firstLine="0"/>
              <w:jc w:val="left"/>
            </w:pPr>
            <w:r>
              <w:t>-8.427</w:t>
            </w:r>
          </w:p>
        </w:tc>
        <w:tc>
          <w:tcPr>
            <w:tcW w:w="923" w:type="dxa"/>
            <w:tcBorders>
              <w:top w:val="nil"/>
              <w:left w:val="nil"/>
              <w:bottom w:val="nil"/>
              <w:right w:val="nil"/>
            </w:tcBorders>
          </w:tcPr>
          <w:p w14:paraId="4E17348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B46B299" w14:textId="77777777" w:rsidR="007015D6" w:rsidRDefault="00350D12">
            <w:pPr>
              <w:spacing w:after="0" w:line="259" w:lineRule="auto"/>
              <w:ind w:left="105" w:firstLine="0"/>
              <w:jc w:val="left"/>
            </w:pPr>
            <w:r>
              <w:t>54.7</w:t>
            </w:r>
          </w:p>
        </w:tc>
        <w:tc>
          <w:tcPr>
            <w:tcW w:w="881" w:type="dxa"/>
            <w:tcBorders>
              <w:top w:val="nil"/>
              <w:left w:val="nil"/>
              <w:bottom w:val="nil"/>
              <w:right w:val="nil"/>
            </w:tcBorders>
          </w:tcPr>
          <w:p w14:paraId="123E8116" w14:textId="77777777" w:rsidR="007015D6" w:rsidRDefault="00350D12">
            <w:pPr>
              <w:spacing w:after="0" w:line="259" w:lineRule="auto"/>
              <w:ind w:left="0" w:firstLine="0"/>
              <w:jc w:val="left"/>
            </w:pPr>
            <w:r>
              <w:t>-0.1172</w:t>
            </w:r>
          </w:p>
        </w:tc>
        <w:tc>
          <w:tcPr>
            <w:tcW w:w="867" w:type="dxa"/>
            <w:tcBorders>
              <w:top w:val="nil"/>
              <w:left w:val="nil"/>
              <w:bottom w:val="nil"/>
              <w:right w:val="nil"/>
            </w:tcBorders>
          </w:tcPr>
          <w:p w14:paraId="02EAD2E2" w14:textId="77777777" w:rsidR="007015D6" w:rsidRDefault="00350D12">
            <w:pPr>
              <w:spacing w:after="0" w:line="259" w:lineRule="auto"/>
              <w:ind w:left="0" w:firstLine="0"/>
              <w:jc w:val="left"/>
            </w:pPr>
            <w:r>
              <w:t>-0.07297</w:t>
            </w:r>
          </w:p>
        </w:tc>
      </w:tr>
      <w:tr w:rsidR="007015D6" w14:paraId="3013C111" w14:textId="77777777">
        <w:trPr>
          <w:trHeight w:val="239"/>
        </w:trPr>
        <w:tc>
          <w:tcPr>
            <w:tcW w:w="1042" w:type="dxa"/>
            <w:tcBorders>
              <w:top w:val="nil"/>
              <w:left w:val="nil"/>
              <w:bottom w:val="nil"/>
              <w:right w:val="nil"/>
            </w:tcBorders>
          </w:tcPr>
          <w:p w14:paraId="37534D17"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11C146FD" w14:textId="77777777" w:rsidR="007015D6" w:rsidRDefault="00350D12">
            <w:pPr>
              <w:spacing w:after="0" w:line="259" w:lineRule="auto"/>
              <w:ind w:left="147" w:firstLine="0"/>
              <w:jc w:val="left"/>
            </w:pPr>
            <w:r>
              <w:t>-0.1156</w:t>
            </w:r>
          </w:p>
        </w:tc>
        <w:tc>
          <w:tcPr>
            <w:tcW w:w="1121" w:type="dxa"/>
            <w:tcBorders>
              <w:top w:val="nil"/>
              <w:left w:val="nil"/>
              <w:bottom w:val="nil"/>
              <w:right w:val="nil"/>
            </w:tcBorders>
          </w:tcPr>
          <w:p w14:paraId="3ECD01B8" w14:textId="77777777" w:rsidR="007015D6" w:rsidRDefault="00350D12">
            <w:pPr>
              <w:spacing w:after="0" w:line="259" w:lineRule="auto"/>
              <w:ind w:left="74" w:firstLine="0"/>
              <w:jc w:val="center"/>
            </w:pPr>
            <w:r>
              <w:t>0.01139</w:t>
            </w:r>
          </w:p>
        </w:tc>
        <w:tc>
          <w:tcPr>
            <w:tcW w:w="881" w:type="dxa"/>
            <w:tcBorders>
              <w:top w:val="nil"/>
              <w:left w:val="nil"/>
              <w:bottom w:val="nil"/>
              <w:right w:val="nil"/>
            </w:tcBorders>
          </w:tcPr>
          <w:p w14:paraId="59C7D752" w14:textId="77777777" w:rsidR="007015D6" w:rsidRDefault="00350D12">
            <w:pPr>
              <w:spacing w:after="0" w:line="259" w:lineRule="auto"/>
              <w:ind w:left="0" w:firstLine="0"/>
              <w:jc w:val="left"/>
            </w:pPr>
            <w:r>
              <w:t>-10.153</w:t>
            </w:r>
          </w:p>
        </w:tc>
        <w:tc>
          <w:tcPr>
            <w:tcW w:w="923" w:type="dxa"/>
            <w:tcBorders>
              <w:top w:val="nil"/>
              <w:left w:val="nil"/>
              <w:bottom w:val="nil"/>
              <w:right w:val="nil"/>
            </w:tcBorders>
          </w:tcPr>
          <w:p w14:paraId="629C38B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E386261" w14:textId="77777777" w:rsidR="007015D6" w:rsidRDefault="00350D12">
            <w:pPr>
              <w:spacing w:after="0" w:line="259" w:lineRule="auto"/>
              <w:ind w:left="105" w:firstLine="0"/>
              <w:jc w:val="left"/>
            </w:pPr>
            <w:r>
              <w:t>78.0</w:t>
            </w:r>
          </w:p>
        </w:tc>
        <w:tc>
          <w:tcPr>
            <w:tcW w:w="881" w:type="dxa"/>
            <w:tcBorders>
              <w:top w:val="nil"/>
              <w:left w:val="nil"/>
              <w:bottom w:val="nil"/>
              <w:right w:val="nil"/>
            </w:tcBorders>
          </w:tcPr>
          <w:p w14:paraId="7422E8EB" w14:textId="77777777" w:rsidR="007015D6" w:rsidRDefault="00350D12">
            <w:pPr>
              <w:spacing w:after="0" w:line="259" w:lineRule="auto"/>
              <w:ind w:left="0" w:firstLine="0"/>
              <w:jc w:val="left"/>
            </w:pPr>
            <w:r>
              <w:t>-0.1380</w:t>
            </w:r>
          </w:p>
        </w:tc>
        <w:tc>
          <w:tcPr>
            <w:tcW w:w="867" w:type="dxa"/>
            <w:tcBorders>
              <w:top w:val="nil"/>
              <w:left w:val="nil"/>
              <w:bottom w:val="nil"/>
              <w:right w:val="nil"/>
            </w:tcBorders>
          </w:tcPr>
          <w:p w14:paraId="7A4E7CB9" w14:textId="77777777" w:rsidR="007015D6" w:rsidRDefault="00350D12">
            <w:pPr>
              <w:spacing w:after="0" w:line="259" w:lineRule="auto"/>
              <w:ind w:left="0" w:firstLine="0"/>
              <w:jc w:val="left"/>
            </w:pPr>
            <w:r>
              <w:t>-0.09332</w:t>
            </w:r>
          </w:p>
        </w:tc>
      </w:tr>
      <w:tr w:rsidR="007015D6" w14:paraId="7AFD8C5C" w14:textId="77777777">
        <w:trPr>
          <w:trHeight w:val="239"/>
        </w:trPr>
        <w:tc>
          <w:tcPr>
            <w:tcW w:w="1042" w:type="dxa"/>
            <w:tcBorders>
              <w:top w:val="nil"/>
              <w:left w:val="nil"/>
              <w:bottom w:val="nil"/>
              <w:right w:val="nil"/>
            </w:tcBorders>
          </w:tcPr>
          <w:p w14:paraId="00E26665"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087EF388" w14:textId="77777777" w:rsidR="007015D6" w:rsidRDefault="00350D12">
            <w:pPr>
              <w:spacing w:after="0" w:line="259" w:lineRule="auto"/>
              <w:ind w:left="147" w:firstLine="0"/>
              <w:jc w:val="left"/>
            </w:pPr>
            <w:r>
              <w:t>-0.4035</w:t>
            </w:r>
          </w:p>
        </w:tc>
        <w:tc>
          <w:tcPr>
            <w:tcW w:w="1121" w:type="dxa"/>
            <w:tcBorders>
              <w:top w:val="nil"/>
              <w:left w:val="nil"/>
              <w:bottom w:val="nil"/>
              <w:right w:val="nil"/>
            </w:tcBorders>
          </w:tcPr>
          <w:p w14:paraId="09515CC9" w14:textId="77777777" w:rsidR="007015D6" w:rsidRDefault="00350D12">
            <w:pPr>
              <w:spacing w:after="0" w:line="259" w:lineRule="auto"/>
              <w:ind w:left="74" w:firstLine="0"/>
              <w:jc w:val="center"/>
            </w:pPr>
            <w:r>
              <w:t>0.00939</w:t>
            </w:r>
          </w:p>
        </w:tc>
        <w:tc>
          <w:tcPr>
            <w:tcW w:w="881" w:type="dxa"/>
            <w:tcBorders>
              <w:top w:val="nil"/>
              <w:left w:val="nil"/>
              <w:bottom w:val="nil"/>
              <w:right w:val="nil"/>
            </w:tcBorders>
          </w:tcPr>
          <w:p w14:paraId="116148BA" w14:textId="77777777" w:rsidR="007015D6" w:rsidRDefault="00350D12">
            <w:pPr>
              <w:spacing w:after="0" w:line="259" w:lineRule="auto"/>
              <w:ind w:left="0" w:firstLine="0"/>
              <w:jc w:val="left"/>
            </w:pPr>
            <w:r>
              <w:t>-42.966</w:t>
            </w:r>
          </w:p>
        </w:tc>
        <w:tc>
          <w:tcPr>
            <w:tcW w:w="923" w:type="dxa"/>
            <w:tcBorders>
              <w:top w:val="nil"/>
              <w:left w:val="nil"/>
              <w:bottom w:val="nil"/>
              <w:right w:val="nil"/>
            </w:tcBorders>
          </w:tcPr>
          <w:p w14:paraId="5C2FBE27"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2E9ED7AA"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1EC46FB9" w14:textId="77777777" w:rsidR="007015D6" w:rsidRDefault="00350D12">
            <w:pPr>
              <w:spacing w:after="0" w:line="259" w:lineRule="auto"/>
              <w:ind w:left="0" w:firstLine="0"/>
              <w:jc w:val="left"/>
            </w:pPr>
            <w:r>
              <w:t>-0.4219</w:t>
            </w:r>
          </w:p>
        </w:tc>
        <w:tc>
          <w:tcPr>
            <w:tcW w:w="867" w:type="dxa"/>
            <w:tcBorders>
              <w:top w:val="nil"/>
              <w:left w:val="nil"/>
              <w:bottom w:val="nil"/>
              <w:right w:val="nil"/>
            </w:tcBorders>
          </w:tcPr>
          <w:p w14:paraId="70FED350" w14:textId="77777777" w:rsidR="007015D6" w:rsidRDefault="00350D12">
            <w:pPr>
              <w:spacing w:after="0" w:line="259" w:lineRule="auto"/>
              <w:ind w:left="0" w:firstLine="0"/>
              <w:jc w:val="left"/>
            </w:pPr>
            <w:r>
              <w:t>-0.38506</w:t>
            </w:r>
          </w:p>
        </w:tc>
      </w:tr>
      <w:tr w:rsidR="007015D6" w14:paraId="52AF6B2C" w14:textId="77777777">
        <w:trPr>
          <w:trHeight w:val="239"/>
        </w:trPr>
        <w:tc>
          <w:tcPr>
            <w:tcW w:w="1042" w:type="dxa"/>
            <w:tcBorders>
              <w:top w:val="nil"/>
              <w:left w:val="nil"/>
              <w:bottom w:val="nil"/>
              <w:right w:val="nil"/>
            </w:tcBorders>
          </w:tcPr>
          <w:p w14:paraId="6BFE9FA1"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223EC738" w14:textId="77777777" w:rsidR="007015D6" w:rsidRDefault="00350D12">
            <w:pPr>
              <w:spacing w:after="0" w:line="259" w:lineRule="auto"/>
              <w:ind w:left="86" w:firstLine="0"/>
              <w:jc w:val="center"/>
            </w:pPr>
            <w:r>
              <w:t>0.0637</w:t>
            </w:r>
          </w:p>
        </w:tc>
        <w:tc>
          <w:tcPr>
            <w:tcW w:w="1121" w:type="dxa"/>
            <w:tcBorders>
              <w:top w:val="nil"/>
              <w:left w:val="nil"/>
              <w:bottom w:val="nil"/>
              <w:right w:val="nil"/>
            </w:tcBorders>
          </w:tcPr>
          <w:p w14:paraId="5D6D8031" w14:textId="77777777" w:rsidR="007015D6" w:rsidRDefault="00350D12">
            <w:pPr>
              <w:spacing w:after="0" w:line="259" w:lineRule="auto"/>
              <w:ind w:left="74" w:firstLine="0"/>
              <w:jc w:val="center"/>
            </w:pPr>
            <w:r>
              <w:t>0.01151</w:t>
            </w:r>
          </w:p>
        </w:tc>
        <w:tc>
          <w:tcPr>
            <w:tcW w:w="881" w:type="dxa"/>
            <w:tcBorders>
              <w:top w:val="nil"/>
              <w:left w:val="nil"/>
              <w:bottom w:val="nil"/>
              <w:right w:val="nil"/>
            </w:tcBorders>
          </w:tcPr>
          <w:p w14:paraId="4CDBB144" w14:textId="77777777" w:rsidR="007015D6" w:rsidRDefault="00350D12">
            <w:pPr>
              <w:spacing w:after="0" w:line="259" w:lineRule="auto"/>
              <w:ind w:left="168" w:firstLine="0"/>
              <w:jc w:val="left"/>
            </w:pPr>
            <w:r>
              <w:t>5.538</w:t>
            </w:r>
          </w:p>
        </w:tc>
        <w:tc>
          <w:tcPr>
            <w:tcW w:w="923" w:type="dxa"/>
            <w:tcBorders>
              <w:top w:val="nil"/>
              <w:left w:val="nil"/>
              <w:bottom w:val="nil"/>
              <w:right w:val="nil"/>
            </w:tcBorders>
          </w:tcPr>
          <w:p w14:paraId="232C52E6"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675092F" w14:textId="77777777" w:rsidR="007015D6" w:rsidRDefault="00350D12">
            <w:pPr>
              <w:spacing w:after="0" w:line="259" w:lineRule="auto"/>
              <w:ind w:left="105" w:firstLine="0"/>
              <w:jc w:val="left"/>
            </w:pPr>
            <w:r>
              <w:t>25.0</w:t>
            </w:r>
          </w:p>
        </w:tc>
        <w:tc>
          <w:tcPr>
            <w:tcW w:w="881" w:type="dxa"/>
            <w:tcBorders>
              <w:top w:val="nil"/>
              <w:left w:val="nil"/>
              <w:bottom w:val="nil"/>
              <w:right w:val="nil"/>
            </w:tcBorders>
          </w:tcPr>
          <w:p w14:paraId="02EE42CB" w14:textId="77777777" w:rsidR="007015D6" w:rsidRDefault="00350D12">
            <w:pPr>
              <w:spacing w:after="0" w:line="259" w:lineRule="auto"/>
              <w:ind w:left="63" w:firstLine="0"/>
              <w:jc w:val="left"/>
            </w:pPr>
            <w:r>
              <w:t>0.0412</w:t>
            </w:r>
          </w:p>
        </w:tc>
        <w:tc>
          <w:tcPr>
            <w:tcW w:w="867" w:type="dxa"/>
            <w:tcBorders>
              <w:top w:val="nil"/>
              <w:left w:val="nil"/>
              <w:bottom w:val="nil"/>
              <w:right w:val="nil"/>
            </w:tcBorders>
          </w:tcPr>
          <w:p w14:paraId="09851CD2" w14:textId="77777777" w:rsidR="007015D6" w:rsidRDefault="00350D12">
            <w:pPr>
              <w:spacing w:after="0" w:line="259" w:lineRule="auto"/>
              <w:ind w:left="63" w:firstLine="0"/>
              <w:jc w:val="left"/>
            </w:pPr>
            <w:r>
              <w:t>0.08627</w:t>
            </w:r>
          </w:p>
        </w:tc>
      </w:tr>
      <w:tr w:rsidR="007015D6" w14:paraId="5C7B5C3E" w14:textId="77777777">
        <w:trPr>
          <w:trHeight w:val="239"/>
        </w:trPr>
        <w:tc>
          <w:tcPr>
            <w:tcW w:w="1042" w:type="dxa"/>
            <w:tcBorders>
              <w:top w:val="nil"/>
              <w:left w:val="nil"/>
              <w:bottom w:val="nil"/>
              <w:right w:val="nil"/>
            </w:tcBorders>
          </w:tcPr>
          <w:p w14:paraId="2EAF6160"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193767BC" w14:textId="77777777" w:rsidR="007015D6" w:rsidRDefault="00350D12">
            <w:pPr>
              <w:spacing w:after="0" w:line="259" w:lineRule="auto"/>
              <w:ind w:left="147" w:firstLine="0"/>
              <w:jc w:val="left"/>
            </w:pPr>
            <w:r>
              <w:t>-0.1002</w:t>
            </w:r>
          </w:p>
        </w:tc>
        <w:tc>
          <w:tcPr>
            <w:tcW w:w="1121" w:type="dxa"/>
            <w:tcBorders>
              <w:top w:val="nil"/>
              <w:left w:val="nil"/>
              <w:bottom w:val="nil"/>
              <w:right w:val="nil"/>
            </w:tcBorders>
          </w:tcPr>
          <w:p w14:paraId="7D935230" w14:textId="77777777" w:rsidR="007015D6" w:rsidRDefault="00350D12">
            <w:pPr>
              <w:spacing w:after="0" w:line="259" w:lineRule="auto"/>
              <w:ind w:left="74" w:firstLine="0"/>
              <w:jc w:val="center"/>
            </w:pPr>
            <w:r>
              <w:t>0.01128</w:t>
            </w:r>
          </w:p>
        </w:tc>
        <w:tc>
          <w:tcPr>
            <w:tcW w:w="881" w:type="dxa"/>
            <w:tcBorders>
              <w:top w:val="nil"/>
              <w:left w:val="nil"/>
              <w:bottom w:val="nil"/>
              <w:right w:val="nil"/>
            </w:tcBorders>
          </w:tcPr>
          <w:p w14:paraId="17C4F2CD" w14:textId="77777777" w:rsidR="007015D6" w:rsidRDefault="00350D12">
            <w:pPr>
              <w:spacing w:after="0" w:line="259" w:lineRule="auto"/>
              <w:ind w:left="105" w:firstLine="0"/>
              <w:jc w:val="left"/>
            </w:pPr>
            <w:r>
              <w:t>-8.883</w:t>
            </w:r>
          </w:p>
        </w:tc>
        <w:tc>
          <w:tcPr>
            <w:tcW w:w="923" w:type="dxa"/>
            <w:tcBorders>
              <w:top w:val="nil"/>
              <w:left w:val="nil"/>
              <w:bottom w:val="nil"/>
              <w:right w:val="nil"/>
            </w:tcBorders>
          </w:tcPr>
          <w:p w14:paraId="79A36395"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C30456A" w14:textId="77777777" w:rsidR="007015D6" w:rsidRDefault="00350D12">
            <w:pPr>
              <w:spacing w:after="0" w:line="259" w:lineRule="auto"/>
              <w:ind w:left="105" w:firstLine="0"/>
              <w:jc w:val="left"/>
            </w:pPr>
            <w:r>
              <w:t>60.4</w:t>
            </w:r>
          </w:p>
        </w:tc>
        <w:tc>
          <w:tcPr>
            <w:tcW w:w="881" w:type="dxa"/>
            <w:tcBorders>
              <w:top w:val="nil"/>
              <w:left w:val="nil"/>
              <w:bottom w:val="nil"/>
              <w:right w:val="nil"/>
            </w:tcBorders>
          </w:tcPr>
          <w:p w14:paraId="32E3B7C5" w14:textId="77777777" w:rsidR="007015D6" w:rsidRDefault="00350D12">
            <w:pPr>
              <w:spacing w:after="0" w:line="259" w:lineRule="auto"/>
              <w:ind w:left="0" w:firstLine="0"/>
              <w:jc w:val="left"/>
            </w:pPr>
            <w:r>
              <w:t>-0.1223</w:t>
            </w:r>
          </w:p>
        </w:tc>
        <w:tc>
          <w:tcPr>
            <w:tcW w:w="867" w:type="dxa"/>
            <w:tcBorders>
              <w:top w:val="nil"/>
              <w:left w:val="nil"/>
              <w:bottom w:val="nil"/>
              <w:right w:val="nil"/>
            </w:tcBorders>
          </w:tcPr>
          <w:p w14:paraId="650DC63F" w14:textId="77777777" w:rsidR="007015D6" w:rsidRDefault="00350D12">
            <w:pPr>
              <w:spacing w:after="0" w:line="259" w:lineRule="auto"/>
              <w:ind w:left="0" w:firstLine="0"/>
              <w:jc w:val="left"/>
            </w:pPr>
            <w:r>
              <w:t>-0.07808</w:t>
            </w:r>
          </w:p>
        </w:tc>
      </w:tr>
      <w:tr w:rsidR="007015D6" w14:paraId="510EE835" w14:textId="77777777">
        <w:trPr>
          <w:trHeight w:val="239"/>
        </w:trPr>
        <w:tc>
          <w:tcPr>
            <w:tcW w:w="1042" w:type="dxa"/>
            <w:tcBorders>
              <w:top w:val="nil"/>
              <w:left w:val="nil"/>
              <w:bottom w:val="nil"/>
              <w:right w:val="nil"/>
            </w:tcBorders>
          </w:tcPr>
          <w:p w14:paraId="038E8BF2"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0E9B7917" w14:textId="77777777" w:rsidR="007015D6" w:rsidRDefault="00350D12">
            <w:pPr>
              <w:spacing w:after="0" w:line="259" w:lineRule="auto"/>
              <w:ind w:left="147" w:firstLine="0"/>
              <w:jc w:val="left"/>
            </w:pPr>
            <w:r>
              <w:t>-0.1207</w:t>
            </w:r>
          </w:p>
        </w:tc>
        <w:tc>
          <w:tcPr>
            <w:tcW w:w="1121" w:type="dxa"/>
            <w:tcBorders>
              <w:top w:val="nil"/>
              <w:left w:val="nil"/>
              <w:bottom w:val="nil"/>
              <w:right w:val="nil"/>
            </w:tcBorders>
          </w:tcPr>
          <w:p w14:paraId="7D812757" w14:textId="77777777" w:rsidR="007015D6" w:rsidRDefault="00350D12">
            <w:pPr>
              <w:spacing w:after="0" w:line="259" w:lineRule="auto"/>
              <w:ind w:left="74" w:firstLine="0"/>
              <w:jc w:val="center"/>
            </w:pPr>
            <w:r>
              <w:t>0.01138</w:t>
            </w:r>
          </w:p>
        </w:tc>
        <w:tc>
          <w:tcPr>
            <w:tcW w:w="881" w:type="dxa"/>
            <w:tcBorders>
              <w:top w:val="nil"/>
              <w:left w:val="nil"/>
              <w:bottom w:val="nil"/>
              <w:right w:val="nil"/>
            </w:tcBorders>
          </w:tcPr>
          <w:p w14:paraId="5ECF3974" w14:textId="77777777" w:rsidR="007015D6" w:rsidRDefault="00350D12">
            <w:pPr>
              <w:spacing w:after="0" w:line="259" w:lineRule="auto"/>
              <w:ind w:left="0" w:firstLine="0"/>
              <w:jc w:val="left"/>
            </w:pPr>
            <w:r>
              <w:t>-10.606</w:t>
            </w:r>
          </w:p>
        </w:tc>
        <w:tc>
          <w:tcPr>
            <w:tcW w:w="923" w:type="dxa"/>
            <w:tcBorders>
              <w:top w:val="nil"/>
              <w:left w:val="nil"/>
              <w:bottom w:val="nil"/>
              <w:right w:val="nil"/>
            </w:tcBorders>
          </w:tcPr>
          <w:p w14:paraId="4EDBF2E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7035B7E" w14:textId="77777777" w:rsidR="007015D6" w:rsidRDefault="00350D12">
            <w:pPr>
              <w:spacing w:after="0" w:line="259" w:lineRule="auto"/>
              <w:ind w:left="105" w:firstLine="0"/>
              <w:jc w:val="left"/>
            </w:pPr>
            <w:r>
              <w:t>84.9</w:t>
            </w:r>
          </w:p>
        </w:tc>
        <w:tc>
          <w:tcPr>
            <w:tcW w:w="881" w:type="dxa"/>
            <w:tcBorders>
              <w:top w:val="nil"/>
              <w:left w:val="nil"/>
              <w:bottom w:val="nil"/>
              <w:right w:val="nil"/>
            </w:tcBorders>
          </w:tcPr>
          <w:p w14:paraId="06D9D21C" w14:textId="77777777" w:rsidR="007015D6" w:rsidRDefault="00350D12">
            <w:pPr>
              <w:spacing w:after="0" w:line="259" w:lineRule="auto"/>
              <w:ind w:left="0" w:firstLine="0"/>
              <w:jc w:val="left"/>
            </w:pPr>
            <w:r>
              <w:t>-0.1431</w:t>
            </w:r>
          </w:p>
        </w:tc>
        <w:tc>
          <w:tcPr>
            <w:tcW w:w="867" w:type="dxa"/>
            <w:tcBorders>
              <w:top w:val="nil"/>
              <w:left w:val="nil"/>
              <w:bottom w:val="nil"/>
              <w:right w:val="nil"/>
            </w:tcBorders>
          </w:tcPr>
          <w:p w14:paraId="6D5E2DC6" w14:textId="77777777" w:rsidR="007015D6" w:rsidRDefault="00350D12">
            <w:pPr>
              <w:spacing w:after="0" w:line="259" w:lineRule="auto"/>
              <w:ind w:left="0" w:firstLine="0"/>
              <w:jc w:val="left"/>
            </w:pPr>
            <w:r>
              <w:t>-0.09843</w:t>
            </w:r>
          </w:p>
        </w:tc>
      </w:tr>
      <w:tr w:rsidR="007015D6" w14:paraId="42371F16" w14:textId="77777777">
        <w:trPr>
          <w:trHeight w:val="239"/>
        </w:trPr>
        <w:tc>
          <w:tcPr>
            <w:tcW w:w="1042" w:type="dxa"/>
            <w:tcBorders>
              <w:top w:val="nil"/>
              <w:left w:val="nil"/>
              <w:bottom w:val="nil"/>
              <w:right w:val="nil"/>
            </w:tcBorders>
          </w:tcPr>
          <w:p w14:paraId="43EF2D05"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499EE4A5" w14:textId="77777777" w:rsidR="007015D6" w:rsidRDefault="00350D12">
            <w:pPr>
              <w:spacing w:after="0" w:line="259" w:lineRule="auto"/>
              <w:ind w:left="147" w:firstLine="0"/>
              <w:jc w:val="left"/>
            </w:pPr>
            <w:r>
              <w:t>-0.4086</w:t>
            </w:r>
          </w:p>
        </w:tc>
        <w:tc>
          <w:tcPr>
            <w:tcW w:w="1121" w:type="dxa"/>
            <w:tcBorders>
              <w:top w:val="nil"/>
              <w:left w:val="nil"/>
              <w:bottom w:val="nil"/>
              <w:right w:val="nil"/>
            </w:tcBorders>
          </w:tcPr>
          <w:p w14:paraId="6FB660E2" w14:textId="77777777" w:rsidR="007015D6" w:rsidRDefault="00350D12">
            <w:pPr>
              <w:spacing w:after="0" w:line="259" w:lineRule="auto"/>
              <w:ind w:left="74" w:firstLine="0"/>
              <w:jc w:val="center"/>
            </w:pPr>
            <w:r>
              <w:t>0.00938</w:t>
            </w:r>
          </w:p>
        </w:tc>
        <w:tc>
          <w:tcPr>
            <w:tcW w:w="881" w:type="dxa"/>
            <w:tcBorders>
              <w:top w:val="nil"/>
              <w:left w:val="nil"/>
              <w:bottom w:val="nil"/>
              <w:right w:val="nil"/>
            </w:tcBorders>
          </w:tcPr>
          <w:p w14:paraId="42AFC13A" w14:textId="77777777" w:rsidR="007015D6" w:rsidRDefault="00350D12">
            <w:pPr>
              <w:spacing w:after="0" w:line="259" w:lineRule="auto"/>
              <w:ind w:left="0" w:firstLine="0"/>
              <w:jc w:val="left"/>
            </w:pPr>
            <w:r>
              <w:t>-43.539</w:t>
            </w:r>
          </w:p>
        </w:tc>
        <w:tc>
          <w:tcPr>
            <w:tcW w:w="923" w:type="dxa"/>
            <w:tcBorders>
              <w:top w:val="nil"/>
              <w:left w:val="nil"/>
              <w:bottom w:val="nil"/>
              <w:right w:val="nil"/>
            </w:tcBorders>
          </w:tcPr>
          <w:p w14:paraId="6B94A31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0426F98" w14:textId="77777777" w:rsidR="007015D6" w:rsidRDefault="00350D12">
            <w:pPr>
              <w:spacing w:after="0" w:line="259" w:lineRule="auto"/>
              <w:ind w:left="139" w:firstLine="0"/>
              <w:jc w:val="center"/>
            </w:pPr>
            <w:r>
              <w:t>Inf</w:t>
            </w:r>
          </w:p>
        </w:tc>
        <w:tc>
          <w:tcPr>
            <w:tcW w:w="881" w:type="dxa"/>
            <w:tcBorders>
              <w:top w:val="nil"/>
              <w:left w:val="nil"/>
              <w:bottom w:val="nil"/>
              <w:right w:val="nil"/>
            </w:tcBorders>
          </w:tcPr>
          <w:p w14:paraId="4FBFEEF6" w14:textId="77777777" w:rsidR="007015D6" w:rsidRDefault="00350D12">
            <w:pPr>
              <w:spacing w:after="0" w:line="259" w:lineRule="auto"/>
              <w:ind w:left="0" w:firstLine="0"/>
              <w:jc w:val="left"/>
            </w:pPr>
            <w:r>
              <w:t>-0.4270</w:t>
            </w:r>
          </w:p>
        </w:tc>
        <w:tc>
          <w:tcPr>
            <w:tcW w:w="867" w:type="dxa"/>
            <w:tcBorders>
              <w:top w:val="nil"/>
              <w:left w:val="nil"/>
              <w:bottom w:val="nil"/>
              <w:right w:val="nil"/>
            </w:tcBorders>
          </w:tcPr>
          <w:p w14:paraId="113F3DEB" w14:textId="77777777" w:rsidR="007015D6" w:rsidRDefault="00350D12">
            <w:pPr>
              <w:spacing w:after="0" w:line="259" w:lineRule="auto"/>
              <w:ind w:left="0" w:firstLine="0"/>
              <w:jc w:val="left"/>
            </w:pPr>
            <w:r>
              <w:t>-0.39017</w:t>
            </w:r>
          </w:p>
        </w:tc>
      </w:tr>
      <w:tr w:rsidR="007015D6" w14:paraId="47A8AD05" w14:textId="77777777">
        <w:trPr>
          <w:trHeight w:val="240"/>
        </w:trPr>
        <w:tc>
          <w:tcPr>
            <w:tcW w:w="1042" w:type="dxa"/>
            <w:tcBorders>
              <w:top w:val="nil"/>
              <w:left w:val="nil"/>
              <w:bottom w:val="nil"/>
              <w:right w:val="nil"/>
            </w:tcBorders>
          </w:tcPr>
          <w:p w14:paraId="57B06A1B"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25E362DB" w14:textId="77777777" w:rsidR="007015D6" w:rsidRDefault="00350D12">
            <w:pPr>
              <w:spacing w:after="0" w:line="259" w:lineRule="auto"/>
              <w:ind w:left="86" w:firstLine="0"/>
              <w:jc w:val="center"/>
            </w:pPr>
            <w:r>
              <w:t>0.0586</w:t>
            </w:r>
          </w:p>
        </w:tc>
        <w:tc>
          <w:tcPr>
            <w:tcW w:w="1121" w:type="dxa"/>
            <w:tcBorders>
              <w:top w:val="nil"/>
              <w:left w:val="nil"/>
              <w:bottom w:val="nil"/>
              <w:right w:val="nil"/>
            </w:tcBorders>
          </w:tcPr>
          <w:p w14:paraId="1F542541" w14:textId="77777777" w:rsidR="007015D6" w:rsidRDefault="00350D12">
            <w:pPr>
              <w:spacing w:after="0" w:line="259" w:lineRule="auto"/>
              <w:ind w:left="74" w:firstLine="0"/>
              <w:jc w:val="center"/>
            </w:pPr>
            <w:r>
              <w:t>0.01150</w:t>
            </w:r>
          </w:p>
        </w:tc>
        <w:tc>
          <w:tcPr>
            <w:tcW w:w="881" w:type="dxa"/>
            <w:tcBorders>
              <w:top w:val="nil"/>
              <w:left w:val="nil"/>
              <w:bottom w:val="nil"/>
              <w:right w:val="nil"/>
            </w:tcBorders>
          </w:tcPr>
          <w:p w14:paraId="7A260334" w14:textId="77777777" w:rsidR="007015D6" w:rsidRDefault="00350D12">
            <w:pPr>
              <w:spacing w:after="0" w:line="259" w:lineRule="auto"/>
              <w:ind w:left="168" w:firstLine="0"/>
              <w:jc w:val="left"/>
            </w:pPr>
            <w:r>
              <w:t>5.097</w:t>
            </w:r>
          </w:p>
        </w:tc>
        <w:tc>
          <w:tcPr>
            <w:tcW w:w="923" w:type="dxa"/>
            <w:tcBorders>
              <w:top w:val="nil"/>
              <w:left w:val="nil"/>
              <w:bottom w:val="nil"/>
              <w:right w:val="nil"/>
            </w:tcBorders>
          </w:tcPr>
          <w:p w14:paraId="1F55E4DE"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D39DF9B" w14:textId="77777777" w:rsidR="007015D6" w:rsidRDefault="00350D12">
            <w:pPr>
              <w:spacing w:after="0" w:line="259" w:lineRule="auto"/>
              <w:ind w:left="105" w:firstLine="0"/>
              <w:jc w:val="left"/>
            </w:pPr>
            <w:r>
              <w:t>21.5</w:t>
            </w:r>
          </w:p>
        </w:tc>
        <w:tc>
          <w:tcPr>
            <w:tcW w:w="881" w:type="dxa"/>
            <w:tcBorders>
              <w:top w:val="nil"/>
              <w:left w:val="nil"/>
              <w:bottom w:val="nil"/>
              <w:right w:val="nil"/>
            </w:tcBorders>
          </w:tcPr>
          <w:p w14:paraId="704417AB" w14:textId="77777777" w:rsidR="007015D6" w:rsidRDefault="00350D12">
            <w:pPr>
              <w:spacing w:after="0" w:line="259" w:lineRule="auto"/>
              <w:ind w:left="63" w:firstLine="0"/>
              <w:jc w:val="left"/>
            </w:pPr>
            <w:r>
              <w:t>0.0361</w:t>
            </w:r>
          </w:p>
        </w:tc>
        <w:tc>
          <w:tcPr>
            <w:tcW w:w="867" w:type="dxa"/>
            <w:tcBorders>
              <w:top w:val="nil"/>
              <w:left w:val="nil"/>
              <w:bottom w:val="nil"/>
              <w:right w:val="nil"/>
            </w:tcBorders>
          </w:tcPr>
          <w:p w14:paraId="7F4CFD91" w14:textId="77777777" w:rsidR="007015D6" w:rsidRDefault="00350D12">
            <w:pPr>
              <w:spacing w:after="0" w:line="259" w:lineRule="auto"/>
              <w:ind w:left="63" w:firstLine="0"/>
              <w:jc w:val="left"/>
            </w:pPr>
            <w:r>
              <w:t>0.08117</w:t>
            </w:r>
          </w:p>
        </w:tc>
      </w:tr>
      <w:tr w:rsidR="007015D6" w14:paraId="084B497E" w14:textId="77777777">
        <w:trPr>
          <w:trHeight w:val="238"/>
        </w:trPr>
        <w:tc>
          <w:tcPr>
            <w:tcW w:w="1042" w:type="dxa"/>
            <w:tcBorders>
              <w:top w:val="nil"/>
              <w:left w:val="nil"/>
              <w:bottom w:val="nil"/>
              <w:right w:val="nil"/>
            </w:tcBorders>
          </w:tcPr>
          <w:p w14:paraId="2D0270B5" w14:textId="77777777" w:rsidR="007015D6" w:rsidRDefault="00350D12">
            <w:pPr>
              <w:spacing w:after="0" w:line="259" w:lineRule="auto"/>
              <w:ind w:left="120" w:firstLine="0"/>
              <w:jc w:val="left"/>
            </w:pPr>
            <w:r>
              <w:t>Na - Mg</w:t>
            </w:r>
          </w:p>
        </w:tc>
        <w:tc>
          <w:tcPr>
            <w:tcW w:w="1028" w:type="dxa"/>
            <w:tcBorders>
              <w:top w:val="nil"/>
              <w:left w:val="nil"/>
              <w:bottom w:val="nil"/>
              <w:right w:val="nil"/>
            </w:tcBorders>
          </w:tcPr>
          <w:p w14:paraId="51AAAC11" w14:textId="77777777" w:rsidR="007015D6" w:rsidRDefault="00350D12">
            <w:pPr>
              <w:spacing w:after="0" w:line="259" w:lineRule="auto"/>
              <w:ind w:left="147" w:firstLine="0"/>
              <w:jc w:val="left"/>
            </w:pPr>
            <w:r>
              <w:t>-0.0206</w:t>
            </w:r>
          </w:p>
        </w:tc>
        <w:tc>
          <w:tcPr>
            <w:tcW w:w="1121" w:type="dxa"/>
            <w:tcBorders>
              <w:top w:val="nil"/>
              <w:left w:val="nil"/>
              <w:bottom w:val="nil"/>
              <w:right w:val="nil"/>
            </w:tcBorders>
          </w:tcPr>
          <w:p w14:paraId="1B97D9A0" w14:textId="77777777" w:rsidR="007015D6" w:rsidRDefault="00350D12">
            <w:pPr>
              <w:spacing w:after="0" w:line="259" w:lineRule="auto"/>
              <w:ind w:left="74" w:firstLine="0"/>
              <w:jc w:val="center"/>
            </w:pPr>
            <w:r>
              <w:t>0.01110</w:t>
            </w:r>
          </w:p>
        </w:tc>
        <w:tc>
          <w:tcPr>
            <w:tcW w:w="881" w:type="dxa"/>
            <w:tcBorders>
              <w:top w:val="nil"/>
              <w:left w:val="nil"/>
              <w:bottom w:val="nil"/>
              <w:right w:val="nil"/>
            </w:tcBorders>
          </w:tcPr>
          <w:p w14:paraId="2B84939C" w14:textId="77777777" w:rsidR="007015D6" w:rsidRDefault="00350D12">
            <w:pPr>
              <w:spacing w:after="0" w:line="259" w:lineRule="auto"/>
              <w:ind w:left="105" w:firstLine="0"/>
              <w:jc w:val="left"/>
            </w:pPr>
            <w:r>
              <w:t>-1.852</w:t>
            </w:r>
          </w:p>
        </w:tc>
        <w:tc>
          <w:tcPr>
            <w:tcW w:w="923" w:type="dxa"/>
            <w:tcBorders>
              <w:top w:val="nil"/>
              <w:left w:val="nil"/>
              <w:bottom w:val="nil"/>
              <w:right w:val="nil"/>
            </w:tcBorders>
          </w:tcPr>
          <w:p w14:paraId="181FA243" w14:textId="77777777" w:rsidR="007015D6" w:rsidRDefault="00350D12">
            <w:pPr>
              <w:spacing w:after="0" w:line="259" w:lineRule="auto"/>
              <w:ind w:left="0" w:firstLine="0"/>
              <w:jc w:val="left"/>
            </w:pPr>
            <w:r>
              <w:t>0.06401</w:t>
            </w:r>
          </w:p>
        </w:tc>
        <w:tc>
          <w:tcPr>
            <w:tcW w:w="713" w:type="dxa"/>
            <w:tcBorders>
              <w:top w:val="nil"/>
              <w:left w:val="nil"/>
              <w:bottom w:val="nil"/>
              <w:right w:val="nil"/>
            </w:tcBorders>
          </w:tcPr>
          <w:p w14:paraId="10A0AEF9" w14:textId="77777777" w:rsidR="007015D6" w:rsidRDefault="00350D12">
            <w:pPr>
              <w:spacing w:after="0" w:line="259" w:lineRule="auto"/>
              <w:ind w:left="87" w:firstLine="0"/>
              <w:jc w:val="center"/>
            </w:pPr>
            <w:r>
              <w:t>4.0</w:t>
            </w:r>
          </w:p>
        </w:tc>
        <w:tc>
          <w:tcPr>
            <w:tcW w:w="881" w:type="dxa"/>
            <w:tcBorders>
              <w:top w:val="nil"/>
              <w:left w:val="nil"/>
              <w:bottom w:val="nil"/>
              <w:right w:val="nil"/>
            </w:tcBorders>
          </w:tcPr>
          <w:p w14:paraId="7F6536A2" w14:textId="77777777" w:rsidR="007015D6" w:rsidRDefault="00350D12">
            <w:pPr>
              <w:spacing w:after="0" w:line="259" w:lineRule="auto"/>
              <w:ind w:left="0" w:firstLine="0"/>
              <w:jc w:val="left"/>
            </w:pPr>
            <w:r>
              <w:t>-0.0423</w:t>
            </w:r>
          </w:p>
        </w:tc>
        <w:tc>
          <w:tcPr>
            <w:tcW w:w="867" w:type="dxa"/>
            <w:tcBorders>
              <w:top w:val="nil"/>
              <w:left w:val="nil"/>
              <w:bottom w:val="nil"/>
              <w:right w:val="nil"/>
            </w:tcBorders>
          </w:tcPr>
          <w:p w14:paraId="68EDDD2F" w14:textId="77777777" w:rsidR="007015D6" w:rsidRDefault="00350D12">
            <w:pPr>
              <w:spacing w:after="0" w:line="259" w:lineRule="auto"/>
              <w:ind w:left="63" w:firstLine="0"/>
              <w:jc w:val="left"/>
            </w:pPr>
            <w:r>
              <w:t>0.00120</w:t>
            </w:r>
          </w:p>
        </w:tc>
      </w:tr>
      <w:tr w:rsidR="007015D6" w14:paraId="5AE108C6" w14:textId="77777777">
        <w:trPr>
          <w:trHeight w:val="239"/>
        </w:trPr>
        <w:tc>
          <w:tcPr>
            <w:tcW w:w="1042" w:type="dxa"/>
            <w:tcBorders>
              <w:top w:val="nil"/>
              <w:left w:val="nil"/>
              <w:bottom w:val="nil"/>
              <w:right w:val="nil"/>
            </w:tcBorders>
          </w:tcPr>
          <w:p w14:paraId="4B4F0C1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328F935E" w14:textId="77777777" w:rsidR="007015D6" w:rsidRDefault="00350D12">
            <w:pPr>
              <w:spacing w:after="0" w:line="259" w:lineRule="auto"/>
              <w:ind w:left="147" w:firstLine="0"/>
              <w:jc w:val="left"/>
            </w:pPr>
            <w:r>
              <w:t>-0.3084</w:t>
            </w:r>
          </w:p>
        </w:tc>
        <w:tc>
          <w:tcPr>
            <w:tcW w:w="1121" w:type="dxa"/>
            <w:tcBorders>
              <w:top w:val="nil"/>
              <w:left w:val="nil"/>
              <w:bottom w:val="nil"/>
              <w:right w:val="nil"/>
            </w:tcBorders>
          </w:tcPr>
          <w:p w14:paraId="49153BCA" w14:textId="77777777" w:rsidR="007015D6" w:rsidRDefault="00350D12">
            <w:pPr>
              <w:spacing w:after="0" w:line="259" w:lineRule="auto"/>
              <w:ind w:left="74" w:firstLine="0"/>
              <w:jc w:val="center"/>
            </w:pPr>
            <w:r>
              <w:t>0.00904</w:t>
            </w:r>
          </w:p>
        </w:tc>
        <w:tc>
          <w:tcPr>
            <w:tcW w:w="881" w:type="dxa"/>
            <w:tcBorders>
              <w:top w:val="nil"/>
              <w:left w:val="nil"/>
              <w:bottom w:val="nil"/>
              <w:right w:val="nil"/>
            </w:tcBorders>
          </w:tcPr>
          <w:p w14:paraId="4EA38887" w14:textId="77777777" w:rsidR="007015D6" w:rsidRDefault="00350D12">
            <w:pPr>
              <w:spacing w:after="0" w:line="259" w:lineRule="auto"/>
              <w:ind w:left="0" w:firstLine="0"/>
              <w:jc w:val="left"/>
            </w:pPr>
            <w:r>
              <w:t>-34.112</w:t>
            </w:r>
          </w:p>
        </w:tc>
        <w:tc>
          <w:tcPr>
            <w:tcW w:w="923" w:type="dxa"/>
            <w:tcBorders>
              <w:top w:val="nil"/>
              <w:left w:val="nil"/>
              <w:bottom w:val="nil"/>
              <w:right w:val="nil"/>
            </w:tcBorders>
          </w:tcPr>
          <w:p w14:paraId="72B97C3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50DEDCF0" w14:textId="77777777" w:rsidR="007015D6" w:rsidRDefault="00350D12">
            <w:pPr>
              <w:spacing w:after="0" w:line="259" w:lineRule="auto"/>
              <w:ind w:left="0" w:firstLine="0"/>
              <w:jc w:val="left"/>
            </w:pPr>
            <w:r>
              <w:t>844.8</w:t>
            </w:r>
          </w:p>
        </w:tc>
        <w:tc>
          <w:tcPr>
            <w:tcW w:w="881" w:type="dxa"/>
            <w:tcBorders>
              <w:top w:val="nil"/>
              <w:left w:val="nil"/>
              <w:bottom w:val="nil"/>
              <w:right w:val="nil"/>
            </w:tcBorders>
          </w:tcPr>
          <w:p w14:paraId="10CEBB62" w14:textId="77777777" w:rsidR="007015D6" w:rsidRDefault="00350D12">
            <w:pPr>
              <w:spacing w:after="0" w:line="259" w:lineRule="auto"/>
              <w:ind w:left="0" w:firstLine="0"/>
              <w:jc w:val="left"/>
            </w:pPr>
            <w:r>
              <w:t>-0.3261</w:t>
            </w:r>
          </w:p>
        </w:tc>
        <w:tc>
          <w:tcPr>
            <w:tcW w:w="867" w:type="dxa"/>
            <w:tcBorders>
              <w:top w:val="nil"/>
              <w:left w:val="nil"/>
              <w:bottom w:val="nil"/>
              <w:right w:val="nil"/>
            </w:tcBorders>
          </w:tcPr>
          <w:p w14:paraId="65F74A0F" w14:textId="77777777" w:rsidR="007015D6" w:rsidRDefault="00350D12">
            <w:pPr>
              <w:spacing w:after="0" w:line="259" w:lineRule="auto"/>
              <w:ind w:left="0" w:firstLine="0"/>
              <w:jc w:val="left"/>
            </w:pPr>
            <w:r>
              <w:t>-0.29066</w:t>
            </w:r>
          </w:p>
        </w:tc>
      </w:tr>
      <w:tr w:rsidR="007015D6" w14:paraId="1DFF5DCB" w14:textId="77777777">
        <w:trPr>
          <w:trHeight w:val="239"/>
        </w:trPr>
        <w:tc>
          <w:tcPr>
            <w:tcW w:w="1042" w:type="dxa"/>
            <w:tcBorders>
              <w:top w:val="nil"/>
              <w:left w:val="nil"/>
              <w:bottom w:val="nil"/>
              <w:right w:val="nil"/>
            </w:tcBorders>
          </w:tcPr>
          <w:p w14:paraId="061A8048"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41B7F04C" w14:textId="77777777" w:rsidR="007015D6" w:rsidRDefault="00350D12">
            <w:pPr>
              <w:spacing w:after="0" w:line="259" w:lineRule="auto"/>
              <w:ind w:left="86" w:firstLine="0"/>
              <w:jc w:val="center"/>
            </w:pPr>
            <w:r>
              <w:t>0.1588</w:t>
            </w:r>
          </w:p>
        </w:tc>
        <w:tc>
          <w:tcPr>
            <w:tcW w:w="1121" w:type="dxa"/>
            <w:tcBorders>
              <w:top w:val="nil"/>
              <w:left w:val="nil"/>
              <w:bottom w:val="nil"/>
              <w:right w:val="nil"/>
            </w:tcBorders>
          </w:tcPr>
          <w:p w14:paraId="488A588B" w14:textId="77777777" w:rsidR="007015D6" w:rsidRDefault="00350D12">
            <w:pPr>
              <w:spacing w:after="0" w:line="259" w:lineRule="auto"/>
              <w:ind w:left="74" w:firstLine="0"/>
              <w:jc w:val="center"/>
            </w:pPr>
            <w:r>
              <w:t>0.01122</w:t>
            </w:r>
          </w:p>
        </w:tc>
        <w:tc>
          <w:tcPr>
            <w:tcW w:w="881" w:type="dxa"/>
            <w:tcBorders>
              <w:top w:val="nil"/>
              <w:left w:val="nil"/>
              <w:bottom w:val="nil"/>
              <w:right w:val="nil"/>
            </w:tcBorders>
          </w:tcPr>
          <w:p w14:paraId="7E73AA87" w14:textId="77777777" w:rsidR="007015D6" w:rsidRDefault="00350D12">
            <w:pPr>
              <w:spacing w:after="0" w:line="259" w:lineRule="auto"/>
              <w:ind w:left="63" w:firstLine="0"/>
              <w:jc w:val="left"/>
            </w:pPr>
            <w:r>
              <w:t>14.151</w:t>
            </w:r>
          </w:p>
        </w:tc>
        <w:tc>
          <w:tcPr>
            <w:tcW w:w="923" w:type="dxa"/>
            <w:tcBorders>
              <w:top w:val="nil"/>
              <w:left w:val="nil"/>
              <w:bottom w:val="nil"/>
              <w:right w:val="nil"/>
            </w:tcBorders>
          </w:tcPr>
          <w:p w14:paraId="3661FBA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6800CE6C" w14:textId="77777777" w:rsidR="007015D6" w:rsidRDefault="00350D12">
            <w:pPr>
              <w:spacing w:after="0" w:line="259" w:lineRule="auto"/>
              <w:ind w:left="0" w:firstLine="0"/>
              <w:jc w:val="left"/>
            </w:pPr>
            <w:r>
              <w:t>148.6</w:t>
            </w:r>
          </w:p>
        </w:tc>
        <w:tc>
          <w:tcPr>
            <w:tcW w:w="881" w:type="dxa"/>
            <w:tcBorders>
              <w:top w:val="nil"/>
              <w:left w:val="nil"/>
              <w:bottom w:val="nil"/>
              <w:right w:val="nil"/>
            </w:tcBorders>
          </w:tcPr>
          <w:p w14:paraId="01FBF661" w14:textId="77777777" w:rsidR="007015D6" w:rsidRDefault="00350D12">
            <w:pPr>
              <w:spacing w:after="0" w:line="259" w:lineRule="auto"/>
              <w:ind w:left="63" w:firstLine="0"/>
              <w:jc w:val="left"/>
            </w:pPr>
            <w:r>
              <w:t>0.1368</w:t>
            </w:r>
          </w:p>
        </w:tc>
        <w:tc>
          <w:tcPr>
            <w:tcW w:w="867" w:type="dxa"/>
            <w:tcBorders>
              <w:top w:val="nil"/>
              <w:left w:val="nil"/>
              <w:bottom w:val="nil"/>
              <w:right w:val="nil"/>
            </w:tcBorders>
          </w:tcPr>
          <w:p w14:paraId="3A27A55B" w14:textId="77777777" w:rsidR="007015D6" w:rsidRDefault="00350D12">
            <w:pPr>
              <w:spacing w:after="0" w:line="259" w:lineRule="auto"/>
              <w:ind w:left="63" w:firstLine="0"/>
              <w:jc w:val="left"/>
            </w:pPr>
            <w:r>
              <w:t>0.18080</w:t>
            </w:r>
          </w:p>
        </w:tc>
      </w:tr>
      <w:tr w:rsidR="007015D6" w14:paraId="6091B189" w14:textId="77777777">
        <w:trPr>
          <w:trHeight w:val="239"/>
        </w:trPr>
        <w:tc>
          <w:tcPr>
            <w:tcW w:w="1042" w:type="dxa"/>
            <w:tcBorders>
              <w:top w:val="nil"/>
              <w:left w:val="nil"/>
              <w:bottom w:val="nil"/>
              <w:right w:val="nil"/>
            </w:tcBorders>
          </w:tcPr>
          <w:p w14:paraId="68BDF508"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5A6E2E43" w14:textId="77777777" w:rsidR="007015D6" w:rsidRDefault="00350D12">
            <w:pPr>
              <w:spacing w:after="0" w:line="259" w:lineRule="auto"/>
              <w:ind w:left="147" w:firstLine="0"/>
              <w:jc w:val="left"/>
            </w:pPr>
            <w:r>
              <w:t>-0.2878</w:t>
            </w:r>
          </w:p>
        </w:tc>
        <w:tc>
          <w:tcPr>
            <w:tcW w:w="1121" w:type="dxa"/>
            <w:tcBorders>
              <w:top w:val="nil"/>
              <w:left w:val="nil"/>
              <w:bottom w:val="nil"/>
              <w:right w:val="nil"/>
            </w:tcBorders>
          </w:tcPr>
          <w:p w14:paraId="4FF1B1EE" w14:textId="77777777" w:rsidR="007015D6" w:rsidRDefault="00350D12">
            <w:pPr>
              <w:spacing w:after="0" w:line="259" w:lineRule="auto"/>
              <w:ind w:left="74" w:firstLine="0"/>
              <w:jc w:val="center"/>
            </w:pPr>
            <w:r>
              <w:t>0.00917</w:t>
            </w:r>
          </w:p>
        </w:tc>
        <w:tc>
          <w:tcPr>
            <w:tcW w:w="881" w:type="dxa"/>
            <w:tcBorders>
              <w:top w:val="nil"/>
              <w:left w:val="nil"/>
              <w:bottom w:val="nil"/>
              <w:right w:val="nil"/>
            </w:tcBorders>
          </w:tcPr>
          <w:p w14:paraId="0643DF64" w14:textId="77777777" w:rsidR="007015D6" w:rsidRDefault="00350D12">
            <w:pPr>
              <w:spacing w:after="0" w:line="259" w:lineRule="auto"/>
              <w:ind w:left="0" w:firstLine="0"/>
              <w:jc w:val="left"/>
            </w:pPr>
            <w:r>
              <w:t>-31.371</w:t>
            </w:r>
          </w:p>
        </w:tc>
        <w:tc>
          <w:tcPr>
            <w:tcW w:w="923" w:type="dxa"/>
            <w:tcBorders>
              <w:top w:val="nil"/>
              <w:left w:val="nil"/>
              <w:bottom w:val="nil"/>
              <w:right w:val="nil"/>
            </w:tcBorders>
          </w:tcPr>
          <w:p w14:paraId="74DDB054"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7C27EC6" w14:textId="77777777" w:rsidR="007015D6" w:rsidRDefault="00350D12">
            <w:pPr>
              <w:spacing w:after="0" w:line="259" w:lineRule="auto"/>
              <w:ind w:left="0" w:firstLine="0"/>
              <w:jc w:val="left"/>
            </w:pPr>
            <w:r>
              <w:t>715.2</w:t>
            </w:r>
          </w:p>
        </w:tc>
        <w:tc>
          <w:tcPr>
            <w:tcW w:w="881" w:type="dxa"/>
            <w:tcBorders>
              <w:top w:val="nil"/>
              <w:left w:val="nil"/>
              <w:bottom w:val="nil"/>
              <w:right w:val="nil"/>
            </w:tcBorders>
          </w:tcPr>
          <w:p w14:paraId="7B86604C" w14:textId="77777777" w:rsidR="007015D6" w:rsidRDefault="00350D12">
            <w:pPr>
              <w:spacing w:after="0" w:line="259" w:lineRule="auto"/>
              <w:ind w:left="0" w:firstLine="0"/>
              <w:jc w:val="left"/>
            </w:pPr>
            <w:r>
              <w:t>-0.3058</w:t>
            </w:r>
          </w:p>
        </w:tc>
        <w:tc>
          <w:tcPr>
            <w:tcW w:w="867" w:type="dxa"/>
            <w:tcBorders>
              <w:top w:val="nil"/>
              <w:left w:val="nil"/>
              <w:bottom w:val="nil"/>
              <w:right w:val="nil"/>
            </w:tcBorders>
          </w:tcPr>
          <w:p w14:paraId="6D2932E0" w14:textId="77777777" w:rsidR="007015D6" w:rsidRDefault="00350D12">
            <w:pPr>
              <w:spacing w:after="0" w:line="259" w:lineRule="auto"/>
              <w:ind w:left="0" w:firstLine="0"/>
              <w:jc w:val="left"/>
            </w:pPr>
            <w:r>
              <w:t>-0.26983</w:t>
            </w:r>
          </w:p>
        </w:tc>
      </w:tr>
      <w:tr w:rsidR="007015D6" w14:paraId="6252AA2F" w14:textId="77777777">
        <w:trPr>
          <w:trHeight w:val="239"/>
        </w:trPr>
        <w:tc>
          <w:tcPr>
            <w:tcW w:w="1042" w:type="dxa"/>
            <w:tcBorders>
              <w:top w:val="nil"/>
              <w:left w:val="nil"/>
              <w:bottom w:val="nil"/>
              <w:right w:val="nil"/>
            </w:tcBorders>
          </w:tcPr>
          <w:p w14:paraId="5054BFD7"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5E508A99" w14:textId="77777777" w:rsidR="007015D6" w:rsidRDefault="00350D12">
            <w:pPr>
              <w:spacing w:after="0" w:line="259" w:lineRule="auto"/>
              <w:ind w:left="86" w:firstLine="0"/>
              <w:jc w:val="center"/>
            </w:pPr>
            <w:r>
              <w:t>0.1794</w:t>
            </w:r>
          </w:p>
        </w:tc>
        <w:tc>
          <w:tcPr>
            <w:tcW w:w="1121" w:type="dxa"/>
            <w:tcBorders>
              <w:top w:val="nil"/>
              <w:left w:val="nil"/>
              <w:bottom w:val="nil"/>
              <w:right w:val="nil"/>
            </w:tcBorders>
          </w:tcPr>
          <w:p w14:paraId="52E1F436" w14:textId="77777777" w:rsidR="007015D6" w:rsidRDefault="00350D12">
            <w:pPr>
              <w:spacing w:after="0" w:line="259" w:lineRule="auto"/>
              <w:ind w:left="74" w:firstLine="0"/>
              <w:jc w:val="center"/>
            </w:pPr>
            <w:r>
              <w:t>0.01133</w:t>
            </w:r>
          </w:p>
        </w:tc>
        <w:tc>
          <w:tcPr>
            <w:tcW w:w="881" w:type="dxa"/>
            <w:tcBorders>
              <w:top w:val="nil"/>
              <w:left w:val="nil"/>
              <w:bottom w:val="nil"/>
              <w:right w:val="nil"/>
            </w:tcBorders>
          </w:tcPr>
          <w:p w14:paraId="41629349" w14:textId="77777777" w:rsidR="007015D6" w:rsidRDefault="00350D12">
            <w:pPr>
              <w:spacing w:after="0" w:line="259" w:lineRule="auto"/>
              <w:ind w:left="63" w:firstLine="0"/>
              <w:jc w:val="left"/>
            </w:pPr>
            <w:r>
              <w:t>15.830</w:t>
            </w:r>
          </w:p>
        </w:tc>
        <w:tc>
          <w:tcPr>
            <w:tcW w:w="923" w:type="dxa"/>
            <w:tcBorders>
              <w:top w:val="nil"/>
              <w:left w:val="nil"/>
              <w:bottom w:val="nil"/>
              <w:right w:val="nil"/>
            </w:tcBorders>
          </w:tcPr>
          <w:p w14:paraId="7DB91EE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1E447E8" w14:textId="77777777" w:rsidR="007015D6" w:rsidRDefault="00350D12">
            <w:pPr>
              <w:spacing w:after="0" w:line="259" w:lineRule="auto"/>
              <w:ind w:left="0" w:firstLine="0"/>
              <w:jc w:val="left"/>
            </w:pPr>
            <w:r>
              <w:t>185.1</w:t>
            </w:r>
          </w:p>
        </w:tc>
        <w:tc>
          <w:tcPr>
            <w:tcW w:w="881" w:type="dxa"/>
            <w:tcBorders>
              <w:top w:val="nil"/>
              <w:left w:val="nil"/>
              <w:bottom w:val="nil"/>
              <w:right w:val="nil"/>
            </w:tcBorders>
          </w:tcPr>
          <w:p w14:paraId="6DA77901" w14:textId="77777777" w:rsidR="007015D6" w:rsidRDefault="00350D12">
            <w:pPr>
              <w:spacing w:after="0" w:line="259" w:lineRule="auto"/>
              <w:ind w:left="63" w:firstLine="0"/>
              <w:jc w:val="left"/>
            </w:pPr>
            <w:r>
              <w:t>0.1572</w:t>
            </w:r>
          </w:p>
        </w:tc>
        <w:tc>
          <w:tcPr>
            <w:tcW w:w="867" w:type="dxa"/>
            <w:tcBorders>
              <w:top w:val="nil"/>
              <w:left w:val="nil"/>
              <w:bottom w:val="nil"/>
              <w:right w:val="nil"/>
            </w:tcBorders>
          </w:tcPr>
          <w:p w14:paraId="4CDA0084" w14:textId="77777777" w:rsidR="007015D6" w:rsidRDefault="00350D12">
            <w:pPr>
              <w:spacing w:after="0" w:line="259" w:lineRule="auto"/>
              <w:ind w:left="63" w:firstLine="0"/>
              <w:jc w:val="left"/>
            </w:pPr>
            <w:r>
              <w:t>0.20158</w:t>
            </w:r>
          </w:p>
        </w:tc>
      </w:tr>
      <w:tr w:rsidR="007015D6" w14:paraId="6FAA520A" w14:textId="77777777">
        <w:trPr>
          <w:trHeight w:val="281"/>
        </w:trPr>
        <w:tc>
          <w:tcPr>
            <w:tcW w:w="1042" w:type="dxa"/>
            <w:tcBorders>
              <w:top w:val="nil"/>
              <w:left w:val="nil"/>
              <w:bottom w:val="single" w:sz="6" w:space="0" w:color="000000"/>
              <w:right w:val="nil"/>
            </w:tcBorders>
          </w:tcPr>
          <w:p w14:paraId="1857ABF0"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66BC803" w14:textId="77777777" w:rsidR="007015D6" w:rsidRDefault="00350D12">
            <w:pPr>
              <w:spacing w:after="0" w:line="259" w:lineRule="auto"/>
              <w:ind w:left="86" w:firstLine="0"/>
              <w:jc w:val="center"/>
            </w:pPr>
            <w:r>
              <w:t>0.4672</w:t>
            </w:r>
          </w:p>
        </w:tc>
        <w:tc>
          <w:tcPr>
            <w:tcW w:w="1121" w:type="dxa"/>
            <w:tcBorders>
              <w:top w:val="nil"/>
              <w:left w:val="nil"/>
              <w:bottom w:val="single" w:sz="6" w:space="0" w:color="000000"/>
              <w:right w:val="nil"/>
            </w:tcBorders>
          </w:tcPr>
          <w:p w14:paraId="1FE51347" w14:textId="77777777" w:rsidR="007015D6" w:rsidRDefault="00350D12">
            <w:pPr>
              <w:spacing w:after="0" w:line="259" w:lineRule="auto"/>
              <w:ind w:left="74" w:firstLine="0"/>
              <w:jc w:val="center"/>
            </w:pPr>
            <w:r>
              <w:t>0.00932</w:t>
            </w:r>
          </w:p>
        </w:tc>
        <w:tc>
          <w:tcPr>
            <w:tcW w:w="881" w:type="dxa"/>
            <w:tcBorders>
              <w:top w:val="nil"/>
              <w:left w:val="nil"/>
              <w:bottom w:val="single" w:sz="6" w:space="0" w:color="000000"/>
              <w:right w:val="nil"/>
            </w:tcBorders>
          </w:tcPr>
          <w:p w14:paraId="32214BC2" w14:textId="77777777" w:rsidR="007015D6" w:rsidRDefault="00350D12">
            <w:pPr>
              <w:spacing w:after="0" w:line="259" w:lineRule="auto"/>
              <w:ind w:left="63" w:firstLine="0"/>
              <w:jc w:val="left"/>
            </w:pPr>
            <w:r>
              <w:t>50.139</w:t>
            </w:r>
          </w:p>
        </w:tc>
        <w:tc>
          <w:tcPr>
            <w:tcW w:w="923" w:type="dxa"/>
            <w:tcBorders>
              <w:top w:val="nil"/>
              <w:left w:val="nil"/>
              <w:bottom w:val="single" w:sz="6" w:space="0" w:color="000000"/>
              <w:right w:val="nil"/>
            </w:tcBorders>
          </w:tcPr>
          <w:p w14:paraId="42641776" w14:textId="77777777" w:rsidR="007015D6" w:rsidRDefault="00350D12">
            <w:pPr>
              <w:spacing w:after="0" w:line="259" w:lineRule="auto"/>
              <w:ind w:left="47" w:firstLine="0"/>
              <w:jc w:val="left"/>
            </w:pPr>
            <w:r>
              <w:rPr>
                <w:b/>
              </w:rPr>
              <w:t>&lt; 0.001</w:t>
            </w:r>
          </w:p>
        </w:tc>
        <w:tc>
          <w:tcPr>
            <w:tcW w:w="713" w:type="dxa"/>
            <w:tcBorders>
              <w:top w:val="nil"/>
              <w:left w:val="nil"/>
              <w:bottom w:val="single" w:sz="6" w:space="0" w:color="000000"/>
              <w:right w:val="nil"/>
            </w:tcBorders>
          </w:tcPr>
          <w:p w14:paraId="14E4D65F" w14:textId="77777777" w:rsidR="007015D6" w:rsidRDefault="00350D12">
            <w:pPr>
              <w:spacing w:after="0" w:line="259" w:lineRule="auto"/>
              <w:ind w:left="139" w:firstLine="0"/>
              <w:jc w:val="center"/>
            </w:pPr>
            <w:r>
              <w:t>Inf</w:t>
            </w:r>
          </w:p>
        </w:tc>
        <w:tc>
          <w:tcPr>
            <w:tcW w:w="881" w:type="dxa"/>
            <w:tcBorders>
              <w:top w:val="nil"/>
              <w:left w:val="nil"/>
              <w:bottom w:val="single" w:sz="6" w:space="0" w:color="000000"/>
              <w:right w:val="nil"/>
            </w:tcBorders>
          </w:tcPr>
          <w:p w14:paraId="2A00BF73" w14:textId="77777777" w:rsidR="007015D6" w:rsidRDefault="00350D12">
            <w:pPr>
              <w:spacing w:after="0" w:line="259" w:lineRule="auto"/>
              <w:ind w:left="63" w:firstLine="0"/>
              <w:jc w:val="left"/>
            </w:pPr>
            <w:r>
              <w:t>0.4489</w:t>
            </w:r>
          </w:p>
        </w:tc>
        <w:tc>
          <w:tcPr>
            <w:tcW w:w="867" w:type="dxa"/>
            <w:tcBorders>
              <w:top w:val="nil"/>
              <w:left w:val="nil"/>
              <w:bottom w:val="single" w:sz="6" w:space="0" w:color="000000"/>
              <w:right w:val="nil"/>
            </w:tcBorders>
          </w:tcPr>
          <w:p w14:paraId="79BD5672" w14:textId="77777777" w:rsidR="007015D6" w:rsidRDefault="00350D12">
            <w:pPr>
              <w:spacing w:after="0" w:line="259" w:lineRule="auto"/>
              <w:ind w:left="63" w:firstLine="0"/>
              <w:jc w:val="left"/>
            </w:pPr>
            <w:r>
              <w:t>0.48545</w:t>
            </w:r>
          </w:p>
        </w:tc>
      </w:tr>
    </w:tbl>
    <w:p w14:paraId="741A48EF" w14:textId="77777777" w:rsidR="007015D6" w:rsidRDefault="00350D12">
      <w:pPr>
        <w:spacing w:after="358" w:line="259" w:lineRule="auto"/>
        <w:ind w:left="164" w:firstLine="0"/>
        <w:jc w:val="left"/>
      </w:pPr>
      <w:r>
        <w:rPr>
          <w:noProof/>
          <w:lang w:val="en-US" w:eastAsia="en-US"/>
        </w:rPr>
        <w:drawing>
          <wp:inline distT="0" distB="0" distL="0" distR="0" wp14:anchorId="5B2C1FF3" wp14:editId="46D28E16">
            <wp:extent cx="5913120" cy="2557272"/>
            <wp:effectExtent l="0" t="0" r="0" b="0"/>
            <wp:docPr id="132492" name="Picture 132492"/>
            <wp:cNvGraphicFramePr/>
            <a:graphic xmlns:a="http://schemas.openxmlformats.org/drawingml/2006/main">
              <a:graphicData uri="http://schemas.openxmlformats.org/drawingml/2006/picture">
                <pic:pic xmlns:pic="http://schemas.openxmlformats.org/drawingml/2006/picture">
                  <pic:nvPicPr>
                    <pic:cNvPr id="132492" name="Picture 132492"/>
                    <pic:cNvPicPr/>
                  </pic:nvPicPr>
                  <pic:blipFill>
                    <a:blip r:embed="rId48"/>
                    <a:stretch>
                      <a:fillRect/>
                    </a:stretch>
                  </pic:blipFill>
                  <pic:spPr>
                    <a:xfrm>
                      <a:off x="0" y="0"/>
                      <a:ext cx="5913120" cy="2557272"/>
                    </a:xfrm>
                    <a:prstGeom prst="rect">
                      <a:avLst/>
                    </a:prstGeom>
                  </pic:spPr>
                </pic:pic>
              </a:graphicData>
            </a:graphic>
          </wp:inline>
        </w:drawing>
      </w:r>
    </w:p>
    <w:p w14:paraId="2F6CEA0B" w14:textId="77777777" w:rsidR="007015D6" w:rsidRDefault="00350D12">
      <w:pPr>
        <w:spacing w:after="88" w:line="255" w:lineRule="auto"/>
        <w:ind w:left="-5"/>
      </w:pPr>
      <w:r>
        <w:rPr>
          <w:b/>
          <w:sz w:val="17"/>
        </w:rPr>
        <w:lastRenderedPageBreak/>
        <w:t xml:space="preserve">Figure S8. </w:t>
      </w:r>
      <w:r>
        <w:rPr>
          <w:sz w:val="15"/>
        </w:rPr>
        <w:t>First derivatives of assimilation efficiencies of the eight tested elements as a function of mass-specific intake rate, estimated through finite difference quotient. The confidence interval is of the simultaneous type, coloured are the intervals over which the derivative is significantly different from 0.</w:t>
      </w:r>
    </w:p>
    <w:p w14:paraId="005B6D29" w14:textId="77777777" w:rsidR="007015D6" w:rsidRDefault="00350D12">
      <w:pPr>
        <w:spacing w:after="4" w:line="248" w:lineRule="auto"/>
        <w:ind w:left="-15" w:firstLine="0"/>
      </w:pPr>
      <w:r>
        <w:rPr>
          <w:b/>
          <w:sz w:val="17"/>
        </w:rPr>
        <w:t xml:space="preserve">Table 5. </w:t>
      </w:r>
      <w:r>
        <w:rPr>
          <w:sz w:val="17"/>
        </w:rPr>
        <w:t xml:space="preserve">Pairwise comparisons of the effect of intake rate on elemental absorption efficiencies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w:t>
      </w:r>
    </w:p>
    <w:p w14:paraId="4E77641B" w14:textId="77777777" w:rsidR="007015D6" w:rsidRDefault="00350D12">
      <w:pPr>
        <w:spacing w:after="26" w:line="248" w:lineRule="auto"/>
        <w:ind w:left="-15" w:firstLine="0"/>
      </w:pPr>
      <w:r>
        <w:rPr>
          <w:sz w:val="17"/>
        </w:rPr>
        <w:t>The z value for the test followed by the p- and the S- values. Finally, the confidence interval of the difference.</w:t>
      </w:r>
    </w:p>
    <w:tbl>
      <w:tblPr>
        <w:tblStyle w:val="TableGrid"/>
        <w:tblW w:w="7498" w:type="dxa"/>
        <w:tblInd w:w="1070" w:type="dxa"/>
        <w:tblCellMar>
          <w:top w:w="31" w:type="dxa"/>
          <w:right w:w="115" w:type="dxa"/>
        </w:tblCellMar>
        <w:tblLook w:val="04A0" w:firstRow="1" w:lastRow="0" w:firstColumn="1" w:lastColumn="0" w:noHBand="0" w:noVBand="1"/>
      </w:tblPr>
      <w:tblGrid>
        <w:gridCol w:w="1042"/>
        <w:gridCol w:w="1028"/>
        <w:gridCol w:w="1121"/>
        <w:gridCol w:w="818"/>
        <w:gridCol w:w="923"/>
        <w:gridCol w:w="713"/>
        <w:gridCol w:w="1092"/>
        <w:gridCol w:w="761"/>
      </w:tblGrid>
      <w:tr w:rsidR="007015D6" w14:paraId="77DF694C" w14:textId="77777777">
        <w:trPr>
          <w:trHeight w:val="342"/>
        </w:trPr>
        <w:tc>
          <w:tcPr>
            <w:tcW w:w="1042" w:type="dxa"/>
            <w:tcBorders>
              <w:top w:val="single" w:sz="6" w:space="0" w:color="000000"/>
              <w:left w:val="nil"/>
              <w:bottom w:val="single" w:sz="4" w:space="0" w:color="000000"/>
              <w:right w:val="nil"/>
            </w:tcBorders>
          </w:tcPr>
          <w:p w14:paraId="5548521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52818B34"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C61DBC" w14:textId="77777777" w:rsidR="007015D6" w:rsidRDefault="00350D12">
            <w:pPr>
              <w:spacing w:after="0" w:line="259" w:lineRule="auto"/>
              <w:ind w:left="0" w:firstLine="0"/>
              <w:jc w:val="left"/>
            </w:pPr>
            <w:r>
              <w:rPr>
                <w:b/>
              </w:rPr>
              <w:t>Std. Error</w:t>
            </w:r>
          </w:p>
        </w:tc>
        <w:tc>
          <w:tcPr>
            <w:tcW w:w="818" w:type="dxa"/>
            <w:tcBorders>
              <w:top w:val="single" w:sz="6" w:space="0" w:color="000000"/>
              <w:left w:val="nil"/>
              <w:bottom w:val="single" w:sz="4" w:space="0" w:color="000000"/>
              <w:right w:val="nil"/>
            </w:tcBorders>
          </w:tcPr>
          <w:p w14:paraId="216F98F4" w14:textId="77777777" w:rsidR="007015D6" w:rsidRDefault="00350D12">
            <w:pPr>
              <w:spacing w:after="0" w:line="259" w:lineRule="auto"/>
              <w:ind w:left="360" w:firstLine="0"/>
              <w:jc w:val="center"/>
            </w:pPr>
            <w:r>
              <w:rPr>
                <w:b/>
              </w:rPr>
              <w:t>z</w:t>
            </w:r>
          </w:p>
        </w:tc>
        <w:tc>
          <w:tcPr>
            <w:tcW w:w="923" w:type="dxa"/>
            <w:tcBorders>
              <w:top w:val="single" w:sz="6" w:space="0" w:color="000000"/>
              <w:left w:val="nil"/>
              <w:bottom w:val="single" w:sz="4" w:space="0" w:color="000000"/>
              <w:right w:val="nil"/>
            </w:tcBorders>
          </w:tcPr>
          <w:p w14:paraId="514B9272" w14:textId="77777777" w:rsidR="007015D6" w:rsidRDefault="00350D12">
            <w:pPr>
              <w:spacing w:after="0" w:line="259" w:lineRule="auto"/>
              <w:ind w:left="47"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5B3DF608" w14:textId="77777777" w:rsidR="007015D6" w:rsidRDefault="00350D12">
            <w:pPr>
              <w:spacing w:after="0" w:line="259" w:lineRule="auto"/>
              <w:ind w:left="223" w:firstLine="0"/>
              <w:jc w:val="center"/>
            </w:pPr>
            <w:r>
              <w:rPr>
                <w:b/>
              </w:rPr>
              <w:t>S</w:t>
            </w:r>
          </w:p>
        </w:tc>
        <w:tc>
          <w:tcPr>
            <w:tcW w:w="1092" w:type="dxa"/>
            <w:tcBorders>
              <w:top w:val="single" w:sz="6" w:space="0" w:color="000000"/>
              <w:left w:val="nil"/>
              <w:bottom w:val="single" w:sz="4" w:space="0" w:color="000000"/>
              <w:right w:val="nil"/>
            </w:tcBorders>
          </w:tcPr>
          <w:p w14:paraId="731469D8" w14:textId="77777777" w:rsidR="007015D6" w:rsidRDefault="00350D12">
            <w:pPr>
              <w:spacing w:after="0" w:line="259" w:lineRule="auto"/>
              <w:ind w:left="244" w:firstLine="0"/>
              <w:jc w:val="center"/>
            </w:pPr>
            <w:r>
              <w:rPr>
                <w:b/>
              </w:rPr>
              <w:t>2.5 %</w:t>
            </w:r>
          </w:p>
        </w:tc>
        <w:tc>
          <w:tcPr>
            <w:tcW w:w="761" w:type="dxa"/>
            <w:tcBorders>
              <w:top w:val="single" w:sz="6" w:space="0" w:color="000000"/>
              <w:left w:val="nil"/>
              <w:bottom w:val="single" w:sz="4" w:space="0" w:color="000000"/>
              <w:right w:val="nil"/>
            </w:tcBorders>
          </w:tcPr>
          <w:p w14:paraId="712D749C" w14:textId="77777777" w:rsidR="007015D6" w:rsidRDefault="00350D12">
            <w:pPr>
              <w:spacing w:after="0" w:line="259" w:lineRule="auto"/>
              <w:ind w:left="53" w:firstLine="0"/>
              <w:jc w:val="left"/>
            </w:pPr>
            <w:r>
              <w:rPr>
                <w:b/>
              </w:rPr>
              <w:t>97.5 %</w:t>
            </w:r>
          </w:p>
        </w:tc>
      </w:tr>
      <w:tr w:rsidR="007015D6" w14:paraId="078E8DE3" w14:textId="77777777">
        <w:trPr>
          <w:trHeight w:val="300"/>
        </w:trPr>
        <w:tc>
          <w:tcPr>
            <w:tcW w:w="1042" w:type="dxa"/>
            <w:tcBorders>
              <w:top w:val="single" w:sz="4" w:space="0" w:color="000000"/>
              <w:left w:val="nil"/>
              <w:bottom w:val="nil"/>
              <w:right w:val="nil"/>
            </w:tcBorders>
          </w:tcPr>
          <w:p w14:paraId="50D786B7" w14:textId="77777777" w:rsidR="007015D6" w:rsidRDefault="00350D12">
            <w:pPr>
              <w:spacing w:after="0" w:line="259" w:lineRule="auto"/>
              <w:ind w:left="120" w:firstLine="0"/>
              <w:jc w:val="left"/>
            </w:pPr>
            <w:r>
              <w:t>C - Ca</w:t>
            </w:r>
          </w:p>
        </w:tc>
        <w:tc>
          <w:tcPr>
            <w:tcW w:w="1028" w:type="dxa"/>
            <w:tcBorders>
              <w:top w:val="single" w:sz="4" w:space="0" w:color="000000"/>
              <w:left w:val="nil"/>
              <w:bottom w:val="nil"/>
              <w:right w:val="nil"/>
            </w:tcBorders>
          </w:tcPr>
          <w:p w14:paraId="7757E8ED" w14:textId="77777777" w:rsidR="007015D6" w:rsidRDefault="00350D12">
            <w:pPr>
              <w:spacing w:after="0" w:line="259" w:lineRule="auto"/>
              <w:ind w:left="105" w:firstLine="0"/>
              <w:jc w:val="left"/>
            </w:pPr>
            <w:r>
              <w:t>0.04593</w:t>
            </w:r>
          </w:p>
        </w:tc>
        <w:tc>
          <w:tcPr>
            <w:tcW w:w="1121" w:type="dxa"/>
            <w:tcBorders>
              <w:top w:val="single" w:sz="4" w:space="0" w:color="000000"/>
              <w:left w:val="nil"/>
              <w:bottom w:val="nil"/>
              <w:right w:val="nil"/>
            </w:tcBorders>
          </w:tcPr>
          <w:p w14:paraId="028FD31F" w14:textId="77777777" w:rsidR="007015D6" w:rsidRDefault="00350D12">
            <w:pPr>
              <w:spacing w:after="0" w:line="259" w:lineRule="auto"/>
              <w:ind w:left="179" w:firstLine="0"/>
              <w:jc w:val="center"/>
            </w:pPr>
            <w:r>
              <w:t>0.0315</w:t>
            </w:r>
          </w:p>
        </w:tc>
        <w:tc>
          <w:tcPr>
            <w:tcW w:w="818" w:type="dxa"/>
            <w:tcBorders>
              <w:top w:val="single" w:sz="4" w:space="0" w:color="000000"/>
              <w:left w:val="nil"/>
              <w:bottom w:val="nil"/>
              <w:right w:val="nil"/>
            </w:tcBorders>
          </w:tcPr>
          <w:p w14:paraId="62A30C06" w14:textId="77777777" w:rsidR="007015D6" w:rsidRDefault="00350D12">
            <w:pPr>
              <w:spacing w:after="0" w:line="259" w:lineRule="auto"/>
              <w:ind w:left="105" w:firstLine="0"/>
              <w:jc w:val="left"/>
            </w:pPr>
            <w:r>
              <w:t>1.457</w:t>
            </w:r>
          </w:p>
        </w:tc>
        <w:tc>
          <w:tcPr>
            <w:tcW w:w="923" w:type="dxa"/>
            <w:tcBorders>
              <w:top w:val="single" w:sz="4" w:space="0" w:color="000000"/>
              <w:left w:val="nil"/>
              <w:bottom w:val="nil"/>
              <w:right w:val="nil"/>
            </w:tcBorders>
          </w:tcPr>
          <w:p w14:paraId="24113220" w14:textId="77777777" w:rsidR="007015D6" w:rsidRDefault="00350D12">
            <w:pPr>
              <w:spacing w:after="0" w:line="259" w:lineRule="auto"/>
              <w:ind w:left="0" w:firstLine="0"/>
              <w:jc w:val="left"/>
            </w:pPr>
            <w:r>
              <w:t>0.14520</w:t>
            </w:r>
          </w:p>
        </w:tc>
        <w:tc>
          <w:tcPr>
            <w:tcW w:w="713" w:type="dxa"/>
            <w:tcBorders>
              <w:top w:val="single" w:sz="4" w:space="0" w:color="000000"/>
              <w:left w:val="nil"/>
              <w:bottom w:val="nil"/>
              <w:right w:val="nil"/>
            </w:tcBorders>
          </w:tcPr>
          <w:p w14:paraId="42BCCE57" w14:textId="77777777" w:rsidR="007015D6" w:rsidRDefault="00350D12">
            <w:pPr>
              <w:spacing w:after="0" w:line="259" w:lineRule="auto"/>
              <w:ind w:left="87" w:firstLine="0"/>
              <w:jc w:val="center"/>
            </w:pPr>
            <w:r>
              <w:t>2.8</w:t>
            </w:r>
          </w:p>
        </w:tc>
        <w:tc>
          <w:tcPr>
            <w:tcW w:w="1092" w:type="dxa"/>
            <w:tcBorders>
              <w:top w:val="single" w:sz="4" w:space="0" w:color="000000"/>
              <w:left w:val="nil"/>
              <w:bottom w:val="nil"/>
              <w:right w:val="nil"/>
            </w:tcBorders>
          </w:tcPr>
          <w:p w14:paraId="6044BBD7" w14:textId="77777777" w:rsidR="007015D6" w:rsidRDefault="00350D12">
            <w:pPr>
              <w:spacing w:after="0" w:line="259" w:lineRule="auto"/>
              <w:ind w:left="0" w:firstLine="0"/>
              <w:jc w:val="left"/>
            </w:pPr>
            <w:r>
              <w:t>-0.015868</w:t>
            </w:r>
          </w:p>
        </w:tc>
        <w:tc>
          <w:tcPr>
            <w:tcW w:w="761" w:type="dxa"/>
            <w:tcBorders>
              <w:top w:val="single" w:sz="4" w:space="0" w:color="000000"/>
              <w:left w:val="nil"/>
              <w:bottom w:val="nil"/>
              <w:right w:val="nil"/>
            </w:tcBorders>
          </w:tcPr>
          <w:p w14:paraId="47E717F3" w14:textId="77777777" w:rsidR="007015D6" w:rsidRDefault="00350D12">
            <w:pPr>
              <w:spacing w:after="0" w:line="259" w:lineRule="auto"/>
              <w:ind w:left="63" w:firstLine="0"/>
              <w:jc w:val="left"/>
            </w:pPr>
            <w:r>
              <w:t>0.1077</w:t>
            </w:r>
          </w:p>
        </w:tc>
      </w:tr>
      <w:tr w:rsidR="007015D6" w14:paraId="067AAD77" w14:textId="77777777">
        <w:trPr>
          <w:trHeight w:val="239"/>
        </w:trPr>
        <w:tc>
          <w:tcPr>
            <w:tcW w:w="1042" w:type="dxa"/>
            <w:tcBorders>
              <w:top w:val="nil"/>
              <w:left w:val="nil"/>
              <w:bottom w:val="nil"/>
              <w:right w:val="nil"/>
            </w:tcBorders>
          </w:tcPr>
          <w:p w14:paraId="02E5F152" w14:textId="77777777" w:rsidR="007015D6" w:rsidRDefault="00350D12">
            <w:pPr>
              <w:spacing w:after="0" w:line="259" w:lineRule="auto"/>
              <w:ind w:left="120" w:firstLine="0"/>
              <w:jc w:val="left"/>
            </w:pPr>
            <w:r>
              <w:t>C - K</w:t>
            </w:r>
          </w:p>
        </w:tc>
        <w:tc>
          <w:tcPr>
            <w:tcW w:w="1028" w:type="dxa"/>
            <w:tcBorders>
              <w:top w:val="nil"/>
              <w:left w:val="nil"/>
              <w:bottom w:val="nil"/>
              <w:right w:val="nil"/>
            </w:tcBorders>
          </w:tcPr>
          <w:p w14:paraId="4A677E93" w14:textId="77777777" w:rsidR="007015D6" w:rsidRDefault="00350D12">
            <w:pPr>
              <w:spacing w:after="0" w:line="259" w:lineRule="auto"/>
              <w:ind w:left="42" w:firstLine="0"/>
              <w:jc w:val="left"/>
            </w:pPr>
            <w:r>
              <w:t>-0.03652</w:t>
            </w:r>
          </w:p>
        </w:tc>
        <w:tc>
          <w:tcPr>
            <w:tcW w:w="1121" w:type="dxa"/>
            <w:tcBorders>
              <w:top w:val="nil"/>
              <w:left w:val="nil"/>
              <w:bottom w:val="nil"/>
              <w:right w:val="nil"/>
            </w:tcBorders>
          </w:tcPr>
          <w:p w14:paraId="7F6FB88C" w14:textId="77777777" w:rsidR="007015D6" w:rsidRDefault="00350D12">
            <w:pPr>
              <w:spacing w:after="0" w:line="259" w:lineRule="auto"/>
              <w:ind w:left="179" w:firstLine="0"/>
              <w:jc w:val="center"/>
            </w:pPr>
            <w:r>
              <w:t>0.0260</w:t>
            </w:r>
          </w:p>
        </w:tc>
        <w:tc>
          <w:tcPr>
            <w:tcW w:w="818" w:type="dxa"/>
            <w:tcBorders>
              <w:top w:val="nil"/>
              <w:left w:val="nil"/>
              <w:bottom w:val="nil"/>
              <w:right w:val="nil"/>
            </w:tcBorders>
          </w:tcPr>
          <w:p w14:paraId="7C07E052" w14:textId="77777777" w:rsidR="007015D6" w:rsidRDefault="00350D12">
            <w:pPr>
              <w:spacing w:after="0" w:line="259" w:lineRule="auto"/>
              <w:ind w:left="42" w:firstLine="0"/>
              <w:jc w:val="left"/>
            </w:pPr>
            <w:r>
              <w:t>-1.406</w:t>
            </w:r>
          </w:p>
        </w:tc>
        <w:tc>
          <w:tcPr>
            <w:tcW w:w="923" w:type="dxa"/>
            <w:tcBorders>
              <w:top w:val="nil"/>
              <w:left w:val="nil"/>
              <w:bottom w:val="nil"/>
              <w:right w:val="nil"/>
            </w:tcBorders>
          </w:tcPr>
          <w:p w14:paraId="5535A798" w14:textId="77777777" w:rsidR="007015D6" w:rsidRDefault="00350D12">
            <w:pPr>
              <w:spacing w:after="0" w:line="259" w:lineRule="auto"/>
              <w:ind w:left="0" w:firstLine="0"/>
              <w:jc w:val="left"/>
            </w:pPr>
            <w:r>
              <w:t>0.15960</w:t>
            </w:r>
          </w:p>
        </w:tc>
        <w:tc>
          <w:tcPr>
            <w:tcW w:w="713" w:type="dxa"/>
            <w:tcBorders>
              <w:top w:val="nil"/>
              <w:left w:val="nil"/>
              <w:bottom w:val="nil"/>
              <w:right w:val="nil"/>
            </w:tcBorders>
          </w:tcPr>
          <w:p w14:paraId="066B4B2A"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5D2F2EAC" w14:textId="77777777" w:rsidR="007015D6" w:rsidRDefault="00350D12">
            <w:pPr>
              <w:spacing w:after="0" w:line="259" w:lineRule="auto"/>
              <w:ind w:left="0" w:firstLine="0"/>
              <w:jc w:val="left"/>
            </w:pPr>
            <w:r>
              <w:t>-0.087410</w:t>
            </w:r>
          </w:p>
        </w:tc>
        <w:tc>
          <w:tcPr>
            <w:tcW w:w="761" w:type="dxa"/>
            <w:tcBorders>
              <w:top w:val="nil"/>
              <w:left w:val="nil"/>
              <w:bottom w:val="nil"/>
              <w:right w:val="nil"/>
            </w:tcBorders>
          </w:tcPr>
          <w:p w14:paraId="761E60F6" w14:textId="77777777" w:rsidR="007015D6" w:rsidRDefault="00350D12">
            <w:pPr>
              <w:spacing w:after="0" w:line="259" w:lineRule="auto"/>
              <w:ind w:left="63" w:firstLine="0"/>
              <w:jc w:val="left"/>
            </w:pPr>
            <w:r>
              <w:t>0.0144</w:t>
            </w:r>
          </w:p>
        </w:tc>
      </w:tr>
      <w:tr w:rsidR="007015D6" w14:paraId="6FCBBA9F" w14:textId="77777777">
        <w:trPr>
          <w:trHeight w:val="239"/>
        </w:trPr>
        <w:tc>
          <w:tcPr>
            <w:tcW w:w="1042" w:type="dxa"/>
            <w:tcBorders>
              <w:top w:val="nil"/>
              <w:left w:val="nil"/>
              <w:bottom w:val="nil"/>
              <w:right w:val="nil"/>
            </w:tcBorders>
          </w:tcPr>
          <w:p w14:paraId="2B5D5784" w14:textId="77777777" w:rsidR="007015D6" w:rsidRDefault="00350D12">
            <w:pPr>
              <w:spacing w:after="0" w:line="259" w:lineRule="auto"/>
              <w:ind w:left="120" w:firstLine="0"/>
              <w:jc w:val="left"/>
            </w:pPr>
            <w:r>
              <w:t>C - Mg</w:t>
            </w:r>
          </w:p>
        </w:tc>
        <w:tc>
          <w:tcPr>
            <w:tcW w:w="1028" w:type="dxa"/>
            <w:tcBorders>
              <w:top w:val="nil"/>
              <w:left w:val="nil"/>
              <w:bottom w:val="nil"/>
              <w:right w:val="nil"/>
            </w:tcBorders>
          </w:tcPr>
          <w:p w14:paraId="36F34004" w14:textId="77777777" w:rsidR="007015D6" w:rsidRDefault="00350D12">
            <w:pPr>
              <w:spacing w:after="0" w:line="259" w:lineRule="auto"/>
              <w:ind w:left="105" w:firstLine="0"/>
              <w:jc w:val="left"/>
            </w:pPr>
            <w:r>
              <w:t>0.05767</w:t>
            </w:r>
          </w:p>
        </w:tc>
        <w:tc>
          <w:tcPr>
            <w:tcW w:w="1121" w:type="dxa"/>
            <w:tcBorders>
              <w:top w:val="nil"/>
              <w:left w:val="nil"/>
              <w:bottom w:val="nil"/>
              <w:right w:val="nil"/>
            </w:tcBorders>
          </w:tcPr>
          <w:p w14:paraId="2CEBA3DC" w14:textId="77777777" w:rsidR="007015D6" w:rsidRDefault="00350D12">
            <w:pPr>
              <w:spacing w:after="0" w:line="259" w:lineRule="auto"/>
              <w:ind w:left="179" w:firstLine="0"/>
              <w:jc w:val="center"/>
            </w:pPr>
            <w:r>
              <w:t>0.0297</w:t>
            </w:r>
          </w:p>
        </w:tc>
        <w:tc>
          <w:tcPr>
            <w:tcW w:w="818" w:type="dxa"/>
            <w:tcBorders>
              <w:top w:val="nil"/>
              <w:left w:val="nil"/>
              <w:bottom w:val="nil"/>
              <w:right w:val="nil"/>
            </w:tcBorders>
          </w:tcPr>
          <w:p w14:paraId="66F9F08F" w14:textId="77777777" w:rsidR="007015D6" w:rsidRDefault="00350D12">
            <w:pPr>
              <w:spacing w:after="0" w:line="259" w:lineRule="auto"/>
              <w:ind w:left="105" w:firstLine="0"/>
              <w:jc w:val="left"/>
            </w:pPr>
            <w:r>
              <w:t>1.940</w:t>
            </w:r>
          </w:p>
        </w:tc>
        <w:tc>
          <w:tcPr>
            <w:tcW w:w="923" w:type="dxa"/>
            <w:tcBorders>
              <w:top w:val="nil"/>
              <w:left w:val="nil"/>
              <w:bottom w:val="nil"/>
              <w:right w:val="nil"/>
            </w:tcBorders>
          </w:tcPr>
          <w:p w14:paraId="1D8E7C49" w14:textId="77777777" w:rsidR="007015D6" w:rsidRDefault="00350D12">
            <w:pPr>
              <w:spacing w:after="0" w:line="259" w:lineRule="auto"/>
              <w:ind w:left="0" w:firstLine="0"/>
              <w:jc w:val="left"/>
            </w:pPr>
            <w:r>
              <w:t>0.05239</w:t>
            </w:r>
          </w:p>
        </w:tc>
        <w:tc>
          <w:tcPr>
            <w:tcW w:w="713" w:type="dxa"/>
            <w:tcBorders>
              <w:top w:val="nil"/>
              <w:left w:val="nil"/>
              <w:bottom w:val="nil"/>
              <w:right w:val="nil"/>
            </w:tcBorders>
          </w:tcPr>
          <w:p w14:paraId="7E42CA4B" w14:textId="77777777" w:rsidR="007015D6" w:rsidRDefault="00350D12">
            <w:pPr>
              <w:spacing w:after="0" w:line="259" w:lineRule="auto"/>
              <w:ind w:left="87" w:firstLine="0"/>
              <w:jc w:val="center"/>
            </w:pPr>
            <w:r>
              <w:t>4.3</w:t>
            </w:r>
          </w:p>
        </w:tc>
        <w:tc>
          <w:tcPr>
            <w:tcW w:w="1092" w:type="dxa"/>
            <w:tcBorders>
              <w:top w:val="nil"/>
              <w:left w:val="nil"/>
              <w:bottom w:val="nil"/>
              <w:right w:val="nil"/>
            </w:tcBorders>
          </w:tcPr>
          <w:p w14:paraId="63578DEA" w14:textId="77777777" w:rsidR="007015D6" w:rsidRDefault="00350D12">
            <w:pPr>
              <w:spacing w:after="0" w:line="259" w:lineRule="auto"/>
              <w:ind w:left="0" w:firstLine="0"/>
              <w:jc w:val="left"/>
            </w:pPr>
            <w:r>
              <w:t>-0.000596</w:t>
            </w:r>
          </w:p>
        </w:tc>
        <w:tc>
          <w:tcPr>
            <w:tcW w:w="761" w:type="dxa"/>
            <w:tcBorders>
              <w:top w:val="nil"/>
              <w:left w:val="nil"/>
              <w:bottom w:val="nil"/>
              <w:right w:val="nil"/>
            </w:tcBorders>
          </w:tcPr>
          <w:p w14:paraId="30EC2ECA" w14:textId="77777777" w:rsidR="007015D6" w:rsidRDefault="00350D12">
            <w:pPr>
              <w:spacing w:after="0" w:line="259" w:lineRule="auto"/>
              <w:ind w:left="63" w:firstLine="0"/>
              <w:jc w:val="left"/>
            </w:pPr>
            <w:r>
              <w:t>0.1159</w:t>
            </w:r>
          </w:p>
        </w:tc>
      </w:tr>
      <w:tr w:rsidR="007015D6" w14:paraId="1CCA29D1" w14:textId="77777777">
        <w:trPr>
          <w:trHeight w:val="238"/>
        </w:trPr>
        <w:tc>
          <w:tcPr>
            <w:tcW w:w="1042" w:type="dxa"/>
            <w:tcBorders>
              <w:top w:val="nil"/>
              <w:left w:val="nil"/>
              <w:bottom w:val="nil"/>
              <w:right w:val="nil"/>
            </w:tcBorders>
          </w:tcPr>
          <w:p w14:paraId="75C34B49" w14:textId="77777777" w:rsidR="007015D6" w:rsidRDefault="00350D12">
            <w:pPr>
              <w:spacing w:after="0" w:line="259" w:lineRule="auto"/>
              <w:ind w:left="120" w:firstLine="0"/>
              <w:jc w:val="left"/>
            </w:pPr>
            <w:r>
              <w:t>C - N</w:t>
            </w:r>
          </w:p>
        </w:tc>
        <w:tc>
          <w:tcPr>
            <w:tcW w:w="1028" w:type="dxa"/>
            <w:tcBorders>
              <w:top w:val="nil"/>
              <w:left w:val="nil"/>
              <w:bottom w:val="nil"/>
              <w:right w:val="nil"/>
            </w:tcBorders>
          </w:tcPr>
          <w:p w14:paraId="602C3484" w14:textId="77777777" w:rsidR="007015D6" w:rsidRDefault="00350D12">
            <w:pPr>
              <w:spacing w:after="0" w:line="259" w:lineRule="auto"/>
              <w:ind w:left="105" w:firstLine="0"/>
              <w:jc w:val="left"/>
            </w:pPr>
            <w:r>
              <w:t>0.04256</w:t>
            </w:r>
          </w:p>
        </w:tc>
        <w:tc>
          <w:tcPr>
            <w:tcW w:w="1121" w:type="dxa"/>
            <w:tcBorders>
              <w:top w:val="nil"/>
              <w:left w:val="nil"/>
              <w:bottom w:val="nil"/>
              <w:right w:val="nil"/>
            </w:tcBorders>
          </w:tcPr>
          <w:p w14:paraId="1AE795AE" w14:textId="77777777" w:rsidR="007015D6" w:rsidRDefault="00350D12">
            <w:pPr>
              <w:spacing w:after="0" w:line="259" w:lineRule="auto"/>
              <w:ind w:left="179" w:firstLine="0"/>
              <w:jc w:val="center"/>
            </w:pPr>
            <w:r>
              <w:t>0.0304</w:t>
            </w:r>
          </w:p>
        </w:tc>
        <w:tc>
          <w:tcPr>
            <w:tcW w:w="818" w:type="dxa"/>
            <w:tcBorders>
              <w:top w:val="nil"/>
              <w:left w:val="nil"/>
              <w:bottom w:val="nil"/>
              <w:right w:val="nil"/>
            </w:tcBorders>
          </w:tcPr>
          <w:p w14:paraId="4165F300" w14:textId="77777777" w:rsidR="007015D6" w:rsidRDefault="00350D12">
            <w:pPr>
              <w:spacing w:after="0" w:line="259" w:lineRule="auto"/>
              <w:ind w:left="105" w:firstLine="0"/>
              <w:jc w:val="left"/>
            </w:pPr>
            <w:r>
              <w:t>1.401</w:t>
            </w:r>
          </w:p>
        </w:tc>
        <w:tc>
          <w:tcPr>
            <w:tcW w:w="923" w:type="dxa"/>
            <w:tcBorders>
              <w:top w:val="nil"/>
              <w:left w:val="nil"/>
              <w:bottom w:val="nil"/>
              <w:right w:val="nil"/>
            </w:tcBorders>
          </w:tcPr>
          <w:p w14:paraId="7F282914" w14:textId="77777777" w:rsidR="007015D6" w:rsidRDefault="00350D12">
            <w:pPr>
              <w:spacing w:after="0" w:line="259" w:lineRule="auto"/>
              <w:ind w:left="0" w:firstLine="0"/>
              <w:jc w:val="left"/>
            </w:pPr>
            <w:r>
              <w:t>0.16118</w:t>
            </w:r>
          </w:p>
        </w:tc>
        <w:tc>
          <w:tcPr>
            <w:tcW w:w="713" w:type="dxa"/>
            <w:tcBorders>
              <w:top w:val="nil"/>
              <w:left w:val="nil"/>
              <w:bottom w:val="nil"/>
              <w:right w:val="nil"/>
            </w:tcBorders>
          </w:tcPr>
          <w:p w14:paraId="42BCDB8D" w14:textId="77777777" w:rsidR="007015D6" w:rsidRDefault="00350D12">
            <w:pPr>
              <w:spacing w:after="0" w:line="259" w:lineRule="auto"/>
              <w:ind w:left="87" w:firstLine="0"/>
              <w:jc w:val="center"/>
            </w:pPr>
            <w:r>
              <w:t>2.6</w:t>
            </w:r>
          </w:p>
        </w:tc>
        <w:tc>
          <w:tcPr>
            <w:tcW w:w="1092" w:type="dxa"/>
            <w:tcBorders>
              <w:top w:val="nil"/>
              <w:left w:val="nil"/>
              <w:bottom w:val="nil"/>
              <w:right w:val="nil"/>
            </w:tcBorders>
          </w:tcPr>
          <w:p w14:paraId="623F90A7" w14:textId="77777777" w:rsidR="007015D6" w:rsidRDefault="00350D12">
            <w:pPr>
              <w:spacing w:after="0" w:line="259" w:lineRule="auto"/>
              <w:ind w:left="0" w:firstLine="0"/>
              <w:jc w:val="left"/>
            </w:pPr>
            <w:r>
              <w:t>-0.016977</w:t>
            </w:r>
          </w:p>
        </w:tc>
        <w:tc>
          <w:tcPr>
            <w:tcW w:w="761" w:type="dxa"/>
            <w:tcBorders>
              <w:top w:val="nil"/>
              <w:left w:val="nil"/>
              <w:bottom w:val="nil"/>
              <w:right w:val="nil"/>
            </w:tcBorders>
          </w:tcPr>
          <w:p w14:paraId="3B9D4E1B" w14:textId="77777777" w:rsidR="007015D6" w:rsidRDefault="00350D12">
            <w:pPr>
              <w:spacing w:after="0" w:line="259" w:lineRule="auto"/>
              <w:ind w:left="63" w:firstLine="0"/>
              <w:jc w:val="left"/>
            </w:pPr>
            <w:r>
              <w:t>0.1021</w:t>
            </w:r>
          </w:p>
        </w:tc>
      </w:tr>
      <w:tr w:rsidR="007015D6" w14:paraId="4D5E7CDC" w14:textId="77777777">
        <w:trPr>
          <w:trHeight w:val="240"/>
        </w:trPr>
        <w:tc>
          <w:tcPr>
            <w:tcW w:w="1042" w:type="dxa"/>
            <w:tcBorders>
              <w:top w:val="nil"/>
              <w:left w:val="nil"/>
              <w:bottom w:val="nil"/>
              <w:right w:val="nil"/>
            </w:tcBorders>
          </w:tcPr>
          <w:p w14:paraId="12B2FFC2"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780A7E3B" w14:textId="77777777" w:rsidR="007015D6" w:rsidRDefault="00350D12">
            <w:pPr>
              <w:spacing w:after="0" w:line="259" w:lineRule="auto"/>
              <w:ind w:left="105" w:firstLine="0"/>
              <w:jc w:val="left"/>
            </w:pPr>
            <w:r>
              <w:t>0.26265</w:t>
            </w:r>
          </w:p>
        </w:tc>
        <w:tc>
          <w:tcPr>
            <w:tcW w:w="1121" w:type="dxa"/>
            <w:tcBorders>
              <w:top w:val="nil"/>
              <w:left w:val="nil"/>
              <w:bottom w:val="nil"/>
              <w:right w:val="nil"/>
            </w:tcBorders>
          </w:tcPr>
          <w:p w14:paraId="45998595" w14:textId="77777777" w:rsidR="007015D6" w:rsidRDefault="00350D12">
            <w:pPr>
              <w:spacing w:after="0" w:line="259" w:lineRule="auto"/>
              <w:ind w:left="179" w:firstLine="0"/>
              <w:jc w:val="center"/>
            </w:pPr>
            <w:r>
              <w:t>0.0280</w:t>
            </w:r>
          </w:p>
        </w:tc>
        <w:tc>
          <w:tcPr>
            <w:tcW w:w="818" w:type="dxa"/>
            <w:tcBorders>
              <w:top w:val="nil"/>
              <w:left w:val="nil"/>
              <w:bottom w:val="nil"/>
              <w:right w:val="nil"/>
            </w:tcBorders>
          </w:tcPr>
          <w:p w14:paraId="2DA6918D" w14:textId="77777777" w:rsidR="007015D6" w:rsidRDefault="00350D12">
            <w:pPr>
              <w:spacing w:after="0" w:line="259" w:lineRule="auto"/>
              <w:ind w:left="105" w:firstLine="0"/>
              <w:jc w:val="left"/>
            </w:pPr>
            <w:r>
              <w:t>9.385</w:t>
            </w:r>
          </w:p>
        </w:tc>
        <w:tc>
          <w:tcPr>
            <w:tcW w:w="923" w:type="dxa"/>
            <w:tcBorders>
              <w:top w:val="nil"/>
              <w:left w:val="nil"/>
              <w:bottom w:val="nil"/>
              <w:right w:val="nil"/>
            </w:tcBorders>
          </w:tcPr>
          <w:p w14:paraId="6A2AA1B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0089EA7B" w14:textId="77777777" w:rsidR="007015D6" w:rsidRDefault="00350D12">
            <w:pPr>
              <w:spacing w:after="0" w:line="259" w:lineRule="auto"/>
              <w:ind w:left="105" w:firstLine="0"/>
              <w:jc w:val="left"/>
            </w:pPr>
            <w:r>
              <w:t>67.1</w:t>
            </w:r>
          </w:p>
        </w:tc>
        <w:tc>
          <w:tcPr>
            <w:tcW w:w="1092" w:type="dxa"/>
            <w:tcBorders>
              <w:top w:val="nil"/>
              <w:left w:val="nil"/>
              <w:bottom w:val="nil"/>
              <w:right w:val="nil"/>
            </w:tcBorders>
          </w:tcPr>
          <w:p w14:paraId="45F528BB" w14:textId="77777777" w:rsidR="007015D6" w:rsidRDefault="00350D12">
            <w:pPr>
              <w:spacing w:after="0" w:line="259" w:lineRule="auto"/>
              <w:ind w:left="63" w:firstLine="0"/>
              <w:jc w:val="left"/>
            </w:pPr>
            <w:r>
              <w:t>0.207801</w:t>
            </w:r>
          </w:p>
        </w:tc>
        <w:tc>
          <w:tcPr>
            <w:tcW w:w="761" w:type="dxa"/>
            <w:tcBorders>
              <w:top w:val="nil"/>
              <w:left w:val="nil"/>
              <w:bottom w:val="nil"/>
              <w:right w:val="nil"/>
            </w:tcBorders>
          </w:tcPr>
          <w:p w14:paraId="692862AD" w14:textId="77777777" w:rsidR="007015D6" w:rsidRDefault="00350D12">
            <w:pPr>
              <w:spacing w:after="0" w:line="259" w:lineRule="auto"/>
              <w:ind w:left="63" w:firstLine="0"/>
              <w:jc w:val="left"/>
            </w:pPr>
            <w:r>
              <w:t>0.3175</w:t>
            </w:r>
          </w:p>
        </w:tc>
      </w:tr>
      <w:tr w:rsidR="007015D6" w14:paraId="0B98FDC7" w14:textId="77777777">
        <w:trPr>
          <w:trHeight w:val="239"/>
        </w:trPr>
        <w:tc>
          <w:tcPr>
            <w:tcW w:w="1042" w:type="dxa"/>
            <w:tcBorders>
              <w:top w:val="nil"/>
              <w:left w:val="nil"/>
              <w:bottom w:val="nil"/>
              <w:right w:val="nil"/>
            </w:tcBorders>
          </w:tcPr>
          <w:p w14:paraId="3CE8E0FC" w14:textId="77777777" w:rsidR="007015D6" w:rsidRDefault="00350D12">
            <w:pPr>
              <w:spacing w:after="0" w:line="259" w:lineRule="auto"/>
              <w:ind w:left="120" w:firstLine="0"/>
              <w:jc w:val="left"/>
            </w:pPr>
            <w:r>
              <w:t>C - P</w:t>
            </w:r>
          </w:p>
        </w:tc>
        <w:tc>
          <w:tcPr>
            <w:tcW w:w="1028" w:type="dxa"/>
            <w:tcBorders>
              <w:top w:val="nil"/>
              <w:left w:val="nil"/>
              <w:bottom w:val="nil"/>
              <w:right w:val="nil"/>
            </w:tcBorders>
          </w:tcPr>
          <w:p w14:paraId="4D0BEDF3" w14:textId="77777777" w:rsidR="007015D6" w:rsidRDefault="00350D12">
            <w:pPr>
              <w:spacing w:after="0" w:line="259" w:lineRule="auto"/>
              <w:ind w:left="105" w:firstLine="0"/>
              <w:jc w:val="left"/>
            </w:pPr>
            <w:r>
              <w:t>0.00797</w:t>
            </w:r>
          </w:p>
        </w:tc>
        <w:tc>
          <w:tcPr>
            <w:tcW w:w="1121" w:type="dxa"/>
            <w:tcBorders>
              <w:top w:val="nil"/>
              <w:left w:val="nil"/>
              <w:bottom w:val="nil"/>
              <w:right w:val="nil"/>
            </w:tcBorders>
          </w:tcPr>
          <w:p w14:paraId="5DB46B47" w14:textId="77777777" w:rsidR="007015D6" w:rsidRDefault="00350D12">
            <w:pPr>
              <w:spacing w:after="0" w:line="259" w:lineRule="auto"/>
              <w:ind w:left="179" w:firstLine="0"/>
              <w:jc w:val="center"/>
            </w:pPr>
            <w:r>
              <w:t>0.0345</w:t>
            </w:r>
          </w:p>
        </w:tc>
        <w:tc>
          <w:tcPr>
            <w:tcW w:w="818" w:type="dxa"/>
            <w:tcBorders>
              <w:top w:val="nil"/>
              <w:left w:val="nil"/>
              <w:bottom w:val="nil"/>
              <w:right w:val="nil"/>
            </w:tcBorders>
          </w:tcPr>
          <w:p w14:paraId="6D846120" w14:textId="77777777" w:rsidR="007015D6" w:rsidRDefault="00350D12">
            <w:pPr>
              <w:spacing w:after="0" w:line="259" w:lineRule="auto"/>
              <w:ind w:left="105" w:firstLine="0"/>
              <w:jc w:val="left"/>
            </w:pPr>
            <w:r>
              <w:t>0.231</w:t>
            </w:r>
          </w:p>
        </w:tc>
        <w:tc>
          <w:tcPr>
            <w:tcW w:w="923" w:type="dxa"/>
            <w:tcBorders>
              <w:top w:val="nil"/>
              <w:left w:val="nil"/>
              <w:bottom w:val="nil"/>
              <w:right w:val="nil"/>
            </w:tcBorders>
          </w:tcPr>
          <w:p w14:paraId="0A8EFCC4" w14:textId="77777777" w:rsidR="007015D6" w:rsidRDefault="00350D12">
            <w:pPr>
              <w:spacing w:after="0" w:line="259" w:lineRule="auto"/>
              <w:ind w:left="0" w:firstLine="0"/>
              <w:jc w:val="left"/>
            </w:pPr>
            <w:r>
              <w:t>0.81745</w:t>
            </w:r>
          </w:p>
        </w:tc>
        <w:tc>
          <w:tcPr>
            <w:tcW w:w="713" w:type="dxa"/>
            <w:tcBorders>
              <w:top w:val="nil"/>
              <w:left w:val="nil"/>
              <w:bottom w:val="nil"/>
              <w:right w:val="nil"/>
            </w:tcBorders>
          </w:tcPr>
          <w:p w14:paraId="2A83B3A9" w14:textId="77777777" w:rsidR="007015D6" w:rsidRDefault="00350D12">
            <w:pPr>
              <w:spacing w:after="0" w:line="259" w:lineRule="auto"/>
              <w:ind w:left="87" w:firstLine="0"/>
              <w:jc w:val="center"/>
            </w:pPr>
            <w:r>
              <w:t>0.3</w:t>
            </w:r>
          </w:p>
        </w:tc>
        <w:tc>
          <w:tcPr>
            <w:tcW w:w="1092" w:type="dxa"/>
            <w:tcBorders>
              <w:top w:val="nil"/>
              <w:left w:val="nil"/>
              <w:bottom w:val="nil"/>
              <w:right w:val="nil"/>
            </w:tcBorders>
          </w:tcPr>
          <w:p w14:paraId="199026AD" w14:textId="77777777" w:rsidR="007015D6" w:rsidRDefault="00350D12">
            <w:pPr>
              <w:spacing w:after="0" w:line="259" w:lineRule="auto"/>
              <w:ind w:left="0" w:firstLine="0"/>
              <w:jc w:val="left"/>
            </w:pPr>
            <w:r>
              <w:t>-0.059704</w:t>
            </w:r>
          </w:p>
        </w:tc>
        <w:tc>
          <w:tcPr>
            <w:tcW w:w="761" w:type="dxa"/>
            <w:tcBorders>
              <w:top w:val="nil"/>
              <w:left w:val="nil"/>
              <w:bottom w:val="nil"/>
              <w:right w:val="nil"/>
            </w:tcBorders>
          </w:tcPr>
          <w:p w14:paraId="4A286AE0" w14:textId="77777777" w:rsidR="007015D6" w:rsidRDefault="00350D12">
            <w:pPr>
              <w:spacing w:after="0" w:line="259" w:lineRule="auto"/>
              <w:ind w:left="63" w:firstLine="0"/>
              <w:jc w:val="left"/>
            </w:pPr>
            <w:r>
              <w:t>0.0756</w:t>
            </w:r>
          </w:p>
        </w:tc>
      </w:tr>
      <w:tr w:rsidR="007015D6" w14:paraId="72FF5598" w14:textId="77777777">
        <w:trPr>
          <w:trHeight w:val="238"/>
        </w:trPr>
        <w:tc>
          <w:tcPr>
            <w:tcW w:w="1042" w:type="dxa"/>
            <w:tcBorders>
              <w:top w:val="nil"/>
              <w:left w:val="nil"/>
              <w:bottom w:val="nil"/>
              <w:right w:val="nil"/>
            </w:tcBorders>
          </w:tcPr>
          <w:p w14:paraId="074C6C13" w14:textId="77777777" w:rsidR="007015D6" w:rsidRDefault="00350D12">
            <w:pPr>
              <w:spacing w:after="0" w:line="259" w:lineRule="auto"/>
              <w:ind w:left="120" w:firstLine="0"/>
              <w:jc w:val="left"/>
            </w:pPr>
            <w:r>
              <w:t>C - S</w:t>
            </w:r>
          </w:p>
        </w:tc>
        <w:tc>
          <w:tcPr>
            <w:tcW w:w="1028" w:type="dxa"/>
            <w:tcBorders>
              <w:top w:val="nil"/>
              <w:left w:val="nil"/>
              <w:bottom w:val="nil"/>
              <w:right w:val="nil"/>
            </w:tcBorders>
          </w:tcPr>
          <w:p w14:paraId="19DAD1E6" w14:textId="77777777" w:rsidR="007015D6" w:rsidRDefault="00350D12">
            <w:pPr>
              <w:spacing w:after="0" w:line="259" w:lineRule="auto"/>
              <w:ind w:left="105" w:firstLine="0"/>
              <w:jc w:val="left"/>
            </w:pPr>
            <w:r>
              <w:t>0.03066</w:t>
            </w:r>
          </w:p>
        </w:tc>
        <w:tc>
          <w:tcPr>
            <w:tcW w:w="1121" w:type="dxa"/>
            <w:tcBorders>
              <w:top w:val="nil"/>
              <w:left w:val="nil"/>
              <w:bottom w:val="nil"/>
              <w:right w:val="nil"/>
            </w:tcBorders>
          </w:tcPr>
          <w:p w14:paraId="7AB3127C" w14:textId="77777777" w:rsidR="007015D6" w:rsidRDefault="00350D12">
            <w:pPr>
              <w:spacing w:after="0" w:line="259" w:lineRule="auto"/>
              <w:ind w:left="179" w:firstLine="0"/>
              <w:jc w:val="center"/>
            </w:pPr>
            <w:r>
              <w:t>0.0325</w:t>
            </w:r>
          </w:p>
        </w:tc>
        <w:tc>
          <w:tcPr>
            <w:tcW w:w="818" w:type="dxa"/>
            <w:tcBorders>
              <w:top w:val="nil"/>
              <w:left w:val="nil"/>
              <w:bottom w:val="nil"/>
              <w:right w:val="nil"/>
            </w:tcBorders>
          </w:tcPr>
          <w:p w14:paraId="42D90626" w14:textId="77777777" w:rsidR="007015D6" w:rsidRDefault="00350D12">
            <w:pPr>
              <w:spacing w:after="0" w:line="259" w:lineRule="auto"/>
              <w:ind w:left="105" w:firstLine="0"/>
              <w:jc w:val="left"/>
            </w:pPr>
            <w:r>
              <w:t>0.944</w:t>
            </w:r>
          </w:p>
        </w:tc>
        <w:tc>
          <w:tcPr>
            <w:tcW w:w="923" w:type="dxa"/>
            <w:tcBorders>
              <w:top w:val="nil"/>
              <w:left w:val="nil"/>
              <w:bottom w:val="nil"/>
              <w:right w:val="nil"/>
            </w:tcBorders>
          </w:tcPr>
          <w:p w14:paraId="1ACDB740" w14:textId="77777777" w:rsidR="007015D6" w:rsidRDefault="00350D12">
            <w:pPr>
              <w:spacing w:after="0" w:line="259" w:lineRule="auto"/>
              <w:ind w:left="0" w:firstLine="0"/>
              <w:jc w:val="left"/>
            </w:pPr>
            <w:r>
              <w:t>0.34534</w:t>
            </w:r>
          </w:p>
        </w:tc>
        <w:tc>
          <w:tcPr>
            <w:tcW w:w="713" w:type="dxa"/>
            <w:tcBorders>
              <w:top w:val="nil"/>
              <w:left w:val="nil"/>
              <w:bottom w:val="nil"/>
              <w:right w:val="nil"/>
            </w:tcBorders>
          </w:tcPr>
          <w:p w14:paraId="60FBC4C0" w14:textId="77777777" w:rsidR="007015D6" w:rsidRDefault="00350D12">
            <w:pPr>
              <w:spacing w:after="0" w:line="259" w:lineRule="auto"/>
              <w:ind w:left="87" w:firstLine="0"/>
              <w:jc w:val="center"/>
            </w:pPr>
            <w:r>
              <w:t>1.5</w:t>
            </w:r>
          </w:p>
        </w:tc>
        <w:tc>
          <w:tcPr>
            <w:tcW w:w="1092" w:type="dxa"/>
            <w:tcBorders>
              <w:top w:val="nil"/>
              <w:left w:val="nil"/>
              <w:bottom w:val="nil"/>
              <w:right w:val="nil"/>
            </w:tcBorders>
          </w:tcPr>
          <w:p w14:paraId="35B7E3ED" w14:textId="77777777" w:rsidR="007015D6" w:rsidRDefault="00350D12">
            <w:pPr>
              <w:spacing w:after="0" w:line="259" w:lineRule="auto"/>
              <w:ind w:left="0" w:firstLine="0"/>
              <w:jc w:val="left"/>
            </w:pPr>
            <w:r>
              <w:t>-0.033016</w:t>
            </w:r>
          </w:p>
        </w:tc>
        <w:tc>
          <w:tcPr>
            <w:tcW w:w="761" w:type="dxa"/>
            <w:tcBorders>
              <w:top w:val="nil"/>
              <w:left w:val="nil"/>
              <w:bottom w:val="nil"/>
              <w:right w:val="nil"/>
            </w:tcBorders>
          </w:tcPr>
          <w:p w14:paraId="6AAFBD55" w14:textId="77777777" w:rsidR="007015D6" w:rsidRDefault="00350D12">
            <w:pPr>
              <w:spacing w:after="0" w:line="259" w:lineRule="auto"/>
              <w:ind w:left="63" w:firstLine="0"/>
              <w:jc w:val="left"/>
            </w:pPr>
            <w:r>
              <w:t>0.0943</w:t>
            </w:r>
          </w:p>
        </w:tc>
      </w:tr>
      <w:tr w:rsidR="007015D6" w14:paraId="6F1ECBFF" w14:textId="77777777">
        <w:trPr>
          <w:trHeight w:val="240"/>
        </w:trPr>
        <w:tc>
          <w:tcPr>
            <w:tcW w:w="1042" w:type="dxa"/>
            <w:tcBorders>
              <w:top w:val="nil"/>
              <w:left w:val="nil"/>
              <w:bottom w:val="nil"/>
              <w:right w:val="nil"/>
            </w:tcBorders>
          </w:tcPr>
          <w:p w14:paraId="4883A1C1" w14:textId="77777777" w:rsidR="007015D6" w:rsidRDefault="00350D12">
            <w:pPr>
              <w:spacing w:after="0" w:line="259" w:lineRule="auto"/>
              <w:ind w:left="120" w:firstLine="0"/>
              <w:jc w:val="left"/>
            </w:pPr>
            <w:r>
              <w:rPr>
                <w:b/>
              </w:rPr>
              <w:t>Ca - K</w:t>
            </w:r>
          </w:p>
        </w:tc>
        <w:tc>
          <w:tcPr>
            <w:tcW w:w="1028" w:type="dxa"/>
            <w:tcBorders>
              <w:top w:val="nil"/>
              <w:left w:val="nil"/>
              <w:bottom w:val="nil"/>
              <w:right w:val="nil"/>
            </w:tcBorders>
          </w:tcPr>
          <w:p w14:paraId="7CE13490" w14:textId="77777777" w:rsidR="007015D6" w:rsidRDefault="00350D12">
            <w:pPr>
              <w:spacing w:after="0" w:line="259" w:lineRule="auto"/>
              <w:ind w:left="42" w:firstLine="0"/>
              <w:jc w:val="left"/>
            </w:pPr>
            <w:r>
              <w:t>-0.08245</w:t>
            </w:r>
          </w:p>
        </w:tc>
        <w:tc>
          <w:tcPr>
            <w:tcW w:w="1121" w:type="dxa"/>
            <w:tcBorders>
              <w:top w:val="nil"/>
              <w:left w:val="nil"/>
              <w:bottom w:val="nil"/>
              <w:right w:val="nil"/>
            </w:tcBorders>
          </w:tcPr>
          <w:p w14:paraId="66AA7524"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345CD798" w14:textId="77777777" w:rsidR="007015D6" w:rsidRDefault="00350D12">
            <w:pPr>
              <w:spacing w:after="0" w:line="259" w:lineRule="auto"/>
              <w:ind w:left="42" w:firstLine="0"/>
              <w:jc w:val="left"/>
            </w:pPr>
            <w:r>
              <w:t>-2.988</w:t>
            </w:r>
          </w:p>
        </w:tc>
        <w:tc>
          <w:tcPr>
            <w:tcW w:w="923" w:type="dxa"/>
            <w:tcBorders>
              <w:top w:val="nil"/>
              <w:left w:val="nil"/>
              <w:bottom w:val="nil"/>
              <w:right w:val="nil"/>
            </w:tcBorders>
          </w:tcPr>
          <w:p w14:paraId="68C7C32C" w14:textId="77777777" w:rsidR="007015D6" w:rsidRDefault="00350D12">
            <w:pPr>
              <w:spacing w:after="0" w:line="259" w:lineRule="auto"/>
              <w:ind w:left="0" w:firstLine="0"/>
              <w:jc w:val="left"/>
            </w:pPr>
            <w:r>
              <w:rPr>
                <w:b/>
              </w:rPr>
              <w:t>0.00280</w:t>
            </w:r>
          </w:p>
        </w:tc>
        <w:tc>
          <w:tcPr>
            <w:tcW w:w="713" w:type="dxa"/>
            <w:tcBorders>
              <w:top w:val="nil"/>
              <w:left w:val="nil"/>
              <w:bottom w:val="nil"/>
              <w:right w:val="nil"/>
            </w:tcBorders>
          </w:tcPr>
          <w:p w14:paraId="529770D6" w14:textId="77777777" w:rsidR="007015D6" w:rsidRDefault="00350D12">
            <w:pPr>
              <w:spacing w:after="0" w:line="259" w:lineRule="auto"/>
              <w:ind w:left="87" w:firstLine="0"/>
              <w:jc w:val="center"/>
            </w:pPr>
            <w:r>
              <w:t>8.5</w:t>
            </w:r>
          </w:p>
        </w:tc>
        <w:tc>
          <w:tcPr>
            <w:tcW w:w="1092" w:type="dxa"/>
            <w:tcBorders>
              <w:top w:val="nil"/>
              <w:left w:val="nil"/>
              <w:bottom w:val="nil"/>
              <w:right w:val="nil"/>
            </w:tcBorders>
          </w:tcPr>
          <w:p w14:paraId="16D09344" w14:textId="77777777" w:rsidR="007015D6" w:rsidRDefault="00350D12">
            <w:pPr>
              <w:spacing w:after="0" w:line="259" w:lineRule="auto"/>
              <w:ind w:left="0" w:firstLine="0"/>
              <w:jc w:val="left"/>
            </w:pPr>
            <w:r>
              <w:t>-0.136525</w:t>
            </w:r>
          </w:p>
        </w:tc>
        <w:tc>
          <w:tcPr>
            <w:tcW w:w="761" w:type="dxa"/>
            <w:tcBorders>
              <w:top w:val="nil"/>
              <w:left w:val="nil"/>
              <w:bottom w:val="nil"/>
              <w:right w:val="nil"/>
            </w:tcBorders>
          </w:tcPr>
          <w:p w14:paraId="5AAE6328" w14:textId="77777777" w:rsidR="007015D6" w:rsidRDefault="00350D12">
            <w:pPr>
              <w:spacing w:after="0" w:line="259" w:lineRule="auto"/>
              <w:ind w:left="0" w:firstLine="0"/>
              <w:jc w:val="left"/>
            </w:pPr>
            <w:r>
              <w:t>-0.0284</w:t>
            </w:r>
          </w:p>
        </w:tc>
      </w:tr>
      <w:tr w:rsidR="007015D6" w14:paraId="500BB9AB" w14:textId="77777777">
        <w:trPr>
          <w:trHeight w:val="239"/>
        </w:trPr>
        <w:tc>
          <w:tcPr>
            <w:tcW w:w="1042" w:type="dxa"/>
            <w:tcBorders>
              <w:top w:val="nil"/>
              <w:left w:val="nil"/>
              <w:bottom w:val="nil"/>
              <w:right w:val="nil"/>
            </w:tcBorders>
          </w:tcPr>
          <w:p w14:paraId="0B84E702" w14:textId="77777777" w:rsidR="007015D6" w:rsidRDefault="00350D12">
            <w:pPr>
              <w:spacing w:after="0" w:line="259" w:lineRule="auto"/>
              <w:ind w:left="120" w:firstLine="0"/>
              <w:jc w:val="left"/>
            </w:pPr>
            <w:r>
              <w:t>Ca - Mg</w:t>
            </w:r>
          </w:p>
        </w:tc>
        <w:tc>
          <w:tcPr>
            <w:tcW w:w="1028" w:type="dxa"/>
            <w:tcBorders>
              <w:top w:val="nil"/>
              <w:left w:val="nil"/>
              <w:bottom w:val="nil"/>
              <w:right w:val="nil"/>
            </w:tcBorders>
          </w:tcPr>
          <w:p w14:paraId="049EE476" w14:textId="77777777" w:rsidR="007015D6" w:rsidRDefault="00350D12">
            <w:pPr>
              <w:spacing w:after="0" w:line="259" w:lineRule="auto"/>
              <w:ind w:left="105" w:firstLine="0"/>
              <w:jc w:val="left"/>
            </w:pPr>
            <w:r>
              <w:t>0.01174</w:t>
            </w:r>
          </w:p>
        </w:tc>
        <w:tc>
          <w:tcPr>
            <w:tcW w:w="1121" w:type="dxa"/>
            <w:tcBorders>
              <w:top w:val="nil"/>
              <w:left w:val="nil"/>
              <w:bottom w:val="nil"/>
              <w:right w:val="nil"/>
            </w:tcBorders>
          </w:tcPr>
          <w:p w14:paraId="5EAF4733" w14:textId="77777777" w:rsidR="007015D6" w:rsidRDefault="00350D12">
            <w:pPr>
              <w:spacing w:after="0" w:line="259" w:lineRule="auto"/>
              <w:ind w:left="179" w:firstLine="0"/>
              <w:jc w:val="center"/>
            </w:pPr>
            <w:r>
              <w:t>0.0312</w:t>
            </w:r>
          </w:p>
        </w:tc>
        <w:tc>
          <w:tcPr>
            <w:tcW w:w="818" w:type="dxa"/>
            <w:tcBorders>
              <w:top w:val="nil"/>
              <w:left w:val="nil"/>
              <w:bottom w:val="nil"/>
              <w:right w:val="nil"/>
            </w:tcBorders>
          </w:tcPr>
          <w:p w14:paraId="054B628C" w14:textId="77777777" w:rsidR="007015D6" w:rsidRDefault="00350D12">
            <w:pPr>
              <w:spacing w:after="0" w:line="259" w:lineRule="auto"/>
              <w:ind w:left="105" w:firstLine="0"/>
              <w:jc w:val="left"/>
            </w:pPr>
            <w:r>
              <w:t>0.377</w:t>
            </w:r>
          </w:p>
        </w:tc>
        <w:tc>
          <w:tcPr>
            <w:tcW w:w="923" w:type="dxa"/>
            <w:tcBorders>
              <w:top w:val="nil"/>
              <w:left w:val="nil"/>
              <w:bottom w:val="nil"/>
              <w:right w:val="nil"/>
            </w:tcBorders>
          </w:tcPr>
          <w:p w14:paraId="3810415E" w14:textId="77777777" w:rsidR="007015D6" w:rsidRDefault="00350D12">
            <w:pPr>
              <w:spacing w:after="0" w:line="259" w:lineRule="auto"/>
              <w:ind w:left="0" w:firstLine="0"/>
              <w:jc w:val="left"/>
            </w:pPr>
            <w:r>
              <w:t>0.70626</w:t>
            </w:r>
          </w:p>
        </w:tc>
        <w:tc>
          <w:tcPr>
            <w:tcW w:w="713" w:type="dxa"/>
            <w:tcBorders>
              <w:top w:val="nil"/>
              <w:left w:val="nil"/>
              <w:bottom w:val="nil"/>
              <w:right w:val="nil"/>
            </w:tcBorders>
          </w:tcPr>
          <w:p w14:paraId="62A888F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769A5E90" w14:textId="77777777" w:rsidR="007015D6" w:rsidRDefault="00350D12">
            <w:pPr>
              <w:spacing w:after="0" w:line="259" w:lineRule="auto"/>
              <w:ind w:left="0" w:firstLine="0"/>
              <w:jc w:val="left"/>
            </w:pPr>
            <w:r>
              <w:t>-0.049328</w:t>
            </w:r>
          </w:p>
        </w:tc>
        <w:tc>
          <w:tcPr>
            <w:tcW w:w="761" w:type="dxa"/>
            <w:tcBorders>
              <w:top w:val="nil"/>
              <w:left w:val="nil"/>
              <w:bottom w:val="nil"/>
              <w:right w:val="nil"/>
            </w:tcBorders>
          </w:tcPr>
          <w:p w14:paraId="1B2AB26D" w14:textId="77777777" w:rsidR="007015D6" w:rsidRDefault="00350D12">
            <w:pPr>
              <w:spacing w:after="0" w:line="259" w:lineRule="auto"/>
              <w:ind w:left="63" w:firstLine="0"/>
              <w:jc w:val="left"/>
            </w:pPr>
            <w:r>
              <w:t>0.0728</w:t>
            </w:r>
          </w:p>
        </w:tc>
      </w:tr>
      <w:tr w:rsidR="007015D6" w14:paraId="1C6BCAAC" w14:textId="77777777">
        <w:trPr>
          <w:trHeight w:val="238"/>
        </w:trPr>
        <w:tc>
          <w:tcPr>
            <w:tcW w:w="1042" w:type="dxa"/>
            <w:tcBorders>
              <w:top w:val="nil"/>
              <w:left w:val="nil"/>
              <w:bottom w:val="nil"/>
              <w:right w:val="nil"/>
            </w:tcBorders>
          </w:tcPr>
          <w:p w14:paraId="6CDEA631" w14:textId="77777777" w:rsidR="007015D6" w:rsidRDefault="00350D12">
            <w:pPr>
              <w:spacing w:after="0" w:line="259" w:lineRule="auto"/>
              <w:ind w:left="120" w:firstLine="0"/>
              <w:jc w:val="left"/>
            </w:pPr>
            <w:r>
              <w:t>Ca - N</w:t>
            </w:r>
          </w:p>
        </w:tc>
        <w:tc>
          <w:tcPr>
            <w:tcW w:w="1028" w:type="dxa"/>
            <w:tcBorders>
              <w:top w:val="nil"/>
              <w:left w:val="nil"/>
              <w:bottom w:val="nil"/>
              <w:right w:val="nil"/>
            </w:tcBorders>
          </w:tcPr>
          <w:p w14:paraId="349A942C" w14:textId="77777777" w:rsidR="007015D6" w:rsidRDefault="00350D12">
            <w:pPr>
              <w:spacing w:after="0" w:line="259" w:lineRule="auto"/>
              <w:ind w:left="42" w:firstLine="0"/>
              <w:jc w:val="left"/>
            </w:pPr>
            <w:r>
              <w:t>-0.00337</w:t>
            </w:r>
          </w:p>
        </w:tc>
        <w:tc>
          <w:tcPr>
            <w:tcW w:w="1121" w:type="dxa"/>
            <w:tcBorders>
              <w:top w:val="nil"/>
              <w:left w:val="nil"/>
              <w:bottom w:val="nil"/>
              <w:right w:val="nil"/>
            </w:tcBorders>
          </w:tcPr>
          <w:p w14:paraId="293324E4" w14:textId="77777777" w:rsidR="007015D6" w:rsidRDefault="00350D12">
            <w:pPr>
              <w:spacing w:after="0" w:line="259" w:lineRule="auto"/>
              <w:ind w:left="179" w:firstLine="0"/>
              <w:jc w:val="center"/>
            </w:pPr>
            <w:r>
              <w:t>0.0318</w:t>
            </w:r>
          </w:p>
        </w:tc>
        <w:tc>
          <w:tcPr>
            <w:tcW w:w="818" w:type="dxa"/>
            <w:tcBorders>
              <w:top w:val="nil"/>
              <w:left w:val="nil"/>
              <w:bottom w:val="nil"/>
              <w:right w:val="nil"/>
            </w:tcBorders>
          </w:tcPr>
          <w:p w14:paraId="2A1B0E8E" w14:textId="77777777" w:rsidR="007015D6" w:rsidRDefault="00350D12">
            <w:pPr>
              <w:spacing w:after="0" w:line="259" w:lineRule="auto"/>
              <w:ind w:left="42" w:firstLine="0"/>
              <w:jc w:val="left"/>
            </w:pPr>
            <w:r>
              <w:t>-0.106</w:t>
            </w:r>
          </w:p>
        </w:tc>
        <w:tc>
          <w:tcPr>
            <w:tcW w:w="923" w:type="dxa"/>
            <w:tcBorders>
              <w:top w:val="nil"/>
              <w:left w:val="nil"/>
              <w:bottom w:val="nil"/>
              <w:right w:val="nil"/>
            </w:tcBorders>
          </w:tcPr>
          <w:p w14:paraId="6B0A1B40" w14:textId="77777777" w:rsidR="007015D6" w:rsidRDefault="00350D12">
            <w:pPr>
              <w:spacing w:after="0" w:line="259" w:lineRule="auto"/>
              <w:ind w:left="0" w:firstLine="0"/>
              <w:jc w:val="left"/>
            </w:pPr>
            <w:r>
              <w:t>0.91559</w:t>
            </w:r>
          </w:p>
        </w:tc>
        <w:tc>
          <w:tcPr>
            <w:tcW w:w="713" w:type="dxa"/>
            <w:tcBorders>
              <w:top w:val="nil"/>
              <w:left w:val="nil"/>
              <w:bottom w:val="nil"/>
              <w:right w:val="nil"/>
            </w:tcBorders>
          </w:tcPr>
          <w:p w14:paraId="7DC452E5" w14:textId="77777777" w:rsidR="007015D6" w:rsidRDefault="00350D12">
            <w:pPr>
              <w:spacing w:after="0" w:line="259" w:lineRule="auto"/>
              <w:ind w:left="87" w:firstLine="0"/>
              <w:jc w:val="center"/>
            </w:pPr>
            <w:r>
              <w:t>0.1</w:t>
            </w:r>
          </w:p>
        </w:tc>
        <w:tc>
          <w:tcPr>
            <w:tcW w:w="1092" w:type="dxa"/>
            <w:tcBorders>
              <w:top w:val="nil"/>
              <w:left w:val="nil"/>
              <w:bottom w:val="nil"/>
              <w:right w:val="nil"/>
            </w:tcBorders>
          </w:tcPr>
          <w:p w14:paraId="6FAD03B7" w14:textId="77777777" w:rsidR="007015D6" w:rsidRDefault="00350D12">
            <w:pPr>
              <w:spacing w:after="0" w:line="259" w:lineRule="auto"/>
              <w:ind w:left="0" w:firstLine="0"/>
              <w:jc w:val="left"/>
            </w:pPr>
            <w:r>
              <w:t>-0.065652</w:t>
            </w:r>
          </w:p>
        </w:tc>
        <w:tc>
          <w:tcPr>
            <w:tcW w:w="761" w:type="dxa"/>
            <w:tcBorders>
              <w:top w:val="nil"/>
              <w:left w:val="nil"/>
              <w:bottom w:val="nil"/>
              <w:right w:val="nil"/>
            </w:tcBorders>
          </w:tcPr>
          <w:p w14:paraId="5B746C4E" w14:textId="77777777" w:rsidR="007015D6" w:rsidRDefault="00350D12">
            <w:pPr>
              <w:spacing w:after="0" w:line="259" w:lineRule="auto"/>
              <w:ind w:left="63" w:firstLine="0"/>
              <w:jc w:val="left"/>
            </w:pPr>
            <w:r>
              <w:t>0.0589</w:t>
            </w:r>
          </w:p>
        </w:tc>
      </w:tr>
      <w:tr w:rsidR="007015D6" w14:paraId="19B07D55" w14:textId="77777777">
        <w:trPr>
          <w:trHeight w:val="240"/>
        </w:trPr>
        <w:tc>
          <w:tcPr>
            <w:tcW w:w="1042" w:type="dxa"/>
            <w:tcBorders>
              <w:top w:val="nil"/>
              <w:left w:val="nil"/>
              <w:bottom w:val="nil"/>
              <w:right w:val="nil"/>
            </w:tcBorders>
          </w:tcPr>
          <w:p w14:paraId="6E4AF642" w14:textId="77777777" w:rsidR="007015D6" w:rsidRDefault="00350D12">
            <w:pPr>
              <w:spacing w:after="0" w:line="259" w:lineRule="auto"/>
              <w:ind w:left="120" w:firstLine="0"/>
              <w:jc w:val="left"/>
            </w:pPr>
            <w:r>
              <w:rPr>
                <w:b/>
              </w:rPr>
              <w:t>Ca - Na</w:t>
            </w:r>
          </w:p>
        </w:tc>
        <w:tc>
          <w:tcPr>
            <w:tcW w:w="1028" w:type="dxa"/>
            <w:tcBorders>
              <w:top w:val="nil"/>
              <w:left w:val="nil"/>
              <w:bottom w:val="nil"/>
              <w:right w:val="nil"/>
            </w:tcBorders>
          </w:tcPr>
          <w:p w14:paraId="4CD630A5" w14:textId="77777777" w:rsidR="007015D6" w:rsidRDefault="00350D12">
            <w:pPr>
              <w:spacing w:after="0" w:line="259" w:lineRule="auto"/>
              <w:ind w:left="105" w:firstLine="0"/>
              <w:jc w:val="left"/>
            </w:pPr>
            <w:r>
              <w:t>0.21672</w:t>
            </w:r>
          </w:p>
        </w:tc>
        <w:tc>
          <w:tcPr>
            <w:tcW w:w="1121" w:type="dxa"/>
            <w:tcBorders>
              <w:top w:val="nil"/>
              <w:left w:val="nil"/>
              <w:bottom w:val="nil"/>
              <w:right w:val="nil"/>
            </w:tcBorders>
          </w:tcPr>
          <w:p w14:paraId="50150EB8" w14:textId="77777777" w:rsidR="007015D6" w:rsidRDefault="00350D12">
            <w:pPr>
              <w:spacing w:after="0" w:line="259" w:lineRule="auto"/>
              <w:ind w:left="179" w:firstLine="0"/>
              <w:jc w:val="center"/>
            </w:pPr>
            <w:r>
              <w:t>0.0295</w:t>
            </w:r>
          </w:p>
        </w:tc>
        <w:tc>
          <w:tcPr>
            <w:tcW w:w="818" w:type="dxa"/>
            <w:tcBorders>
              <w:top w:val="nil"/>
              <w:left w:val="nil"/>
              <w:bottom w:val="nil"/>
              <w:right w:val="nil"/>
            </w:tcBorders>
          </w:tcPr>
          <w:p w14:paraId="52E28E72" w14:textId="77777777" w:rsidR="007015D6" w:rsidRDefault="00350D12">
            <w:pPr>
              <w:spacing w:after="0" w:line="259" w:lineRule="auto"/>
              <w:ind w:left="105" w:firstLine="0"/>
              <w:jc w:val="left"/>
            </w:pPr>
            <w:r>
              <w:t>7.347</w:t>
            </w:r>
          </w:p>
        </w:tc>
        <w:tc>
          <w:tcPr>
            <w:tcW w:w="923" w:type="dxa"/>
            <w:tcBorders>
              <w:top w:val="nil"/>
              <w:left w:val="nil"/>
              <w:bottom w:val="nil"/>
              <w:right w:val="nil"/>
            </w:tcBorders>
          </w:tcPr>
          <w:p w14:paraId="587F90F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0E84C1D" w14:textId="77777777" w:rsidR="007015D6" w:rsidRDefault="00350D12">
            <w:pPr>
              <w:spacing w:after="0" w:line="259" w:lineRule="auto"/>
              <w:ind w:left="105" w:firstLine="0"/>
              <w:jc w:val="left"/>
            </w:pPr>
            <w:r>
              <w:t>42.2</w:t>
            </w:r>
          </w:p>
        </w:tc>
        <w:tc>
          <w:tcPr>
            <w:tcW w:w="1092" w:type="dxa"/>
            <w:tcBorders>
              <w:top w:val="nil"/>
              <w:left w:val="nil"/>
              <w:bottom w:val="nil"/>
              <w:right w:val="nil"/>
            </w:tcBorders>
          </w:tcPr>
          <w:p w14:paraId="5ABCB0DA" w14:textId="77777777" w:rsidR="007015D6" w:rsidRDefault="00350D12">
            <w:pPr>
              <w:spacing w:after="0" w:line="259" w:lineRule="auto"/>
              <w:ind w:left="63" w:firstLine="0"/>
              <w:jc w:val="left"/>
            </w:pPr>
            <w:r>
              <w:t>0.158904</w:t>
            </w:r>
          </w:p>
        </w:tc>
        <w:tc>
          <w:tcPr>
            <w:tcW w:w="761" w:type="dxa"/>
            <w:tcBorders>
              <w:top w:val="nil"/>
              <w:left w:val="nil"/>
              <w:bottom w:val="nil"/>
              <w:right w:val="nil"/>
            </w:tcBorders>
          </w:tcPr>
          <w:p w14:paraId="13D97D81" w14:textId="77777777" w:rsidR="007015D6" w:rsidRDefault="00350D12">
            <w:pPr>
              <w:spacing w:after="0" w:line="259" w:lineRule="auto"/>
              <w:ind w:left="63" w:firstLine="0"/>
              <w:jc w:val="left"/>
            </w:pPr>
            <w:r>
              <w:t>0.2745</w:t>
            </w:r>
          </w:p>
        </w:tc>
      </w:tr>
      <w:tr w:rsidR="007015D6" w14:paraId="24EE204D" w14:textId="77777777">
        <w:trPr>
          <w:trHeight w:val="239"/>
        </w:trPr>
        <w:tc>
          <w:tcPr>
            <w:tcW w:w="1042" w:type="dxa"/>
            <w:tcBorders>
              <w:top w:val="nil"/>
              <w:left w:val="nil"/>
              <w:bottom w:val="nil"/>
              <w:right w:val="nil"/>
            </w:tcBorders>
          </w:tcPr>
          <w:p w14:paraId="22C4D396" w14:textId="77777777" w:rsidR="007015D6" w:rsidRDefault="00350D12">
            <w:pPr>
              <w:spacing w:after="0" w:line="259" w:lineRule="auto"/>
              <w:ind w:left="120" w:firstLine="0"/>
              <w:jc w:val="left"/>
            </w:pPr>
            <w:r>
              <w:t>Ca - P</w:t>
            </w:r>
          </w:p>
        </w:tc>
        <w:tc>
          <w:tcPr>
            <w:tcW w:w="1028" w:type="dxa"/>
            <w:tcBorders>
              <w:top w:val="nil"/>
              <w:left w:val="nil"/>
              <w:bottom w:val="nil"/>
              <w:right w:val="nil"/>
            </w:tcBorders>
          </w:tcPr>
          <w:p w14:paraId="73F5F3B0" w14:textId="77777777" w:rsidR="007015D6" w:rsidRDefault="00350D12">
            <w:pPr>
              <w:spacing w:after="0" w:line="259" w:lineRule="auto"/>
              <w:ind w:left="42" w:firstLine="0"/>
              <w:jc w:val="left"/>
            </w:pPr>
            <w:r>
              <w:t>-0.03796</w:t>
            </w:r>
          </w:p>
        </w:tc>
        <w:tc>
          <w:tcPr>
            <w:tcW w:w="1121" w:type="dxa"/>
            <w:tcBorders>
              <w:top w:val="nil"/>
              <w:left w:val="nil"/>
              <w:bottom w:val="nil"/>
              <w:right w:val="nil"/>
            </w:tcBorders>
          </w:tcPr>
          <w:p w14:paraId="3D928ABE" w14:textId="77777777" w:rsidR="007015D6" w:rsidRDefault="00350D12">
            <w:pPr>
              <w:spacing w:after="0" w:line="259" w:lineRule="auto"/>
              <w:ind w:left="179" w:firstLine="0"/>
              <w:jc w:val="center"/>
            </w:pPr>
            <w:r>
              <w:t>0.0358</w:t>
            </w:r>
          </w:p>
        </w:tc>
        <w:tc>
          <w:tcPr>
            <w:tcW w:w="818" w:type="dxa"/>
            <w:tcBorders>
              <w:top w:val="nil"/>
              <w:left w:val="nil"/>
              <w:bottom w:val="nil"/>
              <w:right w:val="nil"/>
            </w:tcBorders>
          </w:tcPr>
          <w:p w14:paraId="39E172C4" w14:textId="77777777" w:rsidR="007015D6" w:rsidRDefault="00350D12">
            <w:pPr>
              <w:spacing w:after="0" w:line="259" w:lineRule="auto"/>
              <w:ind w:left="42" w:firstLine="0"/>
              <w:jc w:val="left"/>
            </w:pPr>
            <w:r>
              <w:t>-1.061</w:t>
            </w:r>
          </w:p>
        </w:tc>
        <w:tc>
          <w:tcPr>
            <w:tcW w:w="923" w:type="dxa"/>
            <w:tcBorders>
              <w:top w:val="nil"/>
              <w:left w:val="nil"/>
              <w:bottom w:val="nil"/>
              <w:right w:val="nil"/>
            </w:tcBorders>
          </w:tcPr>
          <w:p w14:paraId="18FC9795" w14:textId="77777777" w:rsidR="007015D6" w:rsidRDefault="00350D12">
            <w:pPr>
              <w:spacing w:after="0" w:line="259" w:lineRule="auto"/>
              <w:ind w:left="0" w:firstLine="0"/>
              <w:jc w:val="left"/>
            </w:pPr>
            <w:r>
              <w:t>0.28853</w:t>
            </w:r>
          </w:p>
        </w:tc>
        <w:tc>
          <w:tcPr>
            <w:tcW w:w="713" w:type="dxa"/>
            <w:tcBorders>
              <w:top w:val="nil"/>
              <w:left w:val="nil"/>
              <w:bottom w:val="nil"/>
              <w:right w:val="nil"/>
            </w:tcBorders>
          </w:tcPr>
          <w:p w14:paraId="2D4FE275" w14:textId="77777777" w:rsidR="007015D6" w:rsidRDefault="00350D12">
            <w:pPr>
              <w:spacing w:after="0" w:line="259" w:lineRule="auto"/>
              <w:ind w:left="87" w:firstLine="0"/>
              <w:jc w:val="center"/>
            </w:pPr>
            <w:r>
              <w:t>1.8</w:t>
            </w:r>
          </w:p>
        </w:tc>
        <w:tc>
          <w:tcPr>
            <w:tcW w:w="1092" w:type="dxa"/>
            <w:tcBorders>
              <w:top w:val="nil"/>
              <w:left w:val="nil"/>
              <w:bottom w:val="nil"/>
              <w:right w:val="nil"/>
            </w:tcBorders>
          </w:tcPr>
          <w:p w14:paraId="6CAF663D" w14:textId="77777777" w:rsidR="007015D6" w:rsidRDefault="00350D12">
            <w:pPr>
              <w:spacing w:after="0" w:line="259" w:lineRule="auto"/>
              <w:ind w:left="0" w:firstLine="0"/>
              <w:jc w:val="left"/>
            </w:pPr>
            <w:r>
              <w:t>-0.108062</w:t>
            </w:r>
          </w:p>
        </w:tc>
        <w:tc>
          <w:tcPr>
            <w:tcW w:w="761" w:type="dxa"/>
            <w:tcBorders>
              <w:top w:val="nil"/>
              <w:left w:val="nil"/>
              <w:bottom w:val="nil"/>
              <w:right w:val="nil"/>
            </w:tcBorders>
          </w:tcPr>
          <w:p w14:paraId="1FF213CB" w14:textId="77777777" w:rsidR="007015D6" w:rsidRDefault="00350D12">
            <w:pPr>
              <w:spacing w:after="0" w:line="259" w:lineRule="auto"/>
              <w:ind w:left="63" w:firstLine="0"/>
              <w:jc w:val="left"/>
            </w:pPr>
            <w:r>
              <w:t>0.0321</w:t>
            </w:r>
          </w:p>
        </w:tc>
      </w:tr>
      <w:tr w:rsidR="007015D6" w14:paraId="574C95D7" w14:textId="77777777">
        <w:trPr>
          <w:trHeight w:val="238"/>
        </w:trPr>
        <w:tc>
          <w:tcPr>
            <w:tcW w:w="1042" w:type="dxa"/>
            <w:tcBorders>
              <w:top w:val="nil"/>
              <w:left w:val="nil"/>
              <w:bottom w:val="nil"/>
              <w:right w:val="nil"/>
            </w:tcBorders>
          </w:tcPr>
          <w:p w14:paraId="5E59DD5F" w14:textId="77777777" w:rsidR="007015D6" w:rsidRDefault="00350D12">
            <w:pPr>
              <w:spacing w:after="0" w:line="259" w:lineRule="auto"/>
              <w:ind w:left="120" w:firstLine="0"/>
              <w:jc w:val="left"/>
            </w:pPr>
            <w:r>
              <w:t>Ca - S</w:t>
            </w:r>
          </w:p>
        </w:tc>
        <w:tc>
          <w:tcPr>
            <w:tcW w:w="1028" w:type="dxa"/>
            <w:tcBorders>
              <w:top w:val="nil"/>
              <w:left w:val="nil"/>
              <w:bottom w:val="nil"/>
              <w:right w:val="nil"/>
            </w:tcBorders>
          </w:tcPr>
          <w:p w14:paraId="388E7694" w14:textId="77777777" w:rsidR="007015D6" w:rsidRDefault="00350D12">
            <w:pPr>
              <w:spacing w:after="0" w:line="259" w:lineRule="auto"/>
              <w:ind w:left="42" w:firstLine="0"/>
              <w:jc w:val="left"/>
            </w:pPr>
            <w:r>
              <w:t>-0.01527</w:t>
            </w:r>
          </w:p>
        </w:tc>
        <w:tc>
          <w:tcPr>
            <w:tcW w:w="1121" w:type="dxa"/>
            <w:tcBorders>
              <w:top w:val="nil"/>
              <w:left w:val="nil"/>
              <w:bottom w:val="nil"/>
              <w:right w:val="nil"/>
            </w:tcBorders>
          </w:tcPr>
          <w:p w14:paraId="4C67E947" w14:textId="77777777" w:rsidR="007015D6" w:rsidRDefault="00350D12">
            <w:pPr>
              <w:spacing w:after="0" w:line="259" w:lineRule="auto"/>
              <w:ind w:left="179" w:firstLine="0"/>
              <w:jc w:val="center"/>
            </w:pPr>
            <w:r>
              <w:t>0.0338</w:t>
            </w:r>
          </w:p>
        </w:tc>
        <w:tc>
          <w:tcPr>
            <w:tcW w:w="818" w:type="dxa"/>
            <w:tcBorders>
              <w:top w:val="nil"/>
              <w:left w:val="nil"/>
              <w:bottom w:val="nil"/>
              <w:right w:val="nil"/>
            </w:tcBorders>
          </w:tcPr>
          <w:p w14:paraId="496D16A5" w14:textId="77777777" w:rsidR="007015D6" w:rsidRDefault="00350D12">
            <w:pPr>
              <w:spacing w:after="0" w:line="259" w:lineRule="auto"/>
              <w:ind w:left="42" w:firstLine="0"/>
              <w:jc w:val="left"/>
            </w:pPr>
            <w:r>
              <w:t>-0.452</w:t>
            </w:r>
          </w:p>
        </w:tc>
        <w:tc>
          <w:tcPr>
            <w:tcW w:w="923" w:type="dxa"/>
            <w:tcBorders>
              <w:top w:val="nil"/>
              <w:left w:val="nil"/>
              <w:bottom w:val="nil"/>
              <w:right w:val="nil"/>
            </w:tcBorders>
          </w:tcPr>
          <w:p w14:paraId="790A8736" w14:textId="77777777" w:rsidR="007015D6" w:rsidRDefault="00350D12">
            <w:pPr>
              <w:spacing w:after="0" w:line="259" w:lineRule="auto"/>
              <w:ind w:left="0" w:firstLine="0"/>
              <w:jc w:val="left"/>
            </w:pPr>
            <w:r>
              <w:t>0.65133</w:t>
            </w:r>
          </w:p>
        </w:tc>
        <w:tc>
          <w:tcPr>
            <w:tcW w:w="713" w:type="dxa"/>
            <w:tcBorders>
              <w:top w:val="nil"/>
              <w:left w:val="nil"/>
              <w:bottom w:val="nil"/>
              <w:right w:val="nil"/>
            </w:tcBorders>
          </w:tcPr>
          <w:p w14:paraId="23F22991" w14:textId="77777777" w:rsidR="007015D6" w:rsidRDefault="00350D12">
            <w:pPr>
              <w:spacing w:after="0" w:line="259" w:lineRule="auto"/>
              <w:ind w:left="87" w:firstLine="0"/>
              <w:jc w:val="center"/>
            </w:pPr>
            <w:r>
              <w:t>0.6</w:t>
            </w:r>
          </w:p>
        </w:tc>
        <w:tc>
          <w:tcPr>
            <w:tcW w:w="1092" w:type="dxa"/>
            <w:tcBorders>
              <w:top w:val="nil"/>
              <w:left w:val="nil"/>
              <w:bottom w:val="nil"/>
              <w:right w:val="nil"/>
            </w:tcBorders>
          </w:tcPr>
          <w:p w14:paraId="1C315866" w14:textId="77777777" w:rsidR="007015D6" w:rsidRDefault="00350D12">
            <w:pPr>
              <w:spacing w:after="0" w:line="259" w:lineRule="auto"/>
              <w:ind w:left="0" w:firstLine="0"/>
              <w:jc w:val="left"/>
            </w:pPr>
            <w:r>
              <w:t>-0.081520</w:t>
            </w:r>
          </w:p>
        </w:tc>
        <w:tc>
          <w:tcPr>
            <w:tcW w:w="761" w:type="dxa"/>
            <w:tcBorders>
              <w:top w:val="nil"/>
              <w:left w:val="nil"/>
              <w:bottom w:val="nil"/>
              <w:right w:val="nil"/>
            </w:tcBorders>
          </w:tcPr>
          <w:p w14:paraId="2C1907CA" w14:textId="77777777" w:rsidR="007015D6" w:rsidRDefault="00350D12">
            <w:pPr>
              <w:spacing w:after="0" w:line="259" w:lineRule="auto"/>
              <w:ind w:left="63" w:firstLine="0"/>
              <w:jc w:val="left"/>
            </w:pPr>
            <w:r>
              <w:t>0.0510</w:t>
            </w:r>
          </w:p>
        </w:tc>
      </w:tr>
      <w:tr w:rsidR="007015D6" w14:paraId="6CE1A999" w14:textId="77777777">
        <w:trPr>
          <w:trHeight w:val="239"/>
        </w:trPr>
        <w:tc>
          <w:tcPr>
            <w:tcW w:w="1042" w:type="dxa"/>
            <w:tcBorders>
              <w:top w:val="nil"/>
              <w:left w:val="nil"/>
              <w:bottom w:val="nil"/>
              <w:right w:val="nil"/>
            </w:tcBorders>
          </w:tcPr>
          <w:p w14:paraId="301D418F" w14:textId="77777777" w:rsidR="007015D6" w:rsidRDefault="00350D12">
            <w:pPr>
              <w:spacing w:after="0" w:line="259" w:lineRule="auto"/>
              <w:ind w:left="120" w:firstLine="0"/>
              <w:jc w:val="left"/>
            </w:pPr>
            <w:r>
              <w:rPr>
                <w:b/>
              </w:rPr>
              <w:t>K - Mg</w:t>
            </w:r>
          </w:p>
        </w:tc>
        <w:tc>
          <w:tcPr>
            <w:tcW w:w="1028" w:type="dxa"/>
            <w:tcBorders>
              <w:top w:val="nil"/>
              <w:left w:val="nil"/>
              <w:bottom w:val="nil"/>
              <w:right w:val="nil"/>
            </w:tcBorders>
          </w:tcPr>
          <w:p w14:paraId="6D68C65D" w14:textId="77777777" w:rsidR="007015D6" w:rsidRDefault="00350D12">
            <w:pPr>
              <w:spacing w:after="0" w:line="259" w:lineRule="auto"/>
              <w:ind w:left="105" w:firstLine="0"/>
              <w:jc w:val="left"/>
            </w:pPr>
            <w:r>
              <w:t>0.09419</w:t>
            </w:r>
          </w:p>
        </w:tc>
        <w:tc>
          <w:tcPr>
            <w:tcW w:w="1121" w:type="dxa"/>
            <w:tcBorders>
              <w:top w:val="nil"/>
              <w:left w:val="nil"/>
              <w:bottom w:val="nil"/>
              <w:right w:val="nil"/>
            </w:tcBorders>
          </w:tcPr>
          <w:p w14:paraId="678EDF8F" w14:textId="77777777" w:rsidR="007015D6" w:rsidRDefault="00350D12">
            <w:pPr>
              <w:spacing w:after="0" w:line="259" w:lineRule="auto"/>
              <w:ind w:left="179" w:firstLine="0"/>
              <w:jc w:val="center"/>
            </w:pPr>
            <w:r>
              <w:t>0.0255</w:t>
            </w:r>
          </w:p>
        </w:tc>
        <w:tc>
          <w:tcPr>
            <w:tcW w:w="818" w:type="dxa"/>
            <w:tcBorders>
              <w:top w:val="nil"/>
              <w:left w:val="nil"/>
              <w:bottom w:val="nil"/>
              <w:right w:val="nil"/>
            </w:tcBorders>
          </w:tcPr>
          <w:p w14:paraId="6F2361DD" w14:textId="77777777" w:rsidR="007015D6" w:rsidRDefault="00350D12">
            <w:pPr>
              <w:spacing w:after="0" w:line="259" w:lineRule="auto"/>
              <w:ind w:left="105" w:firstLine="0"/>
              <w:jc w:val="left"/>
            </w:pPr>
            <w:r>
              <w:t>3.692</w:t>
            </w:r>
          </w:p>
        </w:tc>
        <w:tc>
          <w:tcPr>
            <w:tcW w:w="923" w:type="dxa"/>
            <w:tcBorders>
              <w:top w:val="nil"/>
              <w:left w:val="nil"/>
              <w:bottom w:val="nil"/>
              <w:right w:val="nil"/>
            </w:tcBorders>
          </w:tcPr>
          <w:p w14:paraId="3B6E5139"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122ECDF4" w14:textId="77777777" w:rsidR="007015D6" w:rsidRDefault="00350D12">
            <w:pPr>
              <w:spacing w:after="0" w:line="259" w:lineRule="auto"/>
              <w:ind w:left="105" w:firstLine="0"/>
              <w:jc w:val="left"/>
            </w:pPr>
            <w:r>
              <w:t>12.1</w:t>
            </w:r>
          </w:p>
        </w:tc>
        <w:tc>
          <w:tcPr>
            <w:tcW w:w="1092" w:type="dxa"/>
            <w:tcBorders>
              <w:top w:val="nil"/>
              <w:left w:val="nil"/>
              <w:bottom w:val="nil"/>
              <w:right w:val="nil"/>
            </w:tcBorders>
          </w:tcPr>
          <w:p w14:paraId="289FBFBE" w14:textId="77777777" w:rsidR="007015D6" w:rsidRDefault="00350D12">
            <w:pPr>
              <w:spacing w:after="0" w:line="259" w:lineRule="auto"/>
              <w:ind w:left="63" w:firstLine="0"/>
              <w:jc w:val="left"/>
            </w:pPr>
            <w:r>
              <w:t>0.044187</w:t>
            </w:r>
          </w:p>
        </w:tc>
        <w:tc>
          <w:tcPr>
            <w:tcW w:w="761" w:type="dxa"/>
            <w:tcBorders>
              <w:top w:val="nil"/>
              <w:left w:val="nil"/>
              <w:bottom w:val="nil"/>
              <w:right w:val="nil"/>
            </w:tcBorders>
          </w:tcPr>
          <w:p w14:paraId="138B950C" w14:textId="77777777" w:rsidR="007015D6" w:rsidRDefault="00350D12">
            <w:pPr>
              <w:spacing w:after="0" w:line="259" w:lineRule="auto"/>
              <w:ind w:left="63" w:firstLine="0"/>
              <w:jc w:val="left"/>
            </w:pPr>
            <w:r>
              <w:t>0.1442</w:t>
            </w:r>
          </w:p>
        </w:tc>
      </w:tr>
      <w:tr w:rsidR="007015D6" w14:paraId="3ECB9387" w14:textId="77777777">
        <w:trPr>
          <w:trHeight w:val="239"/>
        </w:trPr>
        <w:tc>
          <w:tcPr>
            <w:tcW w:w="1042" w:type="dxa"/>
            <w:tcBorders>
              <w:top w:val="nil"/>
              <w:left w:val="nil"/>
              <w:bottom w:val="nil"/>
              <w:right w:val="nil"/>
            </w:tcBorders>
          </w:tcPr>
          <w:p w14:paraId="28345449" w14:textId="77777777" w:rsidR="007015D6" w:rsidRDefault="00350D12">
            <w:pPr>
              <w:spacing w:after="0" w:line="259" w:lineRule="auto"/>
              <w:ind w:left="120" w:firstLine="0"/>
              <w:jc w:val="left"/>
            </w:pPr>
            <w:r>
              <w:rPr>
                <w:b/>
              </w:rPr>
              <w:t>K - N</w:t>
            </w:r>
          </w:p>
        </w:tc>
        <w:tc>
          <w:tcPr>
            <w:tcW w:w="1028" w:type="dxa"/>
            <w:tcBorders>
              <w:top w:val="nil"/>
              <w:left w:val="nil"/>
              <w:bottom w:val="nil"/>
              <w:right w:val="nil"/>
            </w:tcBorders>
          </w:tcPr>
          <w:p w14:paraId="7A92382D" w14:textId="77777777" w:rsidR="007015D6" w:rsidRDefault="00350D12">
            <w:pPr>
              <w:spacing w:after="0" w:line="259" w:lineRule="auto"/>
              <w:ind w:left="105" w:firstLine="0"/>
              <w:jc w:val="left"/>
            </w:pPr>
            <w:r>
              <w:t>0.07908</w:t>
            </w:r>
          </w:p>
        </w:tc>
        <w:tc>
          <w:tcPr>
            <w:tcW w:w="1121" w:type="dxa"/>
            <w:tcBorders>
              <w:top w:val="nil"/>
              <w:left w:val="nil"/>
              <w:bottom w:val="nil"/>
              <w:right w:val="nil"/>
            </w:tcBorders>
          </w:tcPr>
          <w:p w14:paraId="56821760" w14:textId="77777777" w:rsidR="007015D6" w:rsidRDefault="00350D12">
            <w:pPr>
              <w:spacing w:after="0" w:line="259" w:lineRule="auto"/>
              <w:ind w:left="179" w:firstLine="0"/>
              <w:jc w:val="center"/>
            </w:pPr>
            <w:r>
              <w:t>0.0263</w:t>
            </w:r>
          </w:p>
        </w:tc>
        <w:tc>
          <w:tcPr>
            <w:tcW w:w="818" w:type="dxa"/>
            <w:tcBorders>
              <w:top w:val="nil"/>
              <w:left w:val="nil"/>
              <w:bottom w:val="nil"/>
              <w:right w:val="nil"/>
            </w:tcBorders>
          </w:tcPr>
          <w:p w14:paraId="57C78F9F" w14:textId="77777777" w:rsidR="007015D6" w:rsidRDefault="00350D12">
            <w:pPr>
              <w:spacing w:after="0" w:line="259" w:lineRule="auto"/>
              <w:ind w:left="105" w:firstLine="0"/>
              <w:jc w:val="left"/>
            </w:pPr>
            <w:r>
              <w:t>3.011</w:t>
            </w:r>
          </w:p>
        </w:tc>
        <w:tc>
          <w:tcPr>
            <w:tcW w:w="923" w:type="dxa"/>
            <w:tcBorders>
              <w:top w:val="nil"/>
              <w:left w:val="nil"/>
              <w:bottom w:val="nil"/>
              <w:right w:val="nil"/>
            </w:tcBorders>
          </w:tcPr>
          <w:p w14:paraId="1DDDA71F" w14:textId="77777777" w:rsidR="007015D6" w:rsidRDefault="00350D12">
            <w:pPr>
              <w:spacing w:after="0" w:line="259" w:lineRule="auto"/>
              <w:ind w:left="0" w:firstLine="0"/>
              <w:jc w:val="left"/>
            </w:pPr>
            <w:r>
              <w:rPr>
                <w:b/>
              </w:rPr>
              <w:t>0.00261</w:t>
            </w:r>
          </w:p>
        </w:tc>
        <w:tc>
          <w:tcPr>
            <w:tcW w:w="713" w:type="dxa"/>
            <w:tcBorders>
              <w:top w:val="nil"/>
              <w:left w:val="nil"/>
              <w:bottom w:val="nil"/>
              <w:right w:val="nil"/>
            </w:tcBorders>
          </w:tcPr>
          <w:p w14:paraId="5B611A5D" w14:textId="77777777" w:rsidR="007015D6" w:rsidRDefault="00350D12">
            <w:pPr>
              <w:spacing w:after="0" w:line="259" w:lineRule="auto"/>
              <w:ind w:left="87" w:firstLine="0"/>
              <w:jc w:val="center"/>
            </w:pPr>
            <w:r>
              <w:t>8.6</w:t>
            </w:r>
          </w:p>
        </w:tc>
        <w:tc>
          <w:tcPr>
            <w:tcW w:w="1092" w:type="dxa"/>
            <w:tcBorders>
              <w:top w:val="nil"/>
              <w:left w:val="nil"/>
              <w:bottom w:val="nil"/>
              <w:right w:val="nil"/>
            </w:tcBorders>
          </w:tcPr>
          <w:p w14:paraId="373D5447" w14:textId="77777777" w:rsidR="007015D6" w:rsidRDefault="00350D12">
            <w:pPr>
              <w:spacing w:after="0" w:line="259" w:lineRule="auto"/>
              <w:ind w:left="63" w:firstLine="0"/>
              <w:jc w:val="left"/>
            </w:pPr>
            <w:r>
              <w:t>0.027602</w:t>
            </w:r>
          </w:p>
        </w:tc>
        <w:tc>
          <w:tcPr>
            <w:tcW w:w="761" w:type="dxa"/>
            <w:tcBorders>
              <w:top w:val="nil"/>
              <w:left w:val="nil"/>
              <w:bottom w:val="nil"/>
              <w:right w:val="nil"/>
            </w:tcBorders>
          </w:tcPr>
          <w:p w14:paraId="46D6F040" w14:textId="77777777" w:rsidR="007015D6" w:rsidRDefault="00350D12">
            <w:pPr>
              <w:spacing w:after="0" w:line="259" w:lineRule="auto"/>
              <w:ind w:left="63" w:firstLine="0"/>
              <w:jc w:val="left"/>
            </w:pPr>
            <w:r>
              <w:t>0.1306</w:t>
            </w:r>
          </w:p>
        </w:tc>
      </w:tr>
      <w:tr w:rsidR="007015D6" w14:paraId="44536322" w14:textId="77777777">
        <w:trPr>
          <w:trHeight w:val="240"/>
        </w:trPr>
        <w:tc>
          <w:tcPr>
            <w:tcW w:w="1042" w:type="dxa"/>
            <w:tcBorders>
              <w:top w:val="nil"/>
              <w:left w:val="nil"/>
              <w:bottom w:val="nil"/>
              <w:right w:val="nil"/>
            </w:tcBorders>
          </w:tcPr>
          <w:p w14:paraId="22E77870" w14:textId="77777777" w:rsidR="007015D6" w:rsidRDefault="00350D12">
            <w:pPr>
              <w:spacing w:after="0" w:line="259" w:lineRule="auto"/>
              <w:ind w:left="120" w:firstLine="0"/>
              <w:jc w:val="left"/>
            </w:pPr>
            <w:r>
              <w:rPr>
                <w:b/>
              </w:rPr>
              <w:t>K - Na</w:t>
            </w:r>
          </w:p>
        </w:tc>
        <w:tc>
          <w:tcPr>
            <w:tcW w:w="1028" w:type="dxa"/>
            <w:tcBorders>
              <w:top w:val="nil"/>
              <w:left w:val="nil"/>
              <w:bottom w:val="nil"/>
              <w:right w:val="nil"/>
            </w:tcBorders>
          </w:tcPr>
          <w:p w14:paraId="250424B9" w14:textId="77777777" w:rsidR="007015D6" w:rsidRDefault="00350D12">
            <w:pPr>
              <w:spacing w:after="0" w:line="259" w:lineRule="auto"/>
              <w:ind w:left="105" w:firstLine="0"/>
              <w:jc w:val="left"/>
            </w:pPr>
            <w:r>
              <w:t>0.29917</w:t>
            </w:r>
          </w:p>
        </w:tc>
        <w:tc>
          <w:tcPr>
            <w:tcW w:w="1121" w:type="dxa"/>
            <w:tcBorders>
              <w:top w:val="nil"/>
              <w:left w:val="nil"/>
              <w:bottom w:val="nil"/>
              <w:right w:val="nil"/>
            </w:tcBorders>
          </w:tcPr>
          <w:p w14:paraId="2B01A45A" w14:textId="77777777" w:rsidR="007015D6" w:rsidRDefault="00350D12">
            <w:pPr>
              <w:spacing w:after="0" w:line="259" w:lineRule="auto"/>
              <w:ind w:left="179" w:firstLine="0"/>
              <w:jc w:val="center"/>
            </w:pPr>
            <w:r>
              <w:t>0.0235</w:t>
            </w:r>
          </w:p>
        </w:tc>
        <w:tc>
          <w:tcPr>
            <w:tcW w:w="818" w:type="dxa"/>
            <w:tcBorders>
              <w:top w:val="nil"/>
              <w:left w:val="nil"/>
              <w:bottom w:val="nil"/>
              <w:right w:val="nil"/>
            </w:tcBorders>
          </w:tcPr>
          <w:p w14:paraId="790ACDAF" w14:textId="77777777" w:rsidR="007015D6" w:rsidRDefault="00350D12">
            <w:pPr>
              <w:spacing w:after="0" w:line="259" w:lineRule="auto"/>
              <w:ind w:left="0" w:firstLine="0"/>
              <w:jc w:val="left"/>
            </w:pPr>
            <w:r>
              <w:t>12.754</w:t>
            </w:r>
          </w:p>
        </w:tc>
        <w:tc>
          <w:tcPr>
            <w:tcW w:w="923" w:type="dxa"/>
            <w:tcBorders>
              <w:top w:val="nil"/>
              <w:left w:val="nil"/>
              <w:bottom w:val="nil"/>
              <w:right w:val="nil"/>
            </w:tcBorders>
          </w:tcPr>
          <w:p w14:paraId="2E81AD3C"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FDF979C" w14:textId="77777777" w:rsidR="007015D6" w:rsidRDefault="00350D12">
            <w:pPr>
              <w:spacing w:after="0" w:line="259" w:lineRule="auto"/>
              <w:ind w:left="0" w:firstLine="0"/>
              <w:jc w:val="left"/>
            </w:pPr>
            <w:r>
              <w:t>121.3</w:t>
            </w:r>
          </w:p>
        </w:tc>
        <w:tc>
          <w:tcPr>
            <w:tcW w:w="1092" w:type="dxa"/>
            <w:tcBorders>
              <w:top w:val="nil"/>
              <w:left w:val="nil"/>
              <w:bottom w:val="nil"/>
              <w:right w:val="nil"/>
            </w:tcBorders>
          </w:tcPr>
          <w:p w14:paraId="7FC81A14" w14:textId="77777777" w:rsidR="007015D6" w:rsidRDefault="00350D12">
            <w:pPr>
              <w:spacing w:after="0" w:line="259" w:lineRule="auto"/>
              <w:ind w:left="63" w:firstLine="0"/>
              <w:jc w:val="left"/>
            </w:pPr>
            <w:r>
              <w:t>0.253195</w:t>
            </w:r>
          </w:p>
        </w:tc>
        <w:tc>
          <w:tcPr>
            <w:tcW w:w="761" w:type="dxa"/>
            <w:tcBorders>
              <w:top w:val="nil"/>
              <w:left w:val="nil"/>
              <w:bottom w:val="nil"/>
              <w:right w:val="nil"/>
            </w:tcBorders>
          </w:tcPr>
          <w:p w14:paraId="3A9D6C60" w14:textId="77777777" w:rsidR="007015D6" w:rsidRDefault="00350D12">
            <w:pPr>
              <w:spacing w:after="0" w:line="259" w:lineRule="auto"/>
              <w:ind w:left="63" w:firstLine="0"/>
              <w:jc w:val="left"/>
            </w:pPr>
            <w:r>
              <w:t>0.3451</w:t>
            </w:r>
          </w:p>
        </w:tc>
      </w:tr>
      <w:tr w:rsidR="007015D6" w14:paraId="29AA4F01" w14:textId="77777777">
        <w:trPr>
          <w:trHeight w:val="238"/>
        </w:trPr>
        <w:tc>
          <w:tcPr>
            <w:tcW w:w="1042" w:type="dxa"/>
            <w:tcBorders>
              <w:top w:val="nil"/>
              <w:left w:val="nil"/>
              <w:bottom w:val="nil"/>
              <w:right w:val="nil"/>
            </w:tcBorders>
          </w:tcPr>
          <w:p w14:paraId="4E0EFB66" w14:textId="77777777" w:rsidR="007015D6" w:rsidRDefault="00350D12">
            <w:pPr>
              <w:spacing w:after="0" w:line="259" w:lineRule="auto"/>
              <w:ind w:left="120" w:firstLine="0"/>
              <w:jc w:val="left"/>
            </w:pPr>
            <w:r>
              <w:t>K - P</w:t>
            </w:r>
          </w:p>
        </w:tc>
        <w:tc>
          <w:tcPr>
            <w:tcW w:w="1028" w:type="dxa"/>
            <w:tcBorders>
              <w:top w:val="nil"/>
              <w:left w:val="nil"/>
              <w:bottom w:val="nil"/>
              <w:right w:val="nil"/>
            </w:tcBorders>
          </w:tcPr>
          <w:p w14:paraId="2FCF4F0C" w14:textId="77777777" w:rsidR="007015D6" w:rsidRDefault="00350D12">
            <w:pPr>
              <w:spacing w:after="0" w:line="259" w:lineRule="auto"/>
              <w:ind w:left="105" w:firstLine="0"/>
              <w:jc w:val="left"/>
            </w:pPr>
            <w:r>
              <w:t>0.04449</w:t>
            </w:r>
          </w:p>
        </w:tc>
        <w:tc>
          <w:tcPr>
            <w:tcW w:w="1121" w:type="dxa"/>
            <w:tcBorders>
              <w:top w:val="nil"/>
              <w:left w:val="nil"/>
              <w:bottom w:val="nil"/>
              <w:right w:val="nil"/>
            </w:tcBorders>
          </w:tcPr>
          <w:p w14:paraId="3F1854C7" w14:textId="77777777" w:rsidR="007015D6" w:rsidRDefault="00350D12">
            <w:pPr>
              <w:spacing w:after="0" w:line="259" w:lineRule="auto"/>
              <w:ind w:left="179" w:firstLine="0"/>
              <w:jc w:val="center"/>
            </w:pPr>
            <w:r>
              <w:t>0.0310</w:t>
            </w:r>
          </w:p>
        </w:tc>
        <w:tc>
          <w:tcPr>
            <w:tcW w:w="818" w:type="dxa"/>
            <w:tcBorders>
              <w:top w:val="nil"/>
              <w:left w:val="nil"/>
              <w:bottom w:val="nil"/>
              <w:right w:val="nil"/>
            </w:tcBorders>
          </w:tcPr>
          <w:p w14:paraId="237932D5" w14:textId="77777777" w:rsidR="007015D6" w:rsidRDefault="00350D12">
            <w:pPr>
              <w:spacing w:after="0" w:line="259" w:lineRule="auto"/>
              <w:ind w:left="105" w:firstLine="0"/>
              <w:jc w:val="left"/>
            </w:pPr>
            <w:r>
              <w:t>1.436</w:t>
            </w:r>
          </w:p>
        </w:tc>
        <w:tc>
          <w:tcPr>
            <w:tcW w:w="923" w:type="dxa"/>
            <w:tcBorders>
              <w:top w:val="nil"/>
              <w:left w:val="nil"/>
              <w:bottom w:val="nil"/>
              <w:right w:val="nil"/>
            </w:tcBorders>
          </w:tcPr>
          <w:p w14:paraId="7B9FD55D" w14:textId="77777777" w:rsidR="007015D6" w:rsidRDefault="00350D12">
            <w:pPr>
              <w:spacing w:after="0" w:line="259" w:lineRule="auto"/>
              <w:ind w:left="0" w:firstLine="0"/>
              <w:jc w:val="left"/>
            </w:pPr>
            <w:r>
              <w:t>0.15089</w:t>
            </w:r>
          </w:p>
        </w:tc>
        <w:tc>
          <w:tcPr>
            <w:tcW w:w="713" w:type="dxa"/>
            <w:tcBorders>
              <w:top w:val="nil"/>
              <w:left w:val="nil"/>
              <w:bottom w:val="nil"/>
              <w:right w:val="nil"/>
            </w:tcBorders>
          </w:tcPr>
          <w:p w14:paraId="3DC955A2" w14:textId="77777777" w:rsidR="007015D6" w:rsidRDefault="00350D12">
            <w:pPr>
              <w:spacing w:after="0" w:line="259" w:lineRule="auto"/>
              <w:ind w:left="87" w:firstLine="0"/>
              <w:jc w:val="center"/>
            </w:pPr>
            <w:r>
              <w:t>2.7</w:t>
            </w:r>
          </w:p>
        </w:tc>
        <w:tc>
          <w:tcPr>
            <w:tcW w:w="1092" w:type="dxa"/>
            <w:tcBorders>
              <w:top w:val="nil"/>
              <w:left w:val="nil"/>
              <w:bottom w:val="nil"/>
              <w:right w:val="nil"/>
            </w:tcBorders>
          </w:tcPr>
          <w:p w14:paraId="6FE703A3" w14:textId="77777777" w:rsidR="007015D6" w:rsidRDefault="00350D12">
            <w:pPr>
              <w:spacing w:after="0" w:line="259" w:lineRule="auto"/>
              <w:ind w:left="0" w:firstLine="0"/>
              <w:jc w:val="left"/>
            </w:pPr>
            <w:r>
              <w:t>-0.016216</w:t>
            </w:r>
          </w:p>
        </w:tc>
        <w:tc>
          <w:tcPr>
            <w:tcW w:w="761" w:type="dxa"/>
            <w:tcBorders>
              <w:top w:val="nil"/>
              <w:left w:val="nil"/>
              <w:bottom w:val="nil"/>
              <w:right w:val="nil"/>
            </w:tcBorders>
          </w:tcPr>
          <w:p w14:paraId="0C83719D" w14:textId="77777777" w:rsidR="007015D6" w:rsidRDefault="00350D12">
            <w:pPr>
              <w:spacing w:after="0" w:line="259" w:lineRule="auto"/>
              <w:ind w:left="63" w:firstLine="0"/>
              <w:jc w:val="left"/>
            </w:pPr>
            <w:r>
              <w:t>0.1052</w:t>
            </w:r>
          </w:p>
        </w:tc>
      </w:tr>
      <w:tr w:rsidR="007015D6" w14:paraId="0275E730" w14:textId="77777777">
        <w:trPr>
          <w:trHeight w:val="240"/>
        </w:trPr>
        <w:tc>
          <w:tcPr>
            <w:tcW w:w="1042" w:type="dxa"/>
            <w:tcBorders>
              <w:top w:val="nil"/>
              <w:left w:val="nil"/>
              <w:bottom w:val="nil"/>
              <w:right w:val="nil"/>
            </w:tcBorders>
          </w:tcPr>
          <w:p w14:paraId="05A5B155" w14:textId="77777777" w:rsidR="007015D6" w:rsidRDefault="00350D12">
            <w:pPr>
              <w:spacing w:after="0" w:line="259" w:lineRule="auto"/>
              <w:ind w:left="120" w:firstLine="0"/>
              <w:jc w:val="left"/>
            </w:pPr>
            <w:r>
              <w:rPr>
                <w:b/>
              </w:rPr>
              <w:t>K - S</w:t>
            </w:r>
          </w:p>
        </w:tc>
        <w:tc>
          <w:tcPr>
            <w:tcW w:w="1028" w:type="dxa"/>
            <w:tcBorders>
              <w:top w:val="nil"/>
              <w:left w:val="nil"/>
              <w:bottom w:val="nil"/>
              <w:right w:val="nil"/>
            </w:tcBorders>
          </w:tcPr>
          <w:p w14:paraId="4090C6CC" w14:textId="77777777" w:rsidR="007015D6" w:rsidRDefault="00350D12">
            <w:pPr>
              <w:spacing w:after="0" w:line="259" w:lineRule="auto"/>
              <w:ind w:left="105" w:firstLine="0"/>
              <w:jc w:val="left"/>
            </w:pPr>
            <w:r>
              <w:t>0.06717</w:t>
            </w:r>
          </w:p>
        </w:tc>
        <w:tc>
          <w:tcPr>
            <w:tcW w:w="1121" w:type="dxa"/>
            <w:tcBorders>
              <w:top w:val="nil"/>
              <w:left w:val="nil"/>
              <w:bottom w:val="nil"/>
              <w:right w:val="nil"/>
            </w:tcBorders>
          </w:tcPr>
          <w:p w14:paraId="0D274D70" w14:textId="77777777" w:rsidR="007015D6" w:rsidRDefault="00350D12">
            <w:pPr>
              <w:spacing w:after="0" w:line="259" w:lineRule="auto"/>
              <w:ind w:left="179" w:firstLine="0"/>
              <w:jc w:val="center"/>
            </w:pPr>
            <w:r>
              <w:t>0.0287</w:t>
            </w:r>
          </w:p>
        </w:tc>
        <w:tc>
          <w:tcPr>
            <w:tcW w:w="818" w:type="dxa"/>
            <w:tcBorders>
              <w:top w:val="nil"/>
              <w:left w:val="nil"/>
              <w:bottom w:val="nil"/>
              <w:right w:val="nil"/>
            </w:tcBorders>
          </w:tcPr>
          <w:p w14:paraId="37D2868C" w14:textId="77777777" w:rsidR="007015D6" w:rsidRDefault="00350D12">
            <w:pPr>
              <w:spacing w:after="0" w:line="259" w:lineRule="auto"/>
              <w:ind w:left="105" w:firstLine="0"/>
              <w:jc w:val="left"/>
            </w:pPr>
            <w:r>
              <w:t>2.342</w:t>
            </w:r>
          </w:p>
        </w:tc>
        <w:tc>
          <w:tcPr>
            <w:tcW w:w="923" w:type="dxa"/>
            <w:tcBorders>
              <w:top w:val="nil"/>
              <w:left w:val="nil"/>
              <w:bottom w:val="nil"/>
              <w:right w:val="nil"/>
            </w:tcBorders>
          </w:tcPr>
          <w:p w14:paraId="22807FEE" w14:textId="77777777" w:rsidR="007015D6" w:rsidRDefault="00350D12">
            <w:pPr>
              <w:spacing w:after="0" w:line="259" w:lineRule="auto"/>
              <w:ind w:left="0" w:firstLine="0"/>
              <w:jc w:val="left"/>
            </w:pPr>
            <w:r>
              <w:rPr>
                <w:b/>
              </w:rPr>
              <w:t>0.01916</w:t>
            </w:r>
          </w:p>
        </w:tc>
        <w:tc>
          <w:tcPr>
            <w:tcW w:w="713" w:type="dxa"/>
            <w:tcBorders>
              <w:top w:val="nil"/>
              <w:left w:val="nil"/>
              <w:bottom w:val="nil"/>
              <w:right w:val="nil"/>
            </w:tcBorders>
          </w:tcPr>
          <w:p w14:paraId="36B8837C" w14:textId="77777777" w:rsidR="007015D6" w:rsidRDefault="00350D12">
            <w:pPr>
              <w:spacing w:after="0" w:line="259" w:lineRule="auto"/>
              <w:ind w:left="87" w:firstLine="0"/>
              <w:jc w:val="center"/>
            </w:pPr>
            <w:r>
              <w:t>5.7</w:t>
            </w:r>
          </w:p>
        </w:tc>
        <w:tc>
          <w:tcPr>
            <w:tcW w:w="1092" w:type="dxa"/>
            <w:tcBorders>
              <w:top w:val="nil"/>
              <w:left w:val="nil"/>
              <w:bottom w:val="nil"/>
              <w:right w:val="nil"/>
            </w:tcBorders>
          </w:tcPr>
          <w:p w14:paraId="5F990476" w14:textId="77777777" w:rsidR="007015D6" w:rsidRDefault="00350D12">
            <w:pPr>
              <w:spacing w:after="0" w:line="259" w:lineRule="auto"/>
              <w:ind w:left="63" w:firstLine="0"/>
              <w:jc w:val="left"/>
            </w:pPr>
            <w:r>
              <w:t>0.010967</w:t>
            </w:r>
          </w:p>
        </w:tc>
        <w:tc>
          <w:tcPr>
            <w:tcW w:w="761" w:type="dxa"/>
            <w:tcBorders>
              <w:top w:val="nil"/>
              <w:left w:val="nil"/>
              <w:bottom w:val="nil"/>
              <w:right w:val="nil"/>
            </w:tcBorders>
          </w:tcPr>
          <w:p w14:paraId="0C4D0999" w14:textId="77777777" w:rsidR="007015D6" w:rsidRDefault="00350D12">
            <w:pPr>
              <w:spacing w:after="0" w:line="259" w:lineRule="auto"/>
              <w:ind w:left="63" w:firstLine="0"/>
              <w:jc w:val="left"/>
            </w:pPr>
            <w:r>
              <w:t>0.1234</w:t>
            </w:r>
          </w:p>
        </w:tc>
      </w:tr>
      <w:tr w:rsidR="007015D6" w14:paraId="2440A401" w14:textId="77777777">
        <w:trPr>
          <w:trHeight w:val="238"/>
        </w:trPr>
        <w:tc>
          <w:tcPr>
            <w:tcW w:w="1042" w:type="dxa"/>
            <w:tcBorders>
              <w:top w:val="nil"/>
              <w:left w:val="nil"/>
              <w:bottom w:val="nil"/>
              <w:right w:val="nil"/>
            </w:tcBorders>
          </w:tcPr>
          <w:p w14:paraId="0032BD2F" w14:textId="77777777" w:rsidR="007015D6" w:rsidRDefault="00350D12">
            <w:pPr>
              <w:spacing w:after="0" w:line="259" w:lineRule="auto"/>
              <w:ind w:left="120" w:firstLine="0"/>
              <w:jc w:val="left"/>
            </w:pPr>
            <w:r>
              <w:t>Mg - N</w:t>
            </w:r>
          </w:p>
        </w:tc>
        <w:tc>
          <w:tcPr>
            <w:tcW w:w="1028" w:type="dxa"/>
            <w:tcBorders>
              <w:top w:val="nil"/>
              <w:left w:val="nil"/>
              <w:bottom w:val="nil"/>
              <w:right w:val="nil"/>
            </w:tcBorders>
          </w:tcPr>
          <w:p w14:paraId="35907604" w14:textId="77777777" w:rsidR="007015D6" w:rsidRDefault="00350D12">
            <w:pPr>
              <w:spacing w:after="0" w:line="259" w:lineRule="auto"/>
              <w:ind w:left="42" w:firstLine="0"/>
              <w:jc w:val="left"/>
            </w:pPr>
            <w:r>
              <w:t>-0.01511</w:t>
            </w:r>
          </w:p>
        </w:tc>
        <w:tc>
          <w:tcPr>
            <w:tcW w:w="1121" w:type="dxa"/>
            <w:tcBorders>
              <w:top w:val="nil"/>
              <w:left w:val="nil"/>
              <w:bottom w:val="nil"/>
              <w:right w:val="nil"/>
            </w:tcBorders>
          </w:tcPr>
          <w:p w14:paraId="020C3BF0" w14:textId="77777777" w:rsidR="007015D6" w:rsidRDefault="00350D12">
            <w:pPr>
              <w:spacing w:after="0" w:line="259" w:lineRule="auto"/>
              <w:ind w:left="179" w:firstLine="0"/>
              <w:jc w:val="center"/>
            </w:pPr>
            <w:r>
              <w:t>0.0300</w:t>
            </w:r>
          </w:p>
        </w:tc>
        <w:tc>
          <w:tcPr>
            <w:tcW w:w="818" w:type="dxa"/>
            <w:tcBorders>
              <w:top w:val="nil"/>
              <w:left w:val="nil"/>
              <w:bottom w:val="nil"/>
              <w:right w:val="nil"/>
            </w:tcBorders>
          </w:tcPr>
          <w:p w14:paraId="2A640A28" w14:textId="77777777" w:rsidR="007015D6" w:rsidRDefault="00350D12">
            <w:pPr>
              <w:spacing w:after="0" w:line="259" w:lineRule="auto"/>
              <w:ind w:left="42" w:firstLine="0"/>
              <w:jc w:val="left"/>
            </w:pPr>
            <w:r>
              <w:t>-0.504</w:t>
            </w:r>
          </w:p>
        </w:tc>
        <w:tc>
          <w:tcPr>
            <w:tcW w:w="923" w:type="dxa"/>
            <w:tcBorders>
              <w:top w:val="nil"/>
              <w:left w:val="nil"/>
              <w:bottom w:val="nil"/>
              <w:right w:val="nil"/>
            </w:tcBorders>
          </w:tcPr>
          <w:p w14:paraId="5AE65B33" w14:textId="77777777" w:rsidR="007015D6" w:rsidRDefault="00350D12">
            <w:pPr>
              <w:spacing w:after="0" w:line="259" w:lineRule="auto"/>
              <w:ind w:left="0" w:firstLine="0"/>
              <w:jc w:val="left"/>
            </w:pPr>
            <w:r>
              <w:t>0.61438</w:t>
            </w:r>
          </w:p>
        </w:tc>
        <w:tc>
          <w:tcPr>
            <w:tcW w:w="713" w:type="dxa"/>
            <w:tcBorders>
              <w:top w:val="nil"/>
              <w:left w:val="nil"/>
              <w:bottom w:val="nil"/>
              <w:right w:val="nil"/>
            </w:tcBorders>
          </w:tcPr>
          <w:p w14:paraId="5245ACFC" w14:textId="77777777" w:rsidR="007015D6" w:rsidRDefault="00350D12">
            <w:pPr>
              <w:spacing w:after="0" w:line="259" w:lineRule="auto"/>
              <w:ind w:left="87" w:firstLine="0"/>
              <w:jc w:val="center"/>
            </w:pPr>
            <w:r>
              <w:t>0.7</w:t>
            </w:r>
          </w:p>
        </w:tc>
        <w:tc>
          <w:tcPr>
            <w:tcW w:w="1092" w:type="dxa"/>
            <w:tcBorders>
              <w:top w:val="nil"/>
              <w:left w:val="nil"/>
              <w:bottom w:val="nil"/>
              <w:right w:val="nil"/>
            </w:tcBorders>
          </w:tcPr>
          <w:p w14:paraId="560A2A3E" w14:textId="77777777" w:rsidR="007015D6" w:rsidRDefault="00350D12">
            <w:pPr>
              <w:spacing w:after="0" w:line="259" w:lineRule="auto"/>
              <w:ind w:left="0" w:firstLine="0"/>
              <w:jc w:val="left"/>
            </w:pPr>
            <w:r>
              <w:t>-0.073896</w:t>
            </w:r>
          </w:p>
        </w:tc>
        <w:tc>
          <w:tcPr>
            <w:tcW w:w="761" w:type="dxa"/>
            <w:tcBorders>
              <w:top w:val="nil"/>
              <w:left w:val="nil"/>
              <w:bottom w:val="nil"/>
              <w:right w:val="nil"/>
            </w:tcBorders>
          </w:tcPr>
          <w:p w14:paraId="5F037F89" w14:textId="77777777" w:rsidR="007015D6" w:rsidRDefault="00350D12">
            <w:pPr>
              <w:spacing w:after="0" w:line="259" w:lineRule="auto"/>
              <w:ind w:left="63" w:firstLine="0"/>
              <w:jc w:val="left"/>
            </w:pPr>
            <w:r>
              <w:t>0.0437</w:t>
            </w:r>
          </w:p>
        </w:tc>
      </w:tr>
      <w:tr w:rsidR="007015D6" w14:paraId="52110EC8" w14:textId="77777777">
        <w:trPr>
          <w:trHeight w:val="240"/>
        </w:trPr>
        <w:tc>
          <w:tcPr>
            <w:tcW w:w="1042" w:type="dxa"/>
            <w:tcBorders>
              <w:top w:val="nil"/>
              <w:left w:val="nil"/>
              <w:bottom w:val="nil"/>
              <w:right w:val="nil"/>
            </w:tcBorders>
          </w:tcPr>
          <w:p w14:paraId="5EE09028" w14:textId="77777777" w:rsidR="007015D6" w:rsidRDefault="00350D12">
            <w:pPr>
              <w:spacing w:after="0" w:line="259" w:lineRule="auto"/>
              <w:ind w:left="120" w:firstLine="0"/>
              <w:jc w:val="left"/>
            </w:pPr>
            <w:r>
              <w:rPr>
                <w:b/>
              </w:rPr>
              <w:t>Mg - Na</w:t>
            </w:r>
          </w:p>
        </w:tc>
        <w:tc>
          <w:tcPr>
            <w:tcW w:w="1028" w:type="dxa"/>
            <w:tcBorders>
              <w:top w:val="nil"/>
              <w:left w:val="nil"/>
              <w:bottom w:val="nil"/>
              <w:right w:val="nil"/>
            </w:tcBorders>
          </w:tcPr>
          <w:p w14:paraId="6807278B" w14:textId="77777777" w:rsidR="007015D6" w:rsidRDefault="00350D12">
            <w:pPr>
              <w:spacing w:after="0" w:line="259" w:lineRule="auto"/>
              <w:ind w:left="105" w:firstLine="0"/>
              <w:jc w:val="left"/>
            </w:pPr>
            <w:r>
              <w:t>0.20498</w:t>
            </w:r>
          </w:p>
        </w:tc>
        <w:tc>
          <w:tcPr>
            <w:tcW w:w="1121" w:type="dxa"/>
            <w:tcBorders>
              <w:top w:val="nil"/>
              <w:left w:val="nil"/>
              <w:bottom w:val="nil"/>
              <w:right w:val="nil"/>
            </w:tcBorders>
          </w:tcPr>
          <w:p w14:paraId="7584F79A" w14:textId="77777777" w:rsidR="007015D6" w:rsidRDefault="00350D12">
            <w:pPr>
              <w:spacing w:after="0" w:line="259" w:lineRule="auto"/>
              <w:ind w:left="179" w:firstLine="0"/>
              <w:jc w:val="center"/>
            </w:pPr>
            <w:r>
              <w:t>0.0276</w:t>
            </w:r>
          </w:p>
        </w:tc>
        <w:tc>
          <w:tcPr>
            <w:tcW w:w="818" w:type="dxa"/>
            <w:tcBorders>
              <w:top w:val="nil"/>
              <w:left w:val="nil"/>
              <w:bottom w:val="nil"/>
              <w:right w:val="nil"/>
            </w:tcBorders>
          </w:tcPr>
          <w:p w14:paraId="091BD5AC" w14:textId="77777777" w:rsidR="007015D6" w:rsidRDefault="00350D12">
            <w:pPr>
              <w:spacing w:after="0" w:line="259" w:lineRule="auto"/>
              <w:ind w:left="105" w:firstLine="0"/>
              <w:jc w:val="left"/>
            </w:pPr>
            <w:r>
              <w:t>7.436</w:t>
            </w:r>
          </w:p>
        </w:tc>
        <w:tc>
          <w:tcPr>
            <w:tcW w:w="923" w:type="dxa"/>
            <w:tcBorders>
              <w:top w:val="nil"/>
              <w:left w:val="nil"/>
              <w:bottom w:val="nil"/>
              <w:right w:val="nil"/>
            </w:tcBorders>
          </w:tcPr>
          <w:p w14:paraId="0BE0CB61"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49E6FBF0" w14:textId="77777777" w:rsidR="007015D6" w:rsidRDefault="00350D12">
            <w:pPr>
              <w:spacing w:after="0" w:line="259" w:lineRule="auto"/>
              <w:ind w:left="105" w:firstLine="0"/>
              <w:jc w:val="left"/>
            </w:pPr>
            <w:r>
              <w:t>43.1</w:t>
            </w:r>
          </w:p>
        </w:tc>
        <w:tc>
          <w:tcPr>
            <w:tcW w:w="1092" w:type="dxa"/>
            <w:tcBorders>
              <w:top w:val="nil"/>
              <w:left w:val="nil"/>
              <w:bottom w:val="nil"/>
              <w:right w:val="nil"/>
            </w:tcBorders>
          </w:tcPr>
          <w:p w14:paraId="3D5C0CC4" w14:textId="77777777" w:rsidR="007015D6" w:rsidRDefault="00350D12">
            <w:pPr>
              <w:spacing w:after="0" w:line="259" w:lineRule="auto"/>
              <w:ind w:left="63" w:firstLine="0"/>
              <w:jc w:val="left"/>
            </w:pPr>
            <w:r>
              <w:t>0.150948</w:t>
            </w:r>
          </w:p>
        </w:tc>
        <w:tc>
          <w:tcPr>
            <w:tcW w:w="761" w:type="dxa"/>
            <w:tcBorders>
              <w:top w:val="nil"/>
              <w:left w:val="nil"/>
              <w:bottom w:val="nil"/>
              <w:right w:val="nil"/>
            </w:tcBorders>
          </w:tcPr>
          <w:p w14:paraId="0F62883C" w14:textId="77777777" w:rsidR="007015D6" w:rsidRDefault="00350D12">
            <w:pPr>
              <w:spacing w:after="0" w:line="259" w:lineRule="auto"/>
              <w:ind w:left="63" w:firstLine="0"/>
              <w:jc w:val="left"/>
            </w:pPr>
            <w:r>
              <w:t>0.2590</w:t>
            </w:r>
          </w:p>
        </w:tc>
      </w:tr>
      <w:tr w:rsidR="007015D6" w14:paraId="66DC2973" w14:textId="77777777">
        <w:trPr>
          <w:trHeight w:val="239"/>
        </w:trPr>
        <w:tc>
          <w:tcPr>
            <w:tcW w:w="1042" w:type="dxa"/>
            <w:tcBorders>
              <w:top w:val="nil"/>
              <w:left w:val="nil"/>
              <w:bottom w:val="nil"/>
              <w:right w:val="nil"/>
            </w:tcBorders>
          </w:tcPr>
          <w:p w14:paraId="7370F634" w14:textId="77777777" w:rsidR="007015D6" w:rsidRDefault="00350D12">
            <w:pPr>
              <w:spacing w:after="0" w:line="259" w:lineRule="auto"/>
              <w:ind w:left="120" w:firstLine="0"/>
              <w:jc w:val="left"/>
            </w:pPr>
            <w:r>
              <w:t>Mg - P</w:t>
            </w:r>
          </w:p>
        </w:tc>
        <w:tc>
          <w:tcPr>
            <w:tcW w:w="1028" w:type="dxa"/>
            <w:tcBorders>
              <w:top w:val="nil"/>
              <w:left w:val="nil"/>
              <w:bottom w:val="nil"/>
              <w:right w:val="nil"/>
            </w:tcBorders>
          </w:tcPr>
          <w:p w14:paraId="4FA22A24" w14:textId="77777777" w:rsidR="007015D6" w:rsidRDefault="00350D12">
            <w:pPr>
              <w:spacing w:after="0" w:line="259" w:lineRule="auto"/>
              <w:ind w:left="42" w:firstLine="0"/>
              <w:jc w:val="left"/>
            </w:pPr>
            <w:r>
              <w:t>-0.04970</w:t>
            </w:r>
          </w:p>
        </w:tc>
        <w:tc>
          <w:tcPr>
            <w:tcW w:w="1121" w:type="dxa"/>
            <w:tcBorders>
              <w:top w:val="nil"/>
              <w:left w:val="nil"/>
              <w:bottom w:val="nil"/>
              <w:right w:val="nil"/>
            </w:tcBorders>
          </w:tcPr>
          <w:p w14:paraId="1B378DA8" w14:textId="77777777" w:rsidR="007015D6" w:rsidRDefault="00350D12">
            <w:pPr>
              <w:spacing w:after="0" w:line="259" w:lineRule="auto"/>
              <w:ind w:left="179" w:firstLine="0"/>
              <w:jc w:val="center"/>
            </w:pPr>
            <w:r>
              <w:t>0.0342</w:t>
            </w:r>
          </w:p>
        </w:tc>
        <w:tc>
          <w:tcPr>
            <w:tcW w:w="818" w:type="dxa"/>
            <w:tcBorders>
              <w:top w:val="nil"/>
              <w:left w:val="nil"/>
              <w:bottom w:val="nil"/>
              <w:right w:val="nil"/>
            </w:tcBorders>
          </w:tcPr>
          <w:p w14:paraId="3D42330F" w14:textId="77777777" w:rsidR="007015D6" w:rsidRDefault="00350D12">
            <w:pPr>
              <w:spacing w:after="0" w:line="259" w:lineRule="auto"/>
              <w:ind w:left="42" w:firstLine="0"/>
              <w:jc w:val="left"/>
            </w:pPr>
            <w:r>
              <w:t>-1.454</w:t>
            </w:r>
          </w:p>
        </w:tc>
        <w:tc>
          <w:tcPr>
            <w:tcW w:w="923" w:type="dxa"/>
            <w:tcBorders>
              <w:top w:val="nil"/>
              <w:left w:val="nil"/>
              <w:bottom w:val="nil"/>
              <w:right w:val="nil"/>
            </w:tcBorders>
          </w:tcPr>
          <w:p w14:paraId="2FAD95CD" w14:textId="77777777" w:rsidR="007015D6" w:rsidRDefault="00350D12">
            <w:pPr>
              <w:spacing w:after="0" w:line="259" w:lineRule="auto"/>
              <w:ind w:left="0" w:firstLine="0"/>
              <w:jc w:val="left"/>
            </w:pPr>
            <w:r>
              <w:t>0.14601</w:t>
            </w:r>
          </w:p>
        </w:tc>
        <w:tc>
          <w:tcPr>
            <w:tcW w:w="713" w:type="dxa"/>
            <w:tcBorders>
              <w:top w:val="nil"/>
              <w:left w:val="nil"/>
              <w:bottom w:val="nil"/>
              <w:right w:val="nil"/>
            </w:tcBorders>
          </w:tcPr>
          <w:p w14:paraId="31589AA9" w14:textId="77777777" w:rsidR="007015D6" w:rsidRDefault="00350D12">
            <w:pPr>
              <w:spacing w:after="0" w:line="259" w:lineRule="auto"/>
              <w:ind w:left="87" w:firstLine="0"/>
              <w:jc w:val="center"/>
            </w:pPr>
            <w:r>
              <w:t>2.8</w:t>
            </w:r>
          </w:p>
        </w:tc>
        <w:tc>
          <w:tcPr>
            <w:tcW w:w="1092" w:type="dxa"/>
            <w:tcBorders>
              <w:top w:val="nil"/>
              <w:left w:val="nil"/>
              <w:bottom w:val="nil"/>
              <w:right w:val="nil"/>
            </w:tcBorders>
          </w:tcPr>
          <w:p w14:paraId="2F322049" w14:textId="77777777" w:rsidR="007015D6" w:rsidRDefault="00350D12">
            <w:pPr>
              <w:spacing w:after="0" w:line="259" w:lineRule="auto"/>
              <w:ind w:left="0" w:firstLine="0"/>
              <w:jc w:val="left"/>
            </w:pPr>
            <w:r>
              <w:t>-0.116715</w:t>
            </w:r>
          </w:p>
        </w:tc>
        <w:tc>
          <w:tcPr>
            <w:tcW w:w="761" w:type="dxa"/>
            <w:tcBorders>
              <w:top w:val="nil"/>
              <w:left w:val="nil"/>
              <w:bottom w:val="nil"/>
              <w:right w:val="nil"/>
            </w:tcBorders>
          </w:tcPr>
          <w:p w14:paraId="310D50A9" w14:textId="77777777" w:rsidR="007015D6" w:rsidRDefault="00350D12">
            <w:pPr>
              <w:spacing w:after="0" w:line="259" w:lineRule="auto"/>
              <w:ind w:left="63" w:firstLine="0"/>
              <w:jc w:val="left"/>
            </w:pPr>
            <w:r>
              <w:t>0.0173</w:t>
            </w:r>
          </w:p>
        </w:tc>
      </w:tr>
      <w:tr w:rsidR="007015D6" w14:paraId="1BECFD78" w14:textId="77777777">
        <w:trPr>
          <w:trHeight w:val="238"/>
        </w:trPr>
        <w:tc>
          <w:tcPr>
            <w:tcW w:w="1042" w:type="dxa"/>
            <w:tcBorders>
              <w:top w:val="nil"/>
              <w:left w:val="nil"/>
              <w:bottom w:val="nil"/>
              <w:right w:val="nil"/>
            </w:tcBorders>
          </w:tcPr>
          <w:p w14:paraId="272F1A9D" w14:textId="77777777" w:rsidR="007015D6" w:rsidRDefault="00350D12">
            <w:pPr>
              <w:spacing w:after="0" w:line="259" w:lineRule="auto"/>
              <w:ind w:left="120" w:firstLine="0"/>
              <w:jc w:val="left"/>
            </w:pPr>
            <w:r>
              <w:t>Mg - S</w:t>
            </w:r>
          </w:p>
        </w:tc>
        <w:tc>
          <w:tcPr>
            <w:tcW w:w="1028" w:type="dxa"/>
            <w:tcBorders>
              <w:top w:val="nil"/>
              <w:left w:val="nil"/>
              <w:bottom w:val="nil"/>
              <w:right w:val="nil"/>
            </w:tcBorders>
          </w:tcPr>
          <w:p w14:paraId="551CB9D9" w14:textId="77777777" w:rsidR="007015D6" w:rsidRDefault="00350D12">
            <w:pPr>
              <w:spacing w:after="0" w:line="259" w:lineRule="auto"/>
              <w:ind w:left="42" w:firstLine="0"/>
              <w:jc w:val="left"/>
            </w:pPr>
            <w:r>
              <w:t>-0.02702</w:t>
            </w:r>
          </w:p>
        </w:tc>
        <w:tc>
          <w:tcPr>
            <w:tcW w:w="1121" w:type="dxa"/>
            <w:tcBorders>
              <w:top w:val="nil"/>
              <w:left w:val="nil"/>
              <w:bottom w:val="nil"/>
              <w:right w:val="nil"/>
            </w:tcBorders>
          </w:tcPr>
          <w:p w14:paraId="4A12983E" w14:textId="77777777" w:rsidR="007015D6" w:rsidRDefault="00350D12">
            <w:pPr>
              <w:spacing w:after="0" w:line="259" w:lineRule="auto"/>
              <w:ind w:left="179" w:firstLine="0"/>
              <w:jc w:val="center"/>
            </w:pPr>
            <w:r>
              <w:t>0.0321</w:t>
            </w:r>
          </w:p>
        </w:tc>
        <w:tc>
          <w:tcPr>
            <w:tcW w:w="818" w:type="dxa"/>
            <w:tcBorders>
              <w:top w:val="nil"/>
              <w:left w:val="nil"/>
              <w:bottom w:val="nil"/>
              <w:right w:val="nil"/>
            </w:tcBorders>
          </w:tcPr>
          <w:p w14:paraId="46675744" w14:textId="77777777" w:rsidR="007015D6" w:rsidRDefault="00350D12">
            <w:pPr>
              <w:spacing w:after="0" w:line="259" w:lineRule="auto"/>
              <w:ind w:left="42" w:firstLine="0"/>
              <w:jc w:val="left"/>
            </w:pPr>
            <w:r>
              <w:t>-0.841</w:t>
            </w:r>
          </w:p>
        </w:tc>
        <w:tc>
          <w:tcPr>
            <w:tcW w:w="923" w:type="dxa"/>
            <w:tcBorders>
              <w:top w:val="nil"/>
              <w:left w:val="nil"/>
              <w:bottom w:val="nil"/>
              <w:right w:val="nil"/>
            </w:tcBorders>
          </w:tcPr>
          <w:p w14:paraId="058BB641" w14:textId="77777777" w:rsidR="007015D6" w:rsidRDefault="00350D12">
            <w:pPr>
              <w:spacing w:after="0" w:line="259" w:lineRule="auto"/>
              <w:ind w:left="0" w:firstLine="0"/>
              <w:jc w:val="left"/>
            </w:pPr>
            <w:r>
              <w:t>0.40036</w:t>
            </w:r>
          </w:p>
        </w:tc>
        <w:tc>
          <w:tcPr>
            <w:tcW w:w="713" w:type="dxa"/>
            <w:tcBorders>
              <w:top w:val="nil"/>
              <w:left w:val="nil"/>
              <w:bottom w:val="nil"/>
              <w:right w:val="nil"/>
            </w:tcBorders>
          </w:tcPr>
          <w:p w14:paraId="5BDB9A54" w14:textId="77777777" w:rsidR="007015D6" w:rsidRDefault="00350D12">
            <w:pPr>
              <w:spacing w:after="0" w:line="259" w:lineRule="auto"/>
              <w:ind w:left="87" w:firstLine="0"/>
              <w:jc w:val="center"/>
            </w:pPr>
            <w:r>
              <w:t>1.3</w:t>
            </w:r>
          </w:p>
        </w:tc>
        <w:tc>
          <w:tcPr>
            <w:tcW w:w="1092" w:type="dxa"/>
            <w:tcBorders>
              <w:top w:val="nil"/>
              <w:left w:val="nil"/>
              <w:bottom w:val="nil"/>
              <w:right w:val="nil"/>
            </w:tcBorders>
          </w:tcPr>
          <w:p w14:paraId="12BC63A2" w14:textId="77777777" w:rsidR="007015D6" w:rsidRDefault="00350D12">
            <w:pPr>
              <w:spacing w:after="0" w:line="259" w:lineRule="auto"/>
              <w:ind w:left="0" w:firstLine="0"/>
              <w:jc w:val="left"/>
            </w:pPr>
            <w:r>
              <w:t>-0.089985</w:t>
            </w:r>
          </w:p>
        </w:tc>
        <w:tc>
          <w:tcPr>
            <w:tcW w:w="761" w:type="dxa"/>
            <w:tcBorders>
              <w:top w:val="nil"/>
              <w:left w:val="nil"/>
              <w:bottom w:val="nil"/>
              <w:right w:val="nil"/>
            </w:tcBorders>
          </w:tcPr>
          <w:p w14:paraId="6046EC88" w14:textId="77777777" w:rsidR="007015D6" w:rsidRDefault="00350D12">
            <w:pPr>
              <w:spacing w:after="0" w:line="259" w:lineRule="auto"/>
              <w:ind w:left="63" w:firstLine="0"/>
              <w:jc w:val="left"/>
            </w:pPr>
            <w:r>
              <w:t>0.0359</w:t>
            </w:r>
          </w:p>
        </w:tc>
      </w:tr>
      <w:tr w:rsidR="007015D6" w14:paraId="39DBA1C5" w14:textId="77777777">
        <w:trPr>
          <w:trHeight w:val="240"/>
        </w:trPr>
        <w:tc>
          <w:tcPr>
            <w:tcW w:w="1042" w:type="dxa"/>
            <w:tcBorders>
              <w:top w:val="nil"/>
              <w:left w:val="nil"/>
              <w:bottom w:val="nil"/>
              <w:right w:val="nil"/>
            </w:tcBorders>
          </w:tcPr>
          <w:p w14:paraId="6DC492D2"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29418544" w14:textId="77777777" w:rsidR="007015D6" w:rsidRDefault="00350D12">
            <w:pPr>
              <w:spacing w:after="0" w:line="259" w:lineRule="auto"/>
              <w:ind w:left="105" w:firstLine="0"/>
              <w:jc w:val="left"/>
            </w:pPr>
            <w:r>
              <w:t>0.22009</w:t>
            </w:r>
          </w:p>
        </w:tc>
        <w:tc>
          <w:tcPr>
            <w:tcW w:w="1121" w:type="dxa"/>
            <w:tcBorders>
              <w:top w:val="nil"/>
              <w:left w:val="nil"/>
              <w:bottom w:val="nil"/>
              <w:right w:val="nil"/>
            </w:tcBorders>
          </w:tcPr>
          <w:p w14:paraId="51A248A9" w14:textId="77777777" w:rsidR="007015D6" w:rsidRDefault="00350D12">
            <w:pPr>
              <w:spacing w:after="0" w:line="259" w:lineRule="auto"/>
              <w:ind w:left="179" w:firstLine="0"/>
              <w:jc w:val="center"/>
            </w:pPr>
            <w:r>
              <w:t>0.0283</w:t>
            </w:r>
          </w:p>
        </w:tc>
        <w:tc>
          <w:tcPr>
            <w:tcW w:w="818" w:type="dxa"/>
            <w:tcBorders>
              <w:top w:val="nil"/>
              <w:left w:val="nil"/>
              <w:bottom w:val="nil"/>
              <w:right w:val="nil"/>
            </w:tcBorders>
          </w:tcPr>
          <w:p w14:paraId="59CA55C2" w14:textId="77777777" w:rsidR="007015D6" w:rsidRDefault="00350D12">
            <w:pPr>
              <w:spacing w:after="0" w:line="259" w:lineRule="auto"/>
              <w:ind w:left="105" w:firstLine="0"/>
              <w:jc w:val="left"/>
            </w:pPr>
            <w:r>
              <w:t>7.787</w:t>
            </w:r>
          </w:p>
        </w:tc>
        <w:tc>
          <w:tcPr>
            <w:tcW w:w="923" w:type="dxa"/>
            <w:tcBorders>
              <w:top w:val="nil"/>
              <w:left w:val="nil"/>
              <w:bottom w:val="nil"/>
              <w:right w:val="nil"/>
            </w:tcBorders>
          </w:tcPr>
          <w:p w14:paraId="4248CF90"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E4FAA37" w14:textId="77777777" w:rsidR="007015D6" w:rsidRDefault="00350D12">
            <w:pPr>
              <w:spacing w:after="0" w:line="259" w:lineRule="auto"/>
              <w:ind w:left="105" w:firstLine="0"/>
              <w:jc w:val="left"/>
            </w:pPr>
            <w:r>
              <w:t>47.0</w:t>
            </w:r>
          </w:p>
        </w:tc>
        <w:tc>
          <w:tcPr>
            <w:tcW w:w="1092" w:type="dxa"/>
            <w:tcBorders>
              <w:top w:val="nil"/>
              <w:left w:val="nil"/>
              <w:bottom w:val="nil"/>
              <w:right w:val="nil"/>
            </w:tcBorders>
          </w:tcPr>
          <w:p w14:paraId="5141F731" w14:textId="77777777" w:rsidR="007015D6" w:rsidRDefault="00350D12">
            <w:pPr>
              <w:spacing w:after="0" w:line="259" w:lineRule="auto"/>
              <w:ind w:left="63" w:firstLine="0"/>
              <w:jc w:val="left"/>
            </w:pPr>
            <w:r>
              <w:t>0.164693</w:t>
            </w:r>
          </w:p>
        </w:tc>
        <w:tc>
          <w:tcPr>
            <w:tcW w:w="761" w:type="dxa"/>
            <w:tcBorders>
              <w:top w:val="nil"/>
              <w:left w:val="nil"/>
              <w:bottom w:val="nil"/>
              <w:right w:val="nil"/>
            </w:tcBorders>
          </w:tcPr>
          <w:p w14:paraId="6AB4EC56" w14:textId="77777777" w:rsidR="007015D6" w:rsidRDefault="00350D12">
            <w:pPr>
              <w:spacing w:after="0" w:line="259" w:lineRule="auto"/>
              <w:ind w:left="63" w:firstLine="0"/>
              <w:jc w:val="left"/>
            </w:pPr>
            <w:r>
              <w:t>0.2755</w:t>
            </w:r>
          </w:p>
        </w:tc>
      </w:tr>
      <w:tr w:rsidR="007015D6" w14:paraId="4670E50F" w14:textId="77777777">
        <w:trPr>
          <w:trHeight w:val="239"/>
        </w:trPr>
        <w:tc>
          <w:tcPr>
            <w:tcW w:w="1042" w:type="dxa"/>
            <w:tcBorders>
              <w:top w:val="nil"/>
              <w:left w:val="nil"/>
              <w:bottom w:val="nil"/>
              <w:right w:val="nil"/>
            </w:tcBorders>
          </w:tcPr>
          <w:p w14:paraId="39D9C614" w14:textId="77777777" w:rsidR="007015D6" w:rsidRDefault="00350D12">
            <w:pPr>
              <w:spacing w:after="0" w:line="259" w:lineRule="auto"/>
              <w:ind w:left="120" w:firstLine="0"/>
              <w:jc w:val="left"/>
            </w:pPr>
            <w:r>
              <w:t>N - P</w:t>
            </w:r>
          </w:p>
        </w:tc>
        <w:tc>
          <w:tcPr>
            <w:tcW w:w="1028" w:type="dxa"/>
            <w:tcBorders>
              <w:top w:val="nil"/>
              <w:left w:val="nil"/>
              <w:bottom w:val="nil"/>
              <w:right w:val="nil"/>
            </w:tcBorders>
          </w:tcPr>
          <w:p w14:paraId="7290B9FD" w14:textId="77777777" w:rsidR="007015D6" w:rsidRDefault="00350D12">
            <w:pPr>
              <w:spacing w:after="0" w:line="259" w:lineRule="auto"/>
              <w:ind w:left="42" w:firstLine="0"/>
              <w:jc w:val="left"/>
            </w:pPr>
            <w:r>
              <w:t>-0.03459</w:t>
            </w:r>
          </w:p>
        </w:tc>
        <w:tc>
          <w:tcPr>
            <w:tcW w:w="1121" w:type="dxa"/>
            <w:tcBorders>
              <w:top w:val="nil"/>
              <w:left w:val="nil"/>
              <w:bottom w:val="nil"/>
              <w:right w:val="nil"/>
            </w:tcBorders>
          </w:tcPr>
          <w:p w14:paraId="353C1F1D" w14:textId="77777777" w:rsidR="007015D6" w:rsidRDefault="00350D12">
            <w:pPr>
              <w:spacing w:after="0" w:line="259" w:lineRule="auto"/>
              <w:ind w:left="179" w:firstLine="0"/>
              <w:jc w:val="center"/>
            </w:pPr>
            <w:r>
              <w:t>0.0348</w:t>
            </w:r>
          </w:p>
        </w:tc>
        <w:tc>
          <w:tcPr>
            <w:tcW w:w="818" w:type="dxa"/>
            <w:tcBorders>
              <w:top w:val="nil"/>
              <w:left w:val="nil"/>
              <w:bottom w:val="nil"/>
              <w:right w:val="nil"/>
            </w:tcBorders>
          </w:tcPr>
          <w:p w14:paraId="5E826D48" w14:textId="77777777" w:rsidR="007015D6" w:rsidRDefault="00350D12">
            <w:pPr>
              <w:spacing w:after="0" w:line="259" w:lineRule="auto"/>
              <w:ind w:left="42" w:firstLine="0"/>
              <w:jc w:val="left"/>
            </w:pPr>
            <w:r>
              <w:t>-0.995</w:t>
            </w:r>
          </w:p>
        </w:tc>
        <w:tc>
          <w:tcPr>
            <w:tcW w:w="923" w:type="dxa"/>
            <w:tcBorders>
              <w:top w:val="nil"/>
              <w:left w:val="nil"/>
              <w:bottom w:val="nil"/>
              <w:right w:val="nil"/>
            </w:tcBorders>
          </w:tcPr>
          <w:p w14:paraId="4CA74383" w14:textId="77777777" w:rsidR="007015D6" w:rsidRDefault="00350D12">
            <w:pPr>
              <w:spacing w:after="0" w:line="259" w:lineRule="auto"/>
              <w:ind w:left="0" w:firstLine="0"/>
              <w:jc w:val="left"/>
            </w:pPr>
            <w:r>
              <w:t>0.31957</w:t>
            </w:r>
          </w:p>
        </w:tc>
        <w:tc>
          <w:tcPr>
            <w:tcW w:w="713" w:type="dxa"/>
            <w:tcBorders>
              <w:top w:val="nil"/>
              <w:left w:val="nil"/>
              <w:bottom w:val="nil"/>
              <w:right w:val="nil"/>
            </w:tcBorders>
          </w:tcPr>
          <w:p w14:paraId="47D5E90F" w14:textId="77777777" w:rsidR="007015D6" w:rsidRDefault="00350D12">
            <w:pPr>
              <w:spacing w:after="0" w:line="259" w:lineRule="auto"/>
              <w:ind w:left="87" w:firstLine="0"/>
              <w:jc w:val="center"/>
            </w:pPr>
            <w:r>
              <w:t>1.6</w:t>
            </w:r>
          </w:p>
        </w:tc>
        <w:tc>
          <w:tcPr>
            <w:tcW w:w="1092" w:type="dxa"/>
            <w:tcBorders>
              <w:top w:val="nil"/>
              <w:left w:val="nil"/>
              <w:bottom w:val="nil"/>
              <w:right w:val="nil"/>
            </w:tcBorders>
          </w:tcPr>
          <w:p w14:paraId="745AB093" w14:textId="77777777" w:rsidR="007015D6" w:rsidRDefault="00350D12">
            <w:pPr>
              <w:spacing w:after="0" w:line="259" w:lineRule="auto"/>
              <w:ind w:left="0" w:firstLine="0"/>
              <w:jc w:val="left"/>
            </w:pPr>
            <w:r>
              <w:t>-0.102711</w:t>
            </w:r>
          </w:p>
        </w:tc>
        <w:tc>
          <w:tcPr>
            <w:tcW w:w="761" w:type="dxa"/>
            <w:tcBorders>
              <w:top w:val="nil"/>
              <w:left w:val="nil"/>
              <w:bottom w:val="nil"/>
              <w:right w:val="nil"/>
            </w:tcBorders>
          </w:tcPr>
          <w:p w14:paraId="5634E638" w14:textId="77777777" w:rsidR="007015D6" w:rsidRDefault="00350D12">
            <w:pPr>
              <w:spacing w:after="0" w:line="259" w:lineRule="auto"/>
              <w:ind w:left="63" w:firstLine="0"/>
              <w:jc w:val="left"/>
            </w:pPr>
            <w:r>
              <w:t>0.0335</w:t>
            </w:r>
          </w:p>
        </w:tc>
      </w:tr>
      <w:tr w:rsidR="007015D6" w14:paraId="4561B18C" w14:textId="77777777">
        <w:trPr>
          <w:trHeight w:val="238"/>
        </w:trPr>
        <w:tc>
          <w:tcPr>
            <w:tcW w:w="1042" w:type="dxa"/>
            <w:tcBorders>
              <w:top w:val="nil"/>
              <w:left w:val="nil"/>
              <w:bottom w:val="nil"/>
              <w:right w:val="nil"/>
            </w:tcBorders>
          </w:tcPr>
          <w:p w14:paraId="74104DCF" w14:textId="77777777" w:rsidR="007015D6" w:rsidRDefault="00350D12">
            <w:pPr>
              <w:spacing w:after="0" w:line="259" w:lineRule="auto"/>
              <w:ind w:left="120" w:firstLine="0"/>
              <w:jc w:val="left"/>
            </w:pPr>
            <w:r>
              <w:t>N - S</w:t>
            </w:r>
          </w:p>
        </w:tc>
        <w:tc>
          <w:tcPr>
            <w:tcW w:w="1028" w:type="dxa"/>
            <w:tcBorders>
              <w:top w:val="nil"/>
              <w:left w:val="nil"/>
              <w:bottom w:val="nil"/>
              <w:right w:val="nil"/>
            </w:tcBorders>
          </w:tcPr>
          <w:p w14:paraId="3085E47A" w14:textId="77777777" w:rsidR="007015D6" w:rsidRDefault="00350D12">
            <w:pPr>
              <w:spacing w:after="0" w:line="259" w:lineRule="auto"/>
              <w:ind w:left="42" w:firstLine="0"/>
              <w:jc w:val="left"/>
            </w:pPr>
            <w:r>
              <w:t>-0.01191</w:t>
            </w:r>
          </w:p>
        </w:tc>
        <w:tc>
          <w:tcPr>
            <w:tcW w:w="1121" w:type="dxa"/>
            <w:tcBorders>
              <w:top w:val="nil"/>
              <w:left w:val="nil"/>
              <w:bottom w:val="nil"/>
              <w:right w:val="nil"/>
            </w:tcBorders>
          </w:tcPr>
          <w:p w14:paraId="1B9AF3EA"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28C1873" w14:textId="77777777" w:rsidR="007015D6" w:rsidRDefault="00350D12">
            <w:pPr>
              <w:spacing w:after="0" w:line="259" w:lineRule="auto"/>
              <w:ind w:left="42" w:firstLine="0"/>
              <w:jc w:val="left"/>
            </w:pPr>
            <w:r>
              <w:t>-0.364</w:t>
            </w:r>
          </w:p>
        </w:tc>
        <w:tc>
          <w:tcPr>
            <w:tcW w:w="923" w:type="dxa"/>
            <w:tcBorders>
              <w:top w:val="nil"/>
              <w:left w:val="nil"/>
              <w:bottom w:val="nil"/>
              <w:right w:val="nil"/>
            </w:tcBorders>
          </w:tcPr>
          <w:p w14:paraId="7392AF58" w14:textId="77777777" w:rsidR="007015D6" w:rsidRDefault="00350D12">
            <w:pPr>
              <w:spacing w:after="0" w:line="259" w:lineRule="auto"/>
              <w:ind w:left="0" w:firstLine="0"/>
              <w:jc w:val="left"/>
            </w:pPr>
            <w:r>
              <w:t>0.71599</w:t>
            </w:r>
          </w:p>
        </w:tc>
        <w:tc>
          <w:tcPr>
            <w:tcW w:w="713" w:type="dxa"/>
            <w:tcBorders>
              <w:top w:val="nil"/>
              <w:left w:val="nil"/>
              <w:bottom w:val="nil"/>
              <w:right w:val="nil"/>
            </w:tcBorders>
          </w:tcPr>
          <w:p w14:paraId="5D5DAC51" w14:textId="77777777" w:rsidR="007015D6" w:rsidRDefault="00350D12">
            <w:pPr>
              <w:spacing w:after="0" w:line="259" w:lineRule="auto"/>
              <w:ind w:left="87" w:firstLine="0"/>
              <w:jc w:val="center"/>
            </w:pPr>
            <w:r>
              <w:t>0.5</w:t>
            </w:r>
          </w:p>
        </w:tc>
        <w:tc>
          <w:tcPr>
            <w:tcW w:w="1092" w:type="dxa"/>
            <w:tcBorders>
              <w:top w:val="nil"/>
              <w:left w:val="nil"/>
              <w:bottom w:val="nil"/>
              <w:right w:val="nil"/>
            </w:tcBorders>
          </w:tcPr>
          <w:p w14:paraId="6DA8883F" w14:textId="77777777" w:rsidR="007015D6" w:rsidRDefault="00350D12">
            <w:pPr>
              <w:spacing w:after="0" w:line="259" w:lineRule="auto"/>
              <w:ind w:left="0" w:firstLine="0"/>
              <w:jc w:val="left"/>
            </w:pPr>
            <w:r>
              <w:t>-0.076049</w:t>
            </w:r>
          </w:p>
        </w:tc>
        <w:tc>
          <w:tcPr>
            <w:tcW w:w="761" w:type="dxa"/>
            <w:tcBorders>
              <w:top w:val="nil"/>
              <w:left w:val="nil"/>
              <w:bottom w:val="nil"/>
              <w:right w:val="nil"/>
            </w:tcBorders>
          </w:tcPr>
          <w:p w14:paraId="757FDD82" w14:textId="77777777" w:rsidR="007015D6" w:rsidRDefault="00350D12">
            <w:pPr>
              <w:spacing w:after="0" w:line="259" w:lineRule="auto"/>
              <w:ind w:left="63" w:firstLine="0"/>
              <w:jc w:val="left"/>
            </w:pPr>
            <w:r>
              <w:t>0.0522</w:t>
            </w:r>
          </w:p>
        </w:tc>
      </w:tr>
      <w:tr w:rsidR="007015D6" w14:paraId="28B62C62" w14:textId="77777777">
        <w:trPr>
          <w:trHeight w:val="239"/>
        </w:trPr>
        <w:tc>
          <w:tcPr>
            <w:tcW w:w="1042" w:type="dxa"/>
            <w:tcBorders>
              <w:top w:val="nil"/>
              <w:left w:val="nil"/>
              <w:bottom w:val="nil"/>
              <w:right w:val="nil"/>
            </w:tcBorders>
          </w:tcPr>
          <w:p w14:paraId="4FE5224C" w14:textId="77777777" w:rsidR="007015D6" w:rsidRDefault="00350D12">
            <w:pPr>
              <w:spacing w:after="0" w:line="259" w:lineRule="auto"/>
              <w:ind w:left="120" w:firstLine="0"/>
              <w:jc w:val="left"/>
            </w:pPr>
            <w:r>
              <w:rPr>
                <w:b/>
              </w:rPr>
              <w:t>Na - P</w:t>
            </w:r>
          </w:p>
        </w:tc>
        <w:tc>
          <w:tcPr>
            <w:tcW w:w="1028" w:type="dxa"/>
            <w:tcBorders>
              <w:top w:val="nil"/>
              <w:left w:val="nil"/>
              <w:bottom w:val="nil"/>
              <w:right w:val="nil"/>
            </w:tcBorders>
          </w:tcPr>
          <w:p w14:paraId="2461A0AB" w14:textId="77777777" w:rsidR="007015D6" w:rsidRDefault="00350D12">
            <w:pPr>
              <w:spacing w:after="0" w:line="259" w:lineRule="auto"/>
              <w:ind w:left="42" w:firstLine="0"/>
              <w:jc w:val="left"/>
            </w:pPr>
            <w:r>
              <w:t>-0.25468</w:t>
            </w:r>
          </w:p>
        </w:tc>
        <w:tc>
          <w:tcPr>
            <w:tcW w:w="1121" w:type="dxa"/>
            <w:tcBorders>
              <w:top w:val="nil"/>
              <w:left w:val="nil"/>
              <w:bottom w:val="nil"/>
              <w:right w:val="nil"/>
            </w:tcBorders>
          </w:tcPr>
          <w:p w14:paraId="505D788B" w14:textId="77777777" w:rsidR="007015D6" w:rsidRDefault="00350D12">
            <w:pPr>
              <w:spacing w:after="0" w:line="259" w:lineRule="auto"/>
              <w:ind w:left="179" w:firstLine="0"/>
              <w:jc w:val="center"/>
            </w:pPr>
            <w:r>
              <w:t>0.0327</w:t>
            </w:r>
          </w:p>
        </w:tc>
        <w:tc>
          <w:tcPr>
            <w:tcW w:w="818" w:type="dxa"/>
            <w:tcBorders>
              <w:top w:val="nil"/>
              <w:left w:val="nil"/>
              <w:bottom w:val="nil"/>
              <w:right w:val="nil"/>
            </w:tcBorders>
          </w:tcPr>
          <w:p w14:paraId="2CE63DB8" w14:textId="77777777" w:rsidR="007015D6" w:rsidRDefault="00350D12">
            <w:pPr>
              <w:spacing w:after="0" w:line="259" w:lineRule="auto"/>
              <w:ind w:left="42" w:firstLine="0"/>
              <w:jc w:val="left"/>
            </w:pPr>
            <w:r>
              <w:t>-7.792</w:t>
            </w:r>
          </w:p>
        </w:tc>
        <w:tc>
          <w:tcPr>
            <w:tcW w:w="923" w:type="dxa"/>
            <w:tcBorders>
              <w:top w:val="nil"/>
              <w:left w:val="nil"/>
              <w:bottom w:val="nil"/>
              <w:right w:val="nil"/>
            </w:tcBorders>
          </w:tcPr>
          <w:p w14:paraId="17DA91CA"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3717B2F9" w14:textId="77777777" w:rsidR="007015D6" w:rsidRDefault="00350D12">
            <w:pPr>
              <w:spacing w:after="0" w:line="259" w:lineRule="auto"/>
              <w:ind w:left="105" w:firstLine="0"/>
              <w:jc w:val="left"/>
            </w:pPr>
            <w:r>
              <w:t>47.1</w:t>
            </w:r>
          </w:p>
        </w:tc>
        <w:tc>
          <w:tcPr>
            <w:tcW w:w="1092" w:type="dxa"/>
            <w:tcBorders>
              <w:top w:val="nil"/>
              <w:left w:val="nil"/>
              <w:bottom w:val="nil"/>
              <w:right w:val="nil"/>
            </w:tcBorders>
          </w:tcPr>
          <w:p w14:paraId="2339C3F7" w14:textId="77777777" w:rsidR="007015D6" w:rsidRDefault="00350D12">
            <w:pPr>
              <w:spacing w:after="0" w:line="259" w:lineRule="auto"/>
              <w:ind w:left="0" w:firstLine="0"/>
              <w:jc w:val="left"/>
            </w:pPr>
            <w:r>
              <w:t>-0.318740</w:t>
            </w:r>
          </w:p>
        </w:tc>
        <w:tc>
          <w:tcPr>
            <w:tcW w:w="761" w:type="dxa"/>
            <w:tcBorders>
              <w:top w:val="nil"/>
              <w:left w:val="nil"/>
              <w:bottom w:val="nil"/>
              <w:right w:val="nil"/>
            </w:tcBorders>
          </w:tcPr>
          <w:p w14:paraId="7A1F9579" w14:textId="77777777" w:rsidR="007015D6" w:rsidRDefault="00350D12">
            <w:pPr>
              <w:spacing w:after="0" w:line="259" w:lineRule="auto"/>
              <w:ind w:left="0" w:firstLine="0"/>
              <w:jc w:val="left"/>
            </w:pPr>
            <w:r>
              <w:t>-0.1906</w:t>
            </w:r>
          </w:p>
        </w:tc>
      </w:tr>
      <w:tr w:rsidR="007015D6" w14:paraId="2306ED3A" w14:textId="77777777">
        <w:trPr>
          <w:trHeight w:val="240"/>
        </w:trPr>
        <w:tc>
          <w:tcPr>
            <w:tcW w:w="1042" w:type="dxa"/>
            <w:tcBorders>
              <w:top w:val="nil"/>
              <w:left w:val="nil"/>
              <w:bottom w:val="nil"/>
              <w:right w:val="nil"/>
            </w:tcBorders>
          </w:tcPr>
          <w:p w14:paraId="6FD174F4" w14:textId="77777777" w:rsidR="007015D6" w:rsidRDefault="00350D12">
            <w:pPr>
              <w:spacing w:after="0" w:line="259" w:lineRule="auto"/>
              <w:ind w:left="120" w:firstLine="0"/>
              <w:jc w:val="left"/>
            </w:pPr>
            <w:r>
              <w:rPr>
                <w:b/>
              </w:rPr>
              <w:t>Na - S</w:t>
            </w:r>
          </w:p>
        </w:tc>
        <w:tc>
          <w:tcPr>
            <w:tcW w:w="1028" w:type="dxa"/>
            <w:tcBorders>
              <w:top w:val="nil"/>
              <w:left w:val="nil"/>
              <w:bottom w:val="nil"/>
              <w:right w:val="nil"/>
            </w:tcBorders>
          </w:tcPr>
          <w:p w14:paraId="5180AE2C" w14:textId="77777777" w:rsidR="007015D6" w:rsidRDefault="00350D12">
            <w:pPr>
              <w:spacing w:after="0" w:line="259" w:lineRule="auto"/>
              <w:ind w:left="42" w:firstLine="0"/>
              <w:jc w:val="left"/>
            </w:pPr>
            <w:r>
              <w:t>-0.23200</w:t>
            </w:r>
          </w:p>
        </w:tc>
        <w:tc>
          <w:tcPr>
            <w:tcW w:w="1121" w:type="dxa"/>
            <w:tcBorders>
              <w:top w:val="nil"/>
              <w:left w:val="nil"/>
              <w:bottom w:val="nil"/>
              <w:right w:val="nil"/>
            </w:tcBorders>
          </w:tcPr>
          <w:p w14:paraId="50A6BFCD" w14:textId="77777777" w:rsidR="007015D6" w:rsidRDefault="00350D12">
            <w:pPr>
              <w:spacing w:after="0" w:line="259" w:lineRule="auto"/>
              <w:ind w:left="179" w:firstLine="0"/>
              <w:jc w:val="center"/>
            </w:pPr>
            <w:r>
              <w:t>0.0305</w:t>
            </w:r>
          </w:p>
        </w:tc>
        <w:tc>
          <w:tcPr>
            <w:tcW w:w="818" w:type="dxa"/>
            <w:tcBorders>
              <w:top w:val="nil"/>
              <w:left w:val="nil"/>
              <w:bottom w:val="nil"/>
              <w:right w:val="nil"/>
            </w:tcBorders>
          </w:tcPr>
          <w:p w14:paraId="2818F1F1" w14:textId="77777777" w:rsidR="007015D6" w:rsidRDefault="00350D12">
            <w:pPr>
              <w:spacing w:after="0" w:line="259" w:lineRule="auto"/>
              <w:ind w:left="42" w:firstLine="0"/>
              <w:jc w:val="left"/>
            </w:pPr>
            <w:r>
              <w:t>-7.602</w:t>
            </w:r>
          </w:p>
        </w:tc>
        <w:tc>
          <w:tcPr>
            <w:tcW w:w="923" w:type="dxa"/>
            <w:tcBorders>
              <w:top w:val="nil"/>
              <w:left w:val="nil"/>
              <w:bottom w:val="nil"/>
              <w:right w:val="nil"/>
            </w:tcBorders>
          </w:tcPr>
          <w:p w14:paraId="6006758D" w14:textId="77777777" w:rsidR="007015D6" w:rsidRDefault="00350D12">
            <w:pPr>
              <w:spacing w:after="0" w:line="259" w:lineRule="auto"/>
              <w:ind w:left="47" w:firstLine="0"/>
              <w:jc w:val="left"/>
            </w:pPr>
            <w:r>
              <w:rPr>
                <w:b/>
              </w:rPr>
              <w:t>&lt; 0.001</w:t>
            </w:r>
          </w:p>
        </w:tc>
        <w:tc>
          <w:tcPr>
            <w:tcW w:w="713" w:type="dxa"/>
            <w:tcBorders>
              <w:top w:val="nil"/>
              <w:left w:val="nil"/>
              <w:bottom w:val="nil"/>
              <w:right w:val="nil"/>
            </w:tcBorders>
          </w:tcPr>
          <w:p w14:paraId="72D89B9B" w14:textId="77777777" w:rsidR="007015D6" w:rsidRDefault="00350D12">
            <w:pPr>
              <w:spacing w:after="0" w:line="259" w:lineRule="auto"/>
              <w:ind w:left="105" w:firstLine="0"/>
              <w:jc w:val="left"/>
            </w:pPr>
            <w:r>
              <w:t>45.0</w:t>
            </w:r>
          </w:p>
        </w:tc>
        <w:tc>
          <w:tcPr>
            <w:tcW w:w="1092" w:type="dxa"/>
            <w:tcBorders>
              <w:top w:val="nil"/>
              <w:left w:val="nil"/>
              <w:bottom w:val="nil"/>
              <w:right w:val="nil"/>
            </w:tcBorders>
          </w:tcPr>
          <w:p w14:paraId="7AD66D09" w14:textId="77777777" w:rsidR="007015D6" w:rsidRDefault="00350D12">
            <w:pPr>
              <w:spacing w:after="0" w:line="259" w:lineRule="auto"/>
              <w:ind w:left="0" w:firstLine="0"/>
              <w:jc w:val="left"/>
            </w:pPr>
            <w:r>
              <w:t>-0.291810</w:t>
            </w:r>
          </w:p>
        </w:tc>
        <w:tc>
          <w:tcPr>
            <w:tcW w:w="761" w:type="dxa"/>
            <w:tcBorders>
              <w:top w:val="nil"/>
              <w:left w:val="nil"/>
              <w:bottom w:val="nil"/>
              <w:right w:val="nil"/>
            </w:tcBorders>
          </w:tcPr>
          <w:p w14:paraId="0F21E97C" w14:textId="77777777" w:rsidR="007015D6" w:rsidRDefault="00350D12">
            <w:pPr>
              <w:spacing w:after="0" w:line="259" w:lineRule="auto"/>
              <w:ind w:left="0" w:firstLine="0"/>
              <w:jc w:val="left"/>
            </w:pPr>
            <w:r>
              <w:t>-0.1722</w:t>
            </w:r>
          </w:p>
        </w:tc>
      </w:tr>
      <w:tr w:rsidR="007015D6" w14:paraId="0F4D9485" w14:textId="77777777">
        <w:trPr>
          <w:trHeight w:val="280"/>
        </w:trPr>
        <w:tc>
          <w:tcPr>
            <w:tcW w:w="1042" w:type="dxa"/>
            <w:tcBorders>
              <w:top w:val="nil"/>
              <w:left w:val="nil"/>
              <w:bottom w:val="single" w:sz="6" w:space="0" w:color="000000"/>
              <w:right w:val="nil"/>
            </w:tcBorders>
          </w:tcPr>
          <w:p w14:paraId="5BC77FDE" w14:textId="77777777" w:rsidR="007015D6" w:rsidRDefault="00350D12">
            <w:pPr>
              <w:spacing w:after="0" w:line="259" w:lineRule="auto"/>
              <w:ind w:left="120" w:firstLine="0"/>
              <w:jc w:val="left"/>
            </w:pPr>
            <w:r>
              <w:t>P - S</w:t>
            </w:r>
          </w:p>
        </w:tc>
        <w:tc>
          <w:tcPr>
            <w:tcW w:w="1028" w:type="dxa"/>
            <w:tcBorders>
              <w:top w:val="nil"/>
              <w:left w:val="nil"/>
              <w:bottom w:val="single" w:sz="6" w:space="0" w:color="000000"/>
              <w:right w:val="nil"/>
            </w:tcBorders>
          </w:tcPr>
          <w:p w14:paraId="0F815187" w14:textId="77777777" w:rsidR="007015D6" w:rsidRDefault="00350D12">
            <w:pPr>
              <w:spacing w:after="0" w:line="259" w:lineRule="auto"/>
              <w:ind w:left="105" w:firstLine="0"/>
              <w:jc w:val="left"/>
            </w:pPr>
            <w:r>
              <w:t>0.02269</w:t>
            </w:r>
          </w:p>
        </w:tc>
        <w:tc>
          <w:tcPr>
            <w:tcW w:w="1121" w:type="dxa"/>
            <w:tcBorders>
              <w:top w:val="nil"/>
              <w:left w:val="nil"/>
              <w:bottom w:val="single" w:sz="6" w:space="0" w:color="000000"/>
              <w:right w:val="nil"/>
            </w:tcBorders>
          </w:tcPr>
          <w:p w14:paraId="6F214E67" w14:textId="77777777" w:rsidR="007015D6" w:rsidRDefault="00350D12">
            <w:pPr>
              <w:spacing w:after="0" w:line="259" w:lineRule="auto"/>
              <w:ind w:left="179" w:firstLine="0"/>
              <w:jc w:val="center"/>
            </w:pPr>
            <w:r>
              <w:t>0.0366</w:t>
            </w:r>
          </w:p>
        </w:tc>
        <w:tc>
          <w:tcPr>
            <w:tcW w:w="818" w:type="dxa"/>
            <w:tcBorders>
              <w:top w:val="nil"/>
              <w:left w:val="nil"/>
              <w:bottom w:val="single" w:sz="6" w:space="0" w:color="000000"/>
              <w:right w:val="nil"/>
            </w:tcBorders>
          </w:tcPr>
          <w:p w14:paraId="6BC9C59E" w14:textId="77777777" w:rsidR="007015D6" w:rsidRDefault="00350D12">
            <w:pPr>
              <w:spacing w:after="0" w:line="259" w:lineRule="auto"/>
              <w:ind w:left="105" w:firstLine="0"/>
              <w:jc w:val="left"/>
            </w:pPr>
            <w:r>
              <w:t>0.620</w:t>
            </w:r>
          </w:p>
        </w:tc>
        <w:tc>
          <w:tcPr>
            <w:tcW w:w="923" w:type="dxa"/>
            <w:tcBorders>
              <w:top w:val="nil"/>
              <w:left w:val="nil"/>
              <w:bottom w:val="single" w:sz="6" w:space="0" w:color="000000"/>
              <w:right w:val="nil"/>
            </w:tcBorders>
          </w:tcPr>
          <w:p w14:paraId="36AF3682" w14:textId="77777777" w:rsidR="007015D6" w:rsidRDefault="00350D12">
            <w:pPr>
              <w:spacing w:after="0" w:line="259" w:lineRule="auto"/>
              <w:ind w:left="0" w:firstLine="0"/>
              <w:jc w:val="left"/>
            </w:pPr>
            <w:r>
              <w:t>0.53549</w:t>
            </w:r>
          </w:p>
        </w:tc>
        <w:tc>
          <w:tcPr>
            <w:tcW w:w="713" w:type="dxa"/>
            <w:tcBorders>
              <w:top w:val="nil"/>
              <w:left w:val="nil"/>
              <w:bottom w:val="single" w:sz="6" w:space="0" w:color="000000"/>
              <w:right w:val="nil"/>
            </w:tcBorders>
          </w:tcPr>
          <w:p w14:paraId="7ACAF9A8" w14:textId="77777777" w:rsidR="007015D6" w:rsidRDefault="00350D12">
            <w:pPr>
              <w:spacing w:after="0" w:line="259" w:lineRule="auto"/>
              <w:ind w:left="87" w:firstLine="0"/>
              <w:jc w:val="center"/>
            </w:pPr>
            <w:r>
              <w:t>0.9</w:t>
            </w:r>
          </w:p>
        </w:tc>
        <w:tc>
          <w:tcPr>
            <w:tcW w:w="1092" w:type="dxa"/>
            <w:tcBorders>
              <w:top w:val="nil"/>
              <w:left w:val="nil"/>
              <w:bottom w:val="single" w:sz="6" w:space="0" w:color="000000"/>
              <w:right w:val="nil"/>
            </w:tcBorders>
          </w:tcPr>
          <w:p w14:paraId="57D89977" w14:textId="77777777" w:rsidR="007015D6" w:rsidRDefault="00350D12">
            <w:pPr>
              <w:spacing w:after="0" w:line="259" w:lineRule="auto"/>
              <w:ind w:left="0" w:firstLine="0"/>
              <w:jc w:val="left"/>
            </w:pPr>
            <w:r>
              <w:t>-0.049071</w:t>
            </w:r>
          </w:p>
        </w:tc>
        <w:tc>
          <w:tcPr>
            <w:tcW w:w="761" w:type="dxa"/>
            <w:tcBorders>
              <w:top w:val="nil"/>
              <w:left w:val="nil"/>
              <w:bottom w:val="single" w:sz="6" w:space="0" w:color="000000"/>
              <w:right w:val="nil"/>
            </w:tcBorders>
          </w:tcPr>
          <w:p w14:paraId="2B8458C0" w14:textId="77777777" w:rsidR="007015D6" w:rsidRDefault="00350D12">
            <w:pPr>
              <w:spacing w:after="0" w:line="259" w:lineRule="auto"/>
              <w:ind w:left="63" w:firstLine="0"/>
              <w:jc w:val="left"/>
            </w:pPr>
            <w:r>
              <w:t>0.0944</w:t>
            </w:r>
          </w:p>
        </w:tc>
      </w:tr>
    </w:tbl>
    <w:p w14:paraId="2E4772D5" w14:textId="77777777" w:rsidR="007015D6" w:rsidRDefault="00350D12">
      <w:pPr>
        <w:pStyle w:val="Titre3"/>
        <w:spacing w:after="7926"/>
        <w:ind w:left="90"/>
      </w:pPr>
      <w:r>
        <w:lastRenderedPageBreak/>
        <w:t>Retention times</w:t>
      </w:r>
    </w:p>
    <w:p w14:paraId="060D17EB" w14:textId="77777777" w:rsidR="007015D6" w:rsidRDefault="00350D12">
      <w:pPr>
        <w:spacing w:after="267" w:line="259" w:lineRule="auto"/>
        <w:ind w:left="319" w:firstLine="0"/>
        <w:jc w:val="left"/>
      </w:pPr>
      <w:r>
        <w:rPr>
          <w:noProof/>
          <w:lang w:val="en-US" w:eastAsia="en-US"/>
        </w:rPr>
        <w:drawing>
          <wp:inline distT="0" distB="0" distL="0" distR="0" wp14:anchorId="16A1AF8C" wp14:editId="53D84142">
            <wp:extent cx="5718048" cy="1331976"/>
            <wp:effectExtent l="0" t="0" r="0" b="0"/>
            <wp:docPr id="132494" name="Picture 132494"/>
            <wp:cNvGraphicFramePr/>
            <a:graphic xmlns:a="http://schemas.openxmlformats.org/drawingml/2006/main">
              <a:graphicData uri="http://schemas.openxmlformats.org/drawingml/2006/picture">
                <pic:pic xmlns:pic="http://schemas.openxmlformats.org/drawingml/2006/picture">
                  <pic:nvPicPr>
                    <pic:cNvPr id="132494" name="Picture 132494"/>
                    <pic:cNvPicPr/>
                  </pic:nvPicPr>
                  <pic:blipFill>
                    <a:blip r:embed="rId49"/>
                    <a:stretch>
                      <a:fillRect/>
                    </a:stretch>
                  </pic:blipFill>
                  <pic:spPr>
                    <a:xfrm>
                      <a:off x="0" y="0"/>
                      <a:ext cx="5718048" cy="1331976"/>
                    </a:xfrm>
                    <a:prstGeom prst="rect">
                      <a:avLst/>
                    </a:prstGeom>
                  </pic:spPr>
                </pic:pic>
              </a:graphicData>
            </a:graphic>
          </wp:inline>
        </w:drawing>
      </w:r>
    </w:p>
    <w:p w14:paraId="3F5B513C" w14:textId="77777777" w:rsidR="007015D6" w:rsidRDefault="00350D12">
      <w:pPr>
        <w:spacing w:after="345" w:line="259" w:lineRule="auto"/>
        <w:ind w:left="319" w:firstLine="0"/>
        <w:jc w:val="left"/>
      </w:pPr>
      <w:r>
        <w:rPr>
          <w:noProof/>
          <w:lang w:val="en-US" w:eastAsia="en-US"/>
        </w:rPr>
        <w:drawing>
          <wp:inline distT="0" distB="0" distL="0" distR="0" wp14:anchorId="2A4C720C" wp14:editId="51BFED81">
            <wp:extent cx="5718048" cy="1331976"/>
            <wp:effectExtent l="0" t="0" r="0" b="0"/>
            <wp:docPr id="132496" name="Picture 132496"/>
            <wp:cNvGraphicFramePr/>
            <a:graphic xmlns:a="http://schemas.openxmlformats.org/drawingml/2006/main">
              <a:graphicData uri="http://schemas.openxmlformats.org/drawingml/2006/picture">
                <pic:pic xmlns:pic="http://schemas.openxmlformats.org/drawingml/2006/picture">
                  <pic:nvPicPr>
                    <pic:cNvPr id="132496" name="Picture 132496"/>
                    <pic:cNvPicPr/>
                  </pic:nvPicPr>
                  <pic:blipFill>
                    <a:blip r:embed="rId50"/>
                    <a:stretch>
                      <a:fillRect/>
                    </a:stretch>
                  </pic:blipFill>
                  <pic:spPr>
                    <a:xfrm>
                      <a:off x="0" y="0"/>
                      <a:ext cx="5718048" cy="1331976"/>
                    </a:xfrm>
                    <a:prstGeom prst="rect">
                      <a:avLst/>
                    </a:prstGeom>
                  </pic:spPr>
                </pic:pic>
              </a:graphicData>
            </a:graphic>
          </wp:inline>
        </w:drawing>
      </w:r>
    </w:p>
    <w:p w14:paraId="2D4853D9"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4AC578A2" w14:textId="77777777" w:rsidR="007015D6" w:rsidRDefault="00350D12">
      <w:pPr>
        <w:spacing w:after="88" w:line="255" w:lineRule="auto"/>
        <w:ind w:left="-5"/>
      </w:pPr>
      <w:r>
        <w:rPr>
          <w:b/>
          <w:sz w:val="17"/>
        </w:rPr>
        <w:t xml:space="preserve">Figure S9. </w:t>
      </w:r>
      <w:r>
        <w:rPr>
          <w:sz w:val="15"/>
        </w:rPr>
        <w:t>Retention times of the eight tested elements as a function of mass-specific intake rate. Each point is a measurement done on four larvae. Lines are GAMs.</w:t>
      </w:r>
    </w:p>
    <w:p w14:paraId="14B1BFA9" w14:textId="77777777" w:rsidR="007015D6" w:rsidRDefault="00350D12">
      <w:pPr>
        <w:spacing w:after="26" w:line="248" w:lineRule="auto"/>
        <w:ind w:left="-15" w:firstLine="0"/>
      </w:pPr>
      <w:r>
        <w:rPr>
          <w:b/>
          <w:sz w:val="17"/>
        </w:rPr>
        <w:lastRenderedPageBreak/>
        <w:t xml:space="preserve">Table 6. </w:t>
      </w:r>
      <w:r>
        <w:rPr>
          <w:sz w:val="17"/>
        </w:rPr>
        <w:t xml:space="preserve">Pairwise comparisons of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303" w:type="dxa"/>
        <w:tblInd w:w="1167" w:type="dxa"/>
        <w:tblCellMar>
          <w:top w:w="31" w:type="dxa"/>
          <w:right w:w="115" w:type="dxa"/>
        </w:tblCellMar>
        <w:tblLook w:val="04A0" w:firstRow="1" w:lastRow="0" w:firstColumn="1" w:lastColumn="0" w:noHBand="0" w:noVBand="1"/>
      </w:tblPr>
      <w:tblGrid>
        <w:gridCol w:w="1042"/>
        <w:gridCol w:w="1028"/>
        <w:gridCol w:w="1121"/>
        <w:gridCol w:w="776"/>
        <w:gridCol w:w="876"/>
        <w:gridCol w:w="713"/>
        <w:gridCol w:w="986"/>
        <w:gridCol w:w="761"/>
      </w:tblGrid>
      <w:tr w:rsidR="007015D6" w14:paraId="0BFDC000" w14:textId="77777777">
        <w:trPr>
          <w:trHeight w:val="342"/>
        </w:trPr>
        <w:tc>
          <w:tcPr>
            <w:tcW w:w="1042" w:type="dxa"/>
            <w:tcBorders>
              <w:top w:val="single" w:sz="6" w:space="0" w:color="000000"/>
              <w:left w:val="nil"/>
              <w:bottom w:val="single" w:sz="4" w:space="0" w:color="000000"/>
              <w:right w:val="nil"/>
            </w:tcBorders>
          </w:tcPr>
          <w:p w14:paraId="021283F3" w14:textId="77777777" w:rsidR="007015D6" w:rsidRDefault="00350D12">
            <w:pPr>
              <w:spacing w:after="0" w:line="259" w:lineRule="auto"/>
              <w:ind w:left="120" w:firstLine="0"/>
              <w:jc w:val="left"/>
            </w:pPr>
            <w:r>
              <w:rPr>
                <w:b/>
              </w:rPr>
              <w:t>Term</w:t>
            </w:r>
          </w:p>
        </w:tc>
        <w:tc>
          <w:tcPr>
            <w:tcW w:w="1028" w:type="dxa"/>
            <w:tcBorders>
              <w:top w:val="single" w:sz="6" w:space="0" w:color="000000"/>
              <w:left w:val="nil"/>
              <w:bottom w:val="single" w:sz="4" w:space="0" w:color="000000"/>
              <w:right w:val="nil"/>
            </w:tcBorders>
          </w:tcPr>
          <w:p w14:paraId="1B5CB4AE" w14:textId="77777777" w:rsidR="007015D6" w:rsidRDefault="00350D12">
            <w:pPr>
              <w:spacing w:after="0" w:line="259" w:lineRule="auto"/>
              <w:ind w:left="0" w:firstLine="0"/>
              <w:jc w:val="left"/>
            </w:pPr>
            <w:r>
              <w:rPr>
                <w:b/>
              </w:rPr>
              <w:t>Estimate</w:t>
            </w:r>
          </w:p>
        </w:tc>
        <w:tc>
          <w:tcPr>
            <w:tcW w:w="1121" w:type="dxa"/>
            <w:tcBorders>
              <w:top w:val="single" w:sz="6" w:space="0" w:color="000000"/>
              <w:left w:val="nil"/>
              <w:bottom w:val="single" w:sz="4" w:space="0" w:color="000000"/>
              <w:right w:val="nil"/>
            </w:tcBorders>
          </w:tcPr>
          <w:p w14:paraId="4E8C41EB" w14:textId="77777777" w:rsidR="007015D6" w:rsidRDefault="00350D12">
            <w:pPr>
              <w:spacing w:after="0" w:line="259" w:lineRule="auto"/>
              <w:ind w:left="0" w:firstLine="0"/>
              <w:jc w:val="left"/>
            </w:pPr>
            <w:r>
              <w:rPr>
                <w:b/>
              </w:rPr>
              <w:t>Std. Error</w:t>
            </w:r>
          </w:p>
        </w:tc>
        <w:tc>
          <w:tcPr>
            <w:tcW w:w="776" w:type="dxa"/>
            <w:tcBorders>
              <w:top w:val="single" w:sz="6" w:space="0" w:color="000000"/>
              <w:left w:val="nil"/>
              <w:bottom w:val="single" w:sz="4" w:space="0" w:color="000000"/>
              <w:right w:val="nil"/>
            </w:tcBorders>
          </w:tcPr>
          <w:p w14:paraId="75C9A285" w14:textId="77777777" w:rsidR="007015D6" w:rsidRDefault="00350D12">
            <w:pPr>
              <w:spacing w:after="0" w:line="259" w:lineRule="auto"/>
              <w:ind w:left="318" w:firstLine="0"/>
              <w:jc w:val="center"/>
            </w:pPr>
            <w:r>
              <w:rPr>
                <w:b/>
              </w:rPr>
              <w:t>z</w:t>
            </w:r>
          </w:p>
        </w:tc>
        <w:tc>
          <w:tcPr>
            <w:tcW w:w="876" w:type="dxa"/>
            <w:tcBorders>
              <w:top w:val="single" w:sz="6" w:space="0" w:color="000000"/>
              <w:left w:val="nil"/>
              <w:bottom w:val="single" w:sz="4" w:space="0" w:color="000000"/>
              <w:right w:val="nil"/>
            </w:tcBorders>
          </w:tcPr>
          <w:p w14:paraId="536CB377" w14:textId="77777777" w:rsidR="007015D6" w:rsidRDefault="00350D12">
            <w:pPr>
              <w:spacing w:after="0" w:line="259" w:lineRule="auto"/>
              <w:ind w:left="0" w:firstLine="0"/>
              <w:jc w:val="left"/>
            </w:pPr>
            <w:proofErr w:type="spellStart"/>
            <w:r>
              <w:rPr>
                <w:b/>
              </w:rPr>
              <w:t>Pr</w:t>
            </w:r>
            <w:proofErr w:type="spellEnd"/>
            <w:r>
              <w:rPr>
                <w:b/>
              </w:rPr>
              <w:t>(&gt;|z|)</w:t>
            </w:r>
          </w:p>
        </w:tc>
        <w:tc>
          <w:tcPr>
            <w:tcW w:w="713" w:type="dxa"/>
            <w:tcBorders>
              <w:top w:val="single" w:sz="6" w:space="0" w:color="000000"/>
              <w:left w:val="nil"/>
              <w:bottom w:val="single" w:sz="4" w:space="0" w:color="000000"/>
              <w:right w:val="nil"/>
            </w:tcBorders>
          </w:tcPr>
          <w:p w14:paraId="0C2DAC7B" w14:textId="77777777" w:rsidR="007015D6" w:rsidRDefault="00350D12">
            <w:pPr>
              <w:spacing w:after="0" w:line="259" w:lineRule="auto"/>
              <w:ind w:left="223" w:firstLine="0"/>
              <w:jc w:val="center"/>
            </w:pPr>
            <w:r>
              <w:rPr>
                <w:b/>
              </w:rPr>
              <w:t>S</w:t>
            </w:r>
          </w:p>
        </w:tc>
        <w:tc>
          <w:tcPr>
            <w:tcW w:w="986" w:type="dxa"/>
            <w:tcBorders>
              <w:top w:val="single" w:sz="6" w:space="0" w:color="000000"/>
              <w:left w:val="nil"/>
              <w:bottom w:val="single" w:sz="4" w:space="0" w:color="000000"/>
              <w:right w:val="nil"/>
            </w:tcBorders>
          </w:tcPr>
          <w:p w14:paraId="4F3EB2C4" w14:textId="77777777" w:rsidR="007015D6" w:rsidRDefault="00350D12">
            <w:pPr>
              <w:spacing w:after="0" w:line="259" w:lineRule="auto"/>
              <w:ind w:left="139" w:firstLine="0"/>
              <w:jc w:val="center"/>
            </w:pPr>
            <w:r>
              <w:rPr>
                <w:b/>
              </w:rPr>
              <w:t>2.5 %</w:t>
            </w:r>
          </w:p>
        </w:tc>
        <w:tc>
          <w:tcPr>
            <w:tcW w:w="761" w:type="dxa"/>
            <w:tcBorders>
              <w:top w:val="single" w:sz="6" w:space="0" w:color="000000"/>
              <w:left w:val="nil"/>
              <w:bottom w:val="single" w:sz="4" w:space="0" w:color="000000"/>
              <w:right w:val="nil"/>
            </w:tcBorders>
          </w:tcPr>
          <w:p w14:paraId="335CD901" w14:textId="77777777" w:rsidR="007015D6" w:rsidRDefault="00350D12">
            <w:pPr>
              <w:spacing w:after="0" w:line="259" w:lineRule="auto"/>
              <w:ind w:left="53" w:firstLine="0"/>
              <w:jc w:val="left"/>
            </w:pPr>
            <w:r>
              <w:rPr>
                <w:b/>
              </w:rPr>
              <w:t>97.5 %</w:t>
            </w:r>
          </w:p>
        </w:tc>
      </w:tr>
      <w:tr w:rsidR="007015D6" w14:paraId="1C74184F" w14:textId="77777777">
        <w:trPr>
          <w:trHeight w:val="300"/>
        </w:trPr>
        <w:tc>
          <w:tcPr>
            <w:tcW w:w="1042" w:type="dxa"/>
            <w:tcBorders>
              <w:top w:val="single" w:sz="4" w:space="0" w:color="000000"/>
              <w:left w:val="nil"/>
              <w:bottom w:val="nil"/>
              <w:right w:val="nil"/>
            </w:tcBorders>
          </w:tcPr>
          <w:p w14:paraId="20BB822A" w14:textId="77777777" w:rsidR="007015D6" w:rsidRDefault="00350D12">
            <w:pPr>
              <w:spacing w:after="0" w:line="259" w:lineRule="auto"/>
              <w:ind w:left="120" w:firstLine="0"/>
              <w:jc w:val="left"/>
            </w:pPr>
            <w:r>
              <w:rPr>
                <w:b/>
              </w:rPr>
              <w:t>C - N</w:t>
            </w:r>
          </w:p>
        </w:tc>
        <w:tc>
          <w:tcPr>
            <w:tcW w:w="1028" w:type="dxa"/>
            <w:tcBorders>
              <w:top w:val="single" w:sz="4" w:space="0" w:color="000000"/>
              <w:left w:val="nil"/>
              <w:bottom w:val="nil"/>
              <w:right w:val="nil"/>
            </w:tcBorders>
          </w:tcPr>
          <w:p w14:paraId="547D47A5" w14:textId="77777777" w:rsidR="007015D6" w:rsidRDefault="00350D12">
            <w:pPr>
              <w:spacing w:after="0" w:line="259" w:lineRule="auto"/>
              <w:ind w:left="128" w:firstLine="0"/>
              <w:jc w:val="center"/>
            </w:pPr>
            <w:r>
              <w:t>-2.191</w:t>
            </w:r>
          </w:p>
        </w:tc>
        <w:tc>
          <w:tcPr>
            <w:tcW w:w="1121" w:type="dxa"/>
            <w:tcBorders>
              <w:top w:val="single" w:sz="4" w:space="0" w:color="000000"/>
              <w:left w:val="nil"/>
              <w:bottom w:val="nil"/>
              <w:right w:val="nil"/>
            </w:tcBorders>
          </w:tcPr>
          <w:p w14:paraId="65325C3B" w14:textId="77777777" w:rsidR="007015D6" w:rsidRDefault="00350D12">
            <w:pPr>
              <w:spacing w:after="0" w:line="259" w:lineRule="auto"/>
              <w:ind w:left="284" w:firstLine="0"/>
              <w:jc w:val="center"/>
            </w:pPr>
            <w:r>
              <w:t>0.212</w:t>
            </w:r>
          </w:p>
        </w:tc>
        <w:tc>
          <w:tcPr>
            <w:tcW w:w="776" w:type="dxa"/>
            <w:tcBorders>
              <w:top w:val="single" w:sz="4" w:space="0" w:color="000000"/>
              <w:left w:val="nil"/>
              <w:bottom w:val="nil"/>
              <w:right w:val="nil"/>
            </w:tcBorders>
          </w:tcPr>
          <w:p w14:paraId="580934B9" w14:textId="77777777" w:rsidR="007015D6" w:rsidRDefault="00350D12">
            <w:pPr>
              <w:spacing w:after="0" w:line="259" w:lineRule="auto"/>
              <w:ind w:left="0" w:firstLine="0"/>
              <w:jc w:val="left"/>
            </w:pPr>
            <w:r>
              <w:t>-10.35</w:t>
            </w:r>
          </w:p>
        </w:tc>
        <w:tc>
          <w:tcPr>
            <w:tcW w:w="876" w:type="dxa"/>
            <w:tcBorders>
              <w:top w:val="single" w:sz="4" w:space="0" w:color="000000"/>
              <w:left w:val="nil"/>
              <w:bottom w:val="nil"/>
              <w:right w:val="nil"/>
            </w:tcBorders>
          </w:tcPr>
          <w:p w14:paraId="74388F9F" w14:textId="77777777" w:rsidR="007015D6" w:rsidRDefault="00350D12">
            <w:pPr>
              <w:spacing w:after="0" w:line="259" w:lineRule="auto"/>
              <w:ind w:left="53" w:firstLine="0"/>
              <w:jc w:val="left"/>
            </w:pPr>
            <w:r>
              <w:rPr>
                <w:b/>
              </w:rPr>
              <w:t>&lt;0.001</w:t>
            </w:r>
          </w:p>
        </w:tc>
        <w:tc>
          <w:tcPr>
            <w:tcW w:w="713" w:type="dxa"/>
            <w:tcBorders>
              <w:top w:val="single" w:sz="4" w:space="0" w:color="000000"/>
              <w:left w:val="nil"/>
              <w:bottom w:val="nil"/>
              <w:right w:val="nil"/>
            </w:tcBorders>
          </w:tcPr>
          <w:p w14:paraId="38EAAE9D" w14:textId="77777777" w:rsidR="007015D6" w:rsidRDefault="00350D12">
            <w:pPr>
              <w:spacing w:after="0" w:line="259" w:lineRule="auto"/>
              <w:ind w:left="105" w:firstLine="0"/>
              <w:jc w:val="left"/>
            </w:pPr>
            <w:r>
              <w:t>81.0</w:t>
            </w:r>
          </w:p>
        </w:tc>
        <w:tc>
          <w:tcPr>
            <w:tcW w:w="986" w:type="dxa"/>
            <w:tcBorders>
              <w:top w:val="single" w:sz="4" w:space="0" w:color="000000"/>
              <w:left w:val="nil"/>
              <w:bottom w:val="nil"/>
              <w:right w:val="nil"/>
            </w:tcBorders>
          </w:tcPr>
          <w:p w14:paraId="1E398D96" w14:textId="77777777" w:rsidR="007015D6" w:rsidRDefault="00350D12">
            <w:pPr>
              <w:spacing w:after="0" w:line="259" w:lineRule="auto"/>
              <w:ind w:left="105" w:firstLine="0"/>
              <w:jc w:val="left"/>
            </w:pPr>
            <w:r>
              <w:t>-2.6062</w:t>
            </w:r>
          </w:p>
        </w:tc>
        <w:tc>
          <w:tcPr>
            <w:tcW w:w="761" w:type="dxa"/>
            <w:tcBorders>
              <w:top w:val="single" w:sz="4" w:space="0" w:color="000000"/>
              <w:left w:val="nil"/>
              <w:bottom w:val="nil"/>
              <w:right w:val="nil"/>
            </w:tcBorders>
          </w:tcPr>
          <w:p w14:paraId="20F97116" w14:textId="77777777" w:rsidR="007015D6" w:rsidRDefault="00350D12">
            <w:pPr>
              <w:spacing w:after="0" w:line="259" w:lineRule="auto"/>
              <w:ind w:left="105" w:firstLine="0"/>
              <w:jc w:val="left"/>
            </w:pPr>
            <w:r>
              <w:t>-1.777</w:t>
            </w:r>
          </w:p>
        </w:tc>
      </w:tr>
      <w:tr w:rsidR="007015D6" w14:paraId="3DA0B5C1" w14:textId="77777777">
        <w:trPr>
          <w:trHeight w:val="239"/>
        </w:trPr>
        <w:tc>
          <w:tcPr>
            <w:tcW w:w="1042" w:type="dxa"/>
            <w:tcBorders>
              <w:top w:val="nil"/>
              <w:left w:val="nil"/>
              <w:bottom w:val="nil"/>
              <w:right w:val="nil"/>
            </w:tcBorders>
          </w:tcPr>
          <w:p w14:paraId="2CD554D5" w14:textId="77777777" w:rsidR="007015D6" w:rsidRDefault="00350D12">
            <w:pPr>
              <w:spacing w:after="0" w:line="259" w:lineRule="auto"/>
              <w:ind w:left="120" w:firstLine="0"/>
              <w:jc w:val="left"/>
            </w:pPr>
            <w:r>
              <w:rPr>
                <w:b/>
              </w:rPr>
              <w:t>C - P</w:t>
            </w:r>
          </w:p>
        </w:tc>
        <w:tc>
          <w:tcPr>
            <w:tcW w:w="1028" w:type="dxa"/>
            <w:tcBorders>
              <w:top w:val="nil"/>
              <w:left w:val="nil"/>
              <w:bottom w:val="nil"/>
              <w:right w:val="nil"/>
            </w:tcBorders>
          </w:tcPr>
          <w:p w14:paraId="0F2449D2" w14:textId="77777777" w:rsidR="007015D6" w:rsidRDefault="00350D12">
            <w:pPr>
              <w:spacing w:after="0" w:line="259" w:lineRule="auto"/>
              <w:ind w:left="128" w:firstLine="0"/>
              <w:jc w:val="center"/>
            </w:pPr>
            <w:r>
              <w:t>-1.046</w:t>
            </w:r>
          </w:p>
        </w:tc>
        <w:tc>
          <w:tcPr>
            <w:tcW w:w="1121" w:type="dxa"/>
            <w:tcBorders>
              <w:top w:val="nil"/>
              <w:left w:val="nil"/>
              <w:bottom w:val="nil"/>
              <w:right w:val="nil"/>
            </w:tcBorders>
          </w:tcPr>
          <w:p w14:paraId="7E30B9FA" w14:textId="77777777" w:rsidR="007015D6" w:rsidRDefault="00350D12">
            <w:pPr>
              <w:spacing w:after="0" w:line="259" w:lineRule="auto"/>
              <w:ind w:left="284" w:firstLine="0"/>
              <w:jc w:val="center"/>
            </w:pPr>
            <w:r>
              <w:t>0.174</w:t>
            </w:r>
          </w:p>
        </w:tc>
        <w:tc>
          <w:tcPr>
            <w:tcW w:w="776" w:type="dxa"/>
            <w:tcBorders>
              <w:top w:val="nil"/>
              <w:left w:val="nil"/>
              <w:bottom w:val="nil"/>
              <w:right w:val="nil"/>
            </w:tcBorders>
          </w:tcPr>
          <w:p w14:paraId="2E5BB0F8" w14:textId="77777777" w:rsidR="007015D6" w:rsidRDefault="00350D12">
            <w:pPr>
              <w:spacing w:after="0" w:line="259" w:lineRule="auto"/>
              <w:ind w:left="105" w:firstLine="0"/>
              <w:jc w:val="left"/>
            </w:pPr>
            <w:r>
              <w:t>-6.01</w:t>
            </w:r>
          </w:p>
        </w:tc>
        <w:tc>
          <w:tcPr>
            <w:tcW w:w="876" w:type="dxa"/>
            <w:tcBorders>
              <w:top w:val="nil"/>
              <w:left w:val="nil"/>
              <w:bottom w:val="nil"/>
              <w:right w:val="nil"/>
            </w:tcBorders>
          </w:tcPr>
          <w:p w14:paraId="0EA0EB65"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E73383D" w14:textId="77777777" w:rsidR="007015D6" w:rsidRDefault="00350D12">
            <w:pPr>
              <w:spacing w:after="0" w:line="259" w:lineRule="auto"/>
              <w:ind w:left="105" w:firstLine="0"/>
              <w:jc w:val="left"/>
            </w:pPr>
            <w:r>
              <w:t>29.0</w:t>
            </w:r>
          </w:p>
        </w:tc>
        <w:tc>
          <w:tcPr>
            <w:tcW w:w="986" w:type="dxa"/>
            <w:tcBorders>
              <w:top w:val="nil"/>
              <w:left w:val="nil"/>
              <w:bottom w:val="nil"/>
              <w:right w:val="nil"/>
            </w:tcBorders>
          </w:tcPr>
          <w:p w14:paraId="35415EFE" w14:textId="77777777" w:rsidR="007015D6" w:rsidRDefault="00350D12">
            <w:pPr>
              <w:spacing w:after="0" w:line="259" w:lineRule="auto"/>
              <w:ind w:left="105" w:firstLine="0"/>
              <w:jc w:val="left"/>
            </w:pPr>
            <w:r>
              <w:t>-1.3876</w:t>
            </w:r>
          </w:p>
        </w:tc>
        <w:tc>
          <w:tcPr>
            <w:tcW w:w="761" w:type="dxa"/>
            <w:tcBorders>
              <w:top w:val="nil"/>
              <w:left w:val="nil"/>
              <w:bottom w:val="nil"/>
              <w:right w:val="nil"/>
            </w:tcBorders>
          </w:tcPr>
          <w:p w14:paraId="27E60028" w14:textId="77777777" w:rsidR="007015D6" w:rsidRDefault="00350D12">
            <w:pPr>
              <w:spacing w:after="0" w:line="259" w:lineRule="auto"/>
              <w:ind w:left="105" w:firstLine="0"/>
              <w:jc w:val="left"/>
            </w:pPr>
            <w:r>
              <w:t>-0.705</w:t>
            </w:r>
          </w:p>
        </w:tc>
      </w:tr>
      <w:tr w:rsidR="007015D6" w14:paraId="49CA5F7F" w14:textId="77777777">
        <w:trPr>
          <w:trHeight w:val="239"/>
        </w:trPr>
        <w:tc>
          <w:tcPr>
            <w:tcW w:w="1042" w:type="dxa"/>
            <w:tcBorders>
              <w:top w:val="nil"/>
              <w:left w:val="nil"/>
              <w:bottom w:val="nil"/>
              <w:right w:val="nil"/>
            </w:tcBorders>
          </w:tcPr>
          <w:p w14:paraId="596981EE" w14:textId="77777777" w:rsidR="007015D6" w:rsidRDefault="00350D12">
            <w:pPr>
              <w:spacing w:after="0" w:line="259" w:lineRule="auto"/>
              <w:ind w:left="120" w:firstLine="0"/>
              <w:jc w:val="left"/>
            </w:pPr>
            <w:r>
              <w:rPr>
                <w:b/>
              </w:rPr>
              <w:t>C - S</w:t>
            </w:r>
          </w:p>
        </w:tc>
        <w:tc>
          <w:tcPr>
            <w:tcW w:w="1028" w:type="dxa"/>
            <w:tcBorders>
              <w:top w:val="nil"/>
              <w:left w:val="nil"/>
              <w:bottom w:val="nil"/>
              <w:right w:val="nil"/>
            </w:tcBorders>
          </w:tcPr>
          <w:p w14:paraId="3FAA78FA" w14:textId="77777777" w:rsidR="007015D6" w:rsidRDefault="00350D12">
            <w:pPr>
              <w:spacing w:after="0" w:line="259" w:lineRule="auto"/>
              <w:ind w:left="128" w:firstLine="0"/>
              <w:jc w:val="center"/>
            </w:pPr>
            <w:r>
              <w:t>-0.655</w:t>
            </w:r>
          </w:p>
        </w:tc>
        <w:tc>
          <w:tcPr>
            <w:tcW w:w="1121" w:type="dxa"/>
            <w:tcBorders>
              <w:top w:val="nil"/>
              <w:left w:val="nil"/>
              <w:bottom w:val="nil"/>
              <w:right w:val="nil"/>
            </w:tcBorders>
          </w:tcPr>
          <w:p w14:paraId="09EFEFC8" w14:textId="77777777" w:rsidR="007015D6" w:rsidRDefault="00350D12">
            <w:pPr>
              <w:spacing w:after="0" w:line="259" w:lineRule="auto"/>
              <w:ind w:left="284" w:firstLine="0"/>
              <w:jc w:val="center"/>
            </w:pPr>
            <w:r>
              <w:t>0.161</w:t>
            </w:r>
          </w:p>
        </w:tc>
        <w:tc>
          <w:tcPr>
            <w:tcW w:w="776" w:type="dxa"/>
            <w:tcBorders>
              <w:top w:val="nil"/>
              <w:left w:val="nil"/>
              <w:bottom w:val="nil"/>
              <w:right w:val="nil"/>
            </w:tcBorders>
          </w:tcPr>
          <w:p w14:paraId="54CE80C8" w14:textId="77777777" w:rsidR="007015D6" w:rsidRDefault="00350D12">
            <w:pPr>
              <w:spacing w:after="0" w:line="259" w:lineRule="auto"/>
              <w:ind w:left="105" w:firstLine="0"/>
              <w:jc w:val="left"/>
            </w:pPr>
            <w:r>
              <w:t>-4.06</w:t>
            </w:r>
          </w:p>
        </w:tc>
        <w:tc>
          <w:tcPr>
            <w:tcW w:w="876" w:type="dxa"/>
            <w:tcBorders>
              <w:top w:val="nil"/>
              <w:left w:val="nil"/>
              <w:bottom w:val="nil"/>
              <w:right w:val="nil"/>
            </w:tcBorders>
          </w:tcPr>
          <w:p w14:paraId="112F4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3D922A" w14:textId="77777777" w:rsidR="007015D6" w:rsidRDefault="00350D12">
            <w:pPr>
              <w:spacing w:after="0" w:line="259" w:lineRule="auto"/>
              <w:ind w:left="105" w:firstLine="0"/>
              <w:jc w:val="left"/>
            </w:pPr>
            <w:r>
              <w:t>14.3</w:t>
            </w:r>
          </w:p>
        </w:tc>
        <w:tc>
          <w:tcPr>
            <w:tcW w:w="986" w:type="dxa"/>
            <w:tcBorders>
              <w:top w:val="nil"/>
              <w:left w:val="nil"/>
              <w:bottom w:val="nil"/>
              <w:right w:val="nil"/>
            </w:tcBorders>
          </w:tcPr>
          <w:p w14:paraId="7B1D2BB9" w14:textId="77777777" w:rsidR="007015D6" w:rsidRDefault="00350D12">
            <w:pPr>
              <w:spacing w:after="0" w:line="259" w:lineRule="auto"/>
              <w:ind w:left="105" w:firstLine="0"/>
              <w:jc w:val="left"/>
            </w:pPr>
            <w:r>
              <w:t>-0.9720</w:t>
            </w:r>
          </w:p>
        </w:tc>
        <w:tc>
          <w:tcPr>
            <w:tcW w:w="761" w:type="dxa"/>
            <w:tcBorders>
              <w:top w:val="nil"/>
              <w:left w:val="nil"/>
              <w:bottom w:val="nil"/>
              <w:right w:val="nil"/>
            </w:tcBorders>
          </w:tcPr>
          <w:p w14:paraId="29234993" w14:textId="77777777" w:rsidR="007015D6" w:rsidRDefault="00350D12">
            <w:pPr>
              <w:spacing w:after="0" w:line="259" w:lineRule="auto"/>
              <w:ind w:left="105" w:firstLine="0"/>
              <w:jc w:val="left"/>
            </w:pPr>
            <w:r>
              <w:t>-0.339</w:t>
            </w:r>
          </w:p>
        </w:tc>
      </w:tr>
      <w:tr w:rsidR="007015D6" w14:paraId="72A70897" w14:textId="77777777">
        <w:trPr>
          <w:trHeight w:val="239"/>
        </w:trPr>
        <w:tc>
          <w:tcPr>
            <w:tcW w:w="1042" w:type="dxa"/>
            <w:tcBorders>
              <w:top w:val="nil"/>
              <w:left w:val="nil"/>
              <w:bottom w:val="nil"/>
              <w:right w:val="nil"/>
            </w:tcBorders>
          </w:tcPr>
          <w:p w14:paraId="73BE75D5" w14:textId="77777777" w:rsidR="007015D6" w:rsidRDefault="00350D12">
            <w:pPr>
              <w:spacing w:after="0" w:line="259" w:lineRule="auto"/>
              <w:ind w:left="120" w:firstLine="0"/>
              <w:jc w:val="left"/>
            </w:pPr>
            <w:r>
              <w:rPr>
                <w:b/>
              </w:rPr>
              <w:t>C - Na</w:t>
            </w:r>
          </w:p>
        </w:tc>
        <w:tc>
          <w:tcPr>
            <w:tcW w:w="1028" w:type="dxa"/>
            <w:tcBorders>
              <w:top w:val="nil"/>
              <w:left w:val="nil"/>
              <w:bottom w:val="nil"/>
              <w:right w:val="nil"/>
            </w:tcBorders>
          </w:tcPr>
          <w:p w14:paraId="6CBB5F64" w14:textId="77777777" w:rsidR="007015D6" w:rsidRDefault="00350D12">
            <w:pPr>
              <w:spacing w:after="0" w:line="259" w:lineRule="auto"/>
              <w:ind w:left="128" w:firstLine="0"/>
              <w:jc w:val="center"/>
            </w:pPr>
            <w:r>
              <w:t>-9.995</w:t>
            </w:r>
          </w:p>
        </w:tc>
        <w:tc>
          <w:tcPr>
            <w:tcW w:w="1121" w:type="dxa"/>
            <w:tcBorders>
              <w:top w:val="nil"/>
              <w:left w:val="nil"/>
              <w:bottom w:val="nil"/>
              <w:right w:val="nil"/>
            </w:tcBorders>
          </w:tcPr>
          <w:p w14:paraId="6B4778A2" w14:textId="77777777" w:rsidR="007015D6" w:rsidRDefault="00350D12">
            <w:pPr>
              <w:spacing w:after="0" w:line="259" w:lineRule="auto"/>
              <w:ind w:left="284" w:firstLine="0"/>
              <w:jc w:val="center"/>
            </w:pPr>
            <w:r>
              <w:t>0.708</w:t>
            </w:r>
          </w:p>
        </w:tc>
        <w:tc>
          <w:tcPr>
            <w:tcW w:w="776" w:type="dxa"/>
            <w:tcBorders>
              <w:top w:val="nil"/>
              <w:left w:val="nil"/>
              <w:bottom w:val="nil"/>
              <w:right w:val="nil"/>
            </w:tcBorders>
          </w:tcPr>
          <w:p w14:paraId="2FEBE20D" w14:textId="77777777" w:rsidR="007015D6" w:rsidRDefault="00350D12">
            <w:pPr>
              <w:spacing w:after="0" w:line="259" w:lineRule="auto"/>
              <w:ind w:left="0" w:firstLine="0"/>
              <w:jc w:val="left"/>
            </w:pPr>
            <w:r>
              <w:t>-14.13</w:t>
            </w:r>
          </w:p>
        </w:tc>
        <w:tc>
          <w:tcPr>
            <w:tcW w:w="876" w:type="dxa"/>
            <w:tcBorders>
              <w:top w:val="nil"/>
              <w:left w:val="nil"/>
              <w:bottom w:val="nil"/>
              <w:right w:val="nil"/>
            </w:tcBorders>
          </w:tcPr>
          <w:p w14:paraId="074BE8AA"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629705E" w14:textId="77777777" w:rsidR="007015D6" w:rsidRDefault="00350D12">
            <w:pPr>
              <w:spacing w:after="0" w:line="259" w:lineRule="auto"/>
              <w:ind w:left="0" w:firstLine="0"/>
              <w:jc w:val="left"/>
            </w:pPr>
            <w:r>
              <w:t>148.1</w:t>
            </w:r>
          </w:p>
        </w:tc>
        <w:tc>
          <w:tcPr>
            <w:tcW w:w="986" w:type="dxa"/>
            <w:tcBorders>
              <w:top w:val="nil"/>
              <w:left w:val="nil"/>
              <w:bottom w:val="nil"/>
              <w:right w:val="nil"/>
            </w:tcBorders>
          </w:tcPr>
          <w:p w14:paraId="7EC878DF" w14:textId="77777777" w:rsidR="007015D6" w:rsidRDefault="00350D12">
            <w:pPr>
              <w:spacing w:after="0" w:line="259" w:lineRule="auto"/>
              <w:ind w:left="0" w:firstLine="0"/>
              <w:jc w:val="left"/>
            </w:pPr>
            <w:r>
              <w:t>-11.3822</w:t>
            </w:r>
          </w:p>
        </w:tc>
        <w:tc>
          <w:tcPr>
            <w:tcW w:w="761" w:type="dxa"/>
            <w:tcBorders>
              <w:top w:val="nil"/>
              <w:left w:val="nil"/>
              <w:bottom w:val="nil"/>
              <w:right w:val="nil"/>
            </w:tcBorders>
          </w:tcPr>
          <w:p w14:paraId="6BD20216" w14:textId="77777777" w:rsidR="007015D6" w:rsidRDefault="00350D12">
            <w:pPr>
              <w:spacing w:after="0" w:line="259" w:lineRule="auto"/>
              <w:ind w:left="105" w:firstLine="0"/>
              <w:jc w:val="left"/>
            </w:pPr>
            <w:r>
              <w:t>-8.608</w:t>
            </w:r>
          </w:p>
        </w:tc>
      </w:tr>
      <w:tr w:rsidR="007015D6" w14:paraId="3FE62D06" w14:textId="77777777">
        <w:trPr>
          <w:trHeight w:val="239"/>
        </w:trPr>
        <w:tc>
          <w:tcPr>
            <w:tcW w:w="1042" w:type="dxa"/>
            <w:tcBorders>
              <w:top w:val="nil"/>
              <w:left w:val="nil"/>
              <w:bottom w:val="nil"/>
              <w:right w:val="nil"/>
            </w:tcBorders>
          </w:tcPr>
          <w:p w14:paraId="0D0179C7" w14:textId="77777777" w:rsidR="007015D6" w:rsidRDefault="00350D12">
            <w:pPr>
              <w:spacing w:after="0" w:line="259" w:lineRule="auto"/>
              <w:ind w:left="120" w:firstLine="0"/>
              <w:jc w:val="left"/>
            </w:pPr>
            <w:r>
              <w:rPr>
                <w:b/>
              </w:rPr>
              <w:t>C - Mg</w:t>
            </w:r>
          </w:p>
        </w:tc>
        <w:tc>
          <w:tcPr>
            <w:tcW w:w="1028" w:type="dxa"/>
            <w:tcBorders>
              <w:top w:val="nil"/>
              <w:left w:val="nil"/>
              <w:bottom w:val="nil"/>
              <w:right w:val="nil"/>
            </w:tcBorders>
          </w:tcPr>
          <w:p w14:paraId="0CA97095" w14:textId="77777777" w:rsidR="007015D6" w:rsidRDefault="00350D12">
            <w:pPr>
              <w:spacing w:after="0" w:line="259" w:lineRule="auto"/>
              <w:ind w:left="128" w:firstLine="0"/>
              <w:jc w:val="center"/>
            </w:pPr>
            <w:r>
              <w:t>-3.682</w:t>
            </w:r>
          </w:p>
        </w:tc>
        <w:tc>
          <w:tcPr>
            <w:tcW w:w="1121" w:type="dxa"/>
            <w:tcBorders>
              <w:top w:val="nil"/>
              <w:left w:val="nil"/>
              <w:bottom w:val="nil"/>
              <w:right w:val="nil"/>
            </w:tcBorders>
          </w:tcPr>
          <w:p w14:paraId="5B50BAD3" w14:textId="77777777" w:rsidR="007015D6" w:rsidRDefault="00350D12">
            <w:pPr>
              <w:spacing w:after="0" w:line="259" w:lineRule="auto"/>
              <w:ind w:left="284" w:firstLine="0"/>
              <w:jc w:val="center"/>
            </w:pPr>
            <w:r>
              <w:t>0.264</w:t>
            </w:r>
          </w:p>
        </w:tc>
        <w:tc>
          <w:tcPr>
            <w:tcW w:w="776" w:type="dxa"/>
            <w:tcBorders>
              <w:top w:val="nil"/>
              <w:left w:val="nil"/>
              <w:bottom w:val="nil"/>
              <w:right w:val="nil"/>
            </w:tcBorders>
          </w:tcPr>
          <w:p w14:paraId="431C216B" w14:textId="77777777" w:rsidR="007015D6" w:rsidRDefault="00350D12">
            <w:pPr>
              <w:spacing w:after="0" w:line="259" w:lineRule="auto"/>
              <w:ind w:left="0" w:firstLine="0"/>
              <w:jc w:val="left"/>
            </w:pPr>
            <w:r>
              <w:t>-13.95</w:t>
            </w:r>
          </w:p>
        </w:tc>
        <w:tc>
          <w:tcPr>
            <w:tcW w:w="876" w:type="dxa"/>
            <w:tcBorders>
              <w:top w:val="nil"/>
              <w:left w:val="nil"/>
              <w:bottom w:val="nil"/>
              <w:right w:val="nil"/>
            </w:tcBorders>
          </w:tcPr>
          <w:p w14:paraId="293AEDE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4C46258" w14:textId="77777777" w:rsidR="007015D6" w:rsidRDefault="00350D12">
            <w:pPr>
              <w:spacing w:after="0" w:line="259" w:lineRule="auto"/>
              <w:ind w:left="0" w:firstLine="0"/>
              <w:jc w:val="left"/>
            </w:pPr>
            <w:r>
              <w:t>144.4</w:t>
            </w:r>
          </w:p>
        </w:tc>
        <w:tc>
          <w:tcPr>
            <w:tcW w:w="986" w:type="dxa"/>
            <w:tcBorders>
              <w:top w:val="nil"/>
              <w:left w:val="nil"/>
              <w:bottom w:val="nil"/>
              <w:right w:val="nil"/>
            </w:tcBorders>
          </w:tcPr>
          <w:p w14:paraId="0CFDBE1C" w14:textId="77777777" w:rsidR="007015D6" w:rsidRDefault="00350D12">
            <w:pPr>
              <w:spacing w:after="0" w:line="259" w:lineRule="auto"/>
              <w:ind w:left="105" w:firstLine="0"/>
              <w:jc w:val="left"/>
            </w:pPr>
            <w:r>
              <w:t>-4.1996</w:t>
            </w:r>
          </w:p>
        </w:tc>
        <w:tc>
          <w:tcPr>
            <w:tcW w:w="761" w:type="dxa"/>
            <w:tcBorders>
              <w:top w:val="nil"/>
              <w:left w:val="nil"/>
              <w:bottom w:val="nil"/>
              <w:right w:val="nil"/>
            </w:tcBorders>
          </w:tcPr>
          <w:p w14:paraId="7D730079" w14:textId="77777777" w:rsidR="007015D6" w:rsidRDefault="00350D12">
            <w:pPr>
              <w:spacing w:after="0" w:line="259" w:lineRule="auto"/>
              <w:ind w:left="105" w:firstLine="0"/>
              <w:jc w:val="left"/>
            </w:pPr>
            <w:r>
              <w:t>-3.165</w:t>
            </w:r>
          </w:p>
        </w:tc>
      </w:tr>
      <w:tr w:rsidR="007015D6" w14:paraId="02F0ABF1" w14:textId="77777777">
        <w:trPr>
          <w:trHeight w:val="239"/>
        </w:trPr>
        <w:tc>
          <w:tcPr>
            <w:tcW w:w="1042" w:type="dxa"/>
            <w:tcBorders>
              <w:top w:val="nil"/>
              <w:left w:val="nil"/>
              <w:bottom w:val="nil"/>
              <w:right w:val="nil"/>
            </w:tcBorders>
          </w:tcPr>
          <w:p w14:paraId="7C5A1DD0" w14:textId="77777777" w:rsidR="007015D6" w:rsidRDefault="00350D12">
            <w:pPr>
              <w:spacing w:after="0" w:line="259" w:lineRule="auto"/>
              <w:ind w:left="120" w:firstLine="0"/>
              <w:jc w:val="left"/>
            </w:pPr>
            <w:r>
              <w:rPr>
                <w:b/>
              </w:rPr>
              <w:t>C - K</w:t>
            </w:r>
          </w:p>
        </w:tc>
        <w:tc>
          <w:tcPr>
            <w:tcW w:w="1028" w:type="dxa"/>
            <w:tcBorders>
              <w:top w:val="nil"/>
              <w:left w:val="nil"/>
              <w:bottom w:val="nil"/>
              <w:right w:val="nil"/>
            </w:tcBorders>
          </w:tcPr>
          <w:p w14:paraId="28369E37" w14:textId="77777777" w:rsidR="007015D6" w:rsidRDefault="00350D12">
            <w:pPr>
              <w:spacing w:after="0" w:line="259" w:lineRule="auto"/>
              <w:ind w:left="147" w:firstLine="0"/>
              <w:jc w:val="left"/>
            </w:pPr>
            <w:r>
              <w:t>-47.632</w:t>
            </w:r>
          </w:p>
        </w:tc>
        <w:tc>
          <w:tcPr>
            <w:tcW w:w="1121" w:type="dxa"/>
            <w:tcBorders>
              <w:top w:val="nil"/>
              <w:left w:val="nil"/>
              <w:bottom w:val="nil"/>
              <w:right w:val="nil"/>
            </w:tcBorders>
          </w:tcPr>
          <w:p w14:paraId="52605BF3" w14:textId="77777777" w:rsidR="007015D6" w:rsidRDefault="00350D12">
            <w:pPr>
              <w:spacing w:after="0" w:line="259" w:lineRule="auto"/>
              <w:ind w:left="284" w:firstLine="0"/>
              <w:jc w:val="center"/>
            </w:pPr>
            <w:r>
              <w:t>2.033</w:t>
            </w:r>
          </w:p>
        </w:tc>
        <w:tc>
          <w:tcPr>
            <w:tcW w:w="776" w:type="dxa"/>
            <w:tcBorders>
              <w:top w:val="nil"/>
              <w:left w:val="nil"/>
              <w:bottom w:val="nil"/>
              <w:right w:val="nil"/>
            </w:tcBorders>
          </w:tcPr>
          <w:p w14:paraId="55B46D6A" w14:textId="77777777" w:rsidR="007015D6" w:rsidRDefault="00350D12">
            <w:pPr>
              <w:spacing w:after="0" w:line="259" w:lineRule="auto"/>
              <w:ind w:left="0" w:firstLine="0"/>
              <w:jc w:val="left"/>
            </w:pPr>
            <w:r>
              <w:t>-23.43</w:t>
            </w:r>
          </w:p>
        </w:tc>
        <w:tc>
          <w:tcPr>
            <w:tcW w:w="876" w:type="dxa"/>
            <w:tcBorders>
              <w:top w:val="nil"/>
              <w:left w:val="nil"/>
              <w:bottom w:val="nil"/>
              <w:right w:val="nil"/>
            </w:tcBorders>
          </w:tcPr>
          <w:p w14:paraId="05D66A2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B4250E" w14:textId="77777777" w:rsidR="007015D6" w:rsidRDefault="00350D12">
            <w:pPr>
              <w:spacing w:after="0" w:line="259" w:lineRule="auto"/>
              <w:ind w:left="0" w:firstLine="0"/>
              <w:jc w:val="left"/>
            </w:pPr>
            <w:r>
              <w:t>400.8</w:t>
            </w:r>
          </w:p>
        </w:tc>
        <w:tc>
          <w:tcPr>
            <w:tcW w:w="986" w:type="dxa"/>
            <w:tcBorders>
              <w:top w:val="nil"/>
              <w:left w:val="nil"/>
              <w:bottom w:val="nil"/>
              <w:right w:val="nil"/>
            </w:tcBorders>
          </w:tcPr>
          <w:p w14:paraId="52FE425B" w14:textId="77777777" w:rsidR="007015D6" w:rsidRDefault="00350D12">
            <w:pPr>
              <w:spacing w:after="0" w:line="259" w:lineRule="auto"/>
              <w:ind w:left="0" w:firstLine="0"/>
              <w:jc w:val="left"/>
            </w:pPr>
            <w:r>
              <w:t>-51.6170</w:t>
            </w:r>
          </w:p>
        </w:tc>
        <w:tc>
          <w:tcPr>
            <w:tcW w:w="761" w:type="dxa"/>
            <w:tcBorders>
              <w:top w:val="nil"/>
              <w:left w:val="nil"/>
              <w:bottom w:val="nil"/>
              <w:right w:val="nil"/>
            </w:tcBorders>
          </w:tcPr>
          <w:p w14:paraId="7F4486B4" w14:textId="77777777" w:rsidR="007015D6" w:rsidRDefault="00350D12">
            <w:pPr>
              <w:spacing w:after="0" w:line="259" w:lineRule="auto"/>
              <w:ind w:left="0" w:firstLine="0"/>
              <w:jc w:val="left"/>
            </w:pPr>
            <w:r>
              <w:t>-43.647</w:t>
            </w:r>
          </w:p>
        </w:tc>
      </w:tr>
      <w:tr w:rsidR="007015D6" w14:paraId="7EFC7CB9" w14:textId="77777777">
        <w:trPr>
          <w:trHeight w:val="239"/>
        </w:trPr>
        <w:tc>
          <w:tcPr>
            <w:tcW w:w="1042" w:type="dxa"/>
            <w:tcBorders>
              <w:top w:val="nil"/>
              <w:left w:val="nil"/>
              <w:bottom w:val="nil"/>
              <w:right w:val="nil"/>
            </w:tcBorders>
          </w:tcPr>
          <w:p w14:paraId="6600FC76" w14:textId="77777777" w:rsidR="007015D6" w:rsidRDefault="00350D12">
            <w:pPr>
              <w:spacing w:after="0" w:line="259" w:lineRule="auto"/>
              <w:ind w:left="120" w:firstLine="0"/>
              <w:jc w:val="left"/>
            </w:pPr>
            <w:r>
              <w:rPr>
                <w:b/>
              </w:rPr>
              <w:t>C - Ca</w:t>
            </w:r>
          </w:p>
        </w:tc>
        <w:tc>
          <w:tcPr>
            <w:tcW w:w="1028" w:type="dxa"/>
            <w:tcBorders>
              <w:top w:val="nil"/>
              <w:left w:val="nil"/>
              <w:bottom w:val="nil"/>
              <w:right w:val="nil"/>
            </w:tcBorders>
          </w:tcPr>
          <w:p w14:paraId="4EE238C0" w14:textId="77777777" w:rsidR="007015D6" w:rsidRDefault="00350D12">
            <w:pPr>
              <w:spacing w:after="0" w:line="259" w:lineRule="auto"/>
              <w:ind w:left="192" w:firstLine="0"/>
              <w:jc w:val="center"/>
            </w:pPr>
            <w:r>
              <w:t>0.943</w:t>
            </w:r>
          </w:p>
        </w:tc>
        <w:tc>
          <w:tcPr>
            <w:tcW w:w="1121" w:type="dxa"/>
            <w:tcBorders>
              <w:top w:val="nil"/>
              <w:left w:val="nil"/>
              <w:bottom w:val="nil"/>
              <w:right w:val="nil"/>
            </w:tcBorders>
          </w:tcPr>
          <w:p w14:paraId="57A7EE39" w14:textId="77777777" w:rsidR="007015D6" w:rsidRDefault="00350D12">
            <w:pPr>
              <w:spacing w:after="0" w:line="259" w:lineRule="auto"/>
              <w:ind w:left="284" w:firstLine="0"/>
              <w:jc w:val="center"/>
            </w:pPr>
            <w:r>
              <w:t>0.123</w:t>
            </w:r>
          </w:p>
        </w:tc>
        <w:tc>
          <w:tcPr>
            <w:tcW w:w="776" w:type="dxa"/>
            <w:tcBorders>
              <w:top w:val="nil"/>
              <w:left w:val="nil"/>
              <w:bottom w:val="nil"/>
              <w:right w:val="nil"/>
            </w:tcBorders>
          </w:tcPr>
          <w:p w14:paraId="606ADDB1" w14:textId="77777777" w:rsidR="007015D6" w:rsidRDefault="00350D12">
            <w:pPr>
              <w:spacing w:after="0" w:line="259" w:lineRule="auto"/>
              <w:ind w:left="168" w:firstLine="0"/>
              <w:jc w:val="left"/>
            </w:pPr>
            <w:r>
              <w:t>7.68</w:t>
            </w:r>
          </w:p>
        </w:tc>
        <w:tc>
          <w:tcPr>
            <w:tcW w:w="876" w:type="dxa"/>
            <w:tcBorders>
              <w:top w:val="nil"/>
              <w:left w:val="nil"/>
              <w:bottom w:val="nil"/>
              <w:right w:val="nil"/>
            </w:tcBorders>
          </w:tcPr>
          <w:p w14:paraId="7EC7B91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F14E034" w14:textId="77777777" w:rsidR="007015D6" w:rsidRDefault="00350D12">
            <w:pPr>
              <w:spacing w:after="0" w:line="259" w:lineRule="auto"/>
              <w:ind w:left="105" w:firstLine="0"/>
              <w:jc w:val="left"/>
            </w:pPr>
            <w:r>
              <w:t>45.8</w:t>
            </w:r>
          </w:p>
        </w:tc>
        <w:tc>
          <w:tcPr>
            <w:tcW w:w="986" w:type="dxa"/>
            <w:tcBorders>
              <w:top w:val="nil"/>
              <w:left w:val="nil"/>
              <w:bottom w:val="nil"/>
              <w:right w:val="nil"/>
            </w:tcBorders>
          </w:tcPr>
          <w:p w14:paraId="6EEA08EC" w14:textId="77777777" w:rsidR="007015D6" w:rsidRDefault="00350D12">
            <w:pPr>
              <w:spacing w:after="0" w:line="259" w:lineRule="auto"/>
              <w:ind w:left="168" w:firstLine="0"/>
              <w:jc w:val="left"/>
            </w:pPr>
            <w:r>
              <w:t>0.7022</w:t>
            </w:r>
          </w:p>
        </w:tc>
        <w:tc>
          <w:tcPr>
            <w:tcW w:w="761" w:type="dxa"/>
            <w:tcBorders>
              <w:top w:val="nil"/>
              <w:left w:val="nil"/>
              <w:bottom w:val="nil"/>
              <w:right w:val="nil"/>
            </w:tcBorders>
          </w:tcPr>
          <w:p w14:paraId="2365445E" w14:textId="77777777" w:rsidR="007015D6" w:rsidRDefault="00350D12">
            <w:pPr>
              <w:spacing w:after="0" w:line="259" w:lineRule="auto"/>
              <w:ind w:left="168" w:firstLine="0"/>
              <w:jc w:val="left"/>
            </w:pPr>
            <w:r>
              <w:t>1.183</w:t>
            </w:r>
          </w:p>
        </w:tc>
      </w:tr>
      <w:tr w:rsidR="007015D6" w14:paraId="37E40168" w14:textId="77777777">
        <w:trPr>
          <w:trHeight w:val="239"/>
        </w:trPr>
        <w:tc>
          <w:tcPr>
            <w:tcW w:w="1042" w:type="dxa"/>
            <w:tcBorders>
              <w:top w:val="nil"/>
              <w:left w:val="nil"/>
              <w:bottom w:val="nil"/>
              <w:right w:val="nil"/>
            </w:tcBorders>
          </w:tcPr>
          <w:p w14:paraId="3749B65A" w14:textId="77777777" w:rsidR="007015D6" w:rsidRDefault="00350D12">
            <w:pPr>
              <w:spacing w:after="0" w:line="259" w:lineRule="auto"/>
              <w:ind w:left="120" w:firstLine="0"/>
              <w:jc w:val="left"/>
            </w:pPr>
            <w:r>
              <w:rPr>
                <w:b/>
              </w:rPr>
              <w:t>N - P</w:t>
            </w:r>
          </w:p>
        </w:tc>
        <w:tc>
          <w:tcPr>
            <w:tcW w:w="1028" w:type="dxa"/>
            <w:tcBorders>
              <w:top w:val="nil"/>
              <w:left w:val="nil"/>
              <w:bottom w:val="nil"/>
              <w:right w:val="nil"/>
            </w:tcBorders>
          </w:tcPr>
          <w:p w14:paraId="21E558F6" w14:textId="77777777" w:rsidR="007015D6" w:rsidRDefault="00350D12">
            <w:pPr>
              <w:spacing w:after="0" w:line="259" w:lineRule="auto"/>
              <w:ind w:left="192" w:firstLine="0"/>
              <w:jc w:val="center"/>
            </w:pPr>
            <w:r>
              <w:t>1.145</w:t>
            </w:r>
          </w:p>
        </w:tc>
        <w:tc>
          <w:tcPr>
            <w:tcW w:w="1121" w:type="dxa"/>
            <w:tcBorders>
              <w:top w:val="nil"/>
              <w:left w:val="nil"/>
              <w:bottom w:val="nil"/>
              <w:right w:val="nil"/>
            </w:tcBorders>
          </w:tcPr>
          <w:p w14:paraId="7692AD08" w14:textId="77777777" w:rsidR="007015D6" w:rsidRDefault="00350D12">
            <w:pPr>
              <w:spacing w:after="0" w:line="259" w:lineRule="auto"/>
              <w:ind w:left="284" w:firstLine="0"/>
              <w:jc w:val="center"/>
            </w:pPr>
            <w:r>
              <w:t>0.235</w:t>
            </w:r>
          </w:p>
        </w:tc>
        <w:tc>
          <w:tcPr>
            <w:tcW w:w="776" w:type="dxa"/>
            <w:tcBorders>
              <w:top w:val="nil"/>
              <w:left w:val="nil"/>
              <w:bottom w:val="nil"/>
              <w:right w:val="nil"/>
            </w:tcBorders>
          </w:tcPr>
          <w:p w14:paraId="7404F9AC" w14:textId="77777777" w:rsidR="007015D6" w:rsidRDefault="00350D12">
            <w:pPr>
              <w:spacing w:after="0" w:line="259" w:lineRule="auto"/>
              <w:ind w:left="168" w:firstLine="0"/>
              <w:jc w:val="left"/>
            </w:pPr>
            <w:r>
              <w:t>4.87</w:t>
            </w:r>
          </w:p>
        </w:tc>
        <w:tc>
          <w:tcPr>
            <w:tcW w:w="876" w:type="dxa"/>
            <w:tcBorders>
              <w:top w:val="nil"/>
              <w:left w:val="nil"/>
              <w:bottom w:val="nil"/>
              <w:right w:val="nil"/>
            </w:tcBorders>
          </w:tcPr>
          <w:p w14:paraId="7DEB3FBB"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4F8D9B3" w14:textId="77777777" w:rsidR="007015D6" w:rsidRDefault="00350D12">
            <w:pPr>
              <w:spacing w:after="0" w:line="259" w:lineRule="auto"/>
              <w:ind w:left="105" w:firstLine="0"/>
              <w:jc w:val="left"/>
            </w:pPr>
            <w:r>
              <w:t>19.7</w:t>
            </w:r>
          </w:p>
        </w:tc>
        <w:tc>
          <w:tcPr>
            <w:tcW w:w="986" w:type="dxa"/>
            <w:tcBorders>
              <w:top w:val="nil"/>
              <w:left w:val="nil"/>
              <w:bottom w:val="nil"/>
              <w:right w:val="nil"/>
            </w:tcBorders>
          </w:tcPr>
          <w:p w14:paraId="19C4901B" w14:textId="77777777" w:rsidR="007015D6" w:rsidRDefault="00350D12">
            <w:pPr>
              <w:spacing w:after="0" w:line="259" w:lineRule="auto"/>
              <w:ind w:left="168" w:firstLine="0"/>
              <w:jc w:val="left"/>
            </w:pPr>
            <w:r>
              <w:t>0.6837</w:t>
            </w:r>
          </w:p>
        </w:tc>
        <w:tc>
          <w:tcPr>
            <w:tcW w:w="761" w:type="dxa"/>
            <w:tcBorders>
              <w:top w:val="nil"/>
              <w:left w:val="nil"/>
              <w:bottom w:val="nil"/>
              <w:right w:val="nil"/>
            </w:tcBorders>
          </w:tcPr>
          <w:p w14:paraId="24D91AC0" w14:textId="77777777" w:rsidR="007015D6" w:rsidRDefault="00350D12">
            <w:pPr>
              <w:spacing w:after="0" w:line="259" w:lineRule="auto"/>
              <w:ind w:left="168" w:firstLine="0"/>
              <w:jc w:val="left"/>
            </w:pPr>
            <w:r>
              <w:t>1.606</w:t>
            </w:r>
          </w:p>
        </w:tc>
      </w:tr>
      <w:tr w:rsidR="007015D6" w14:paraId="33350CCB" w14:textId="77777777">
        <w:trPr>
          <w:trHeight w:val="239"/>
        </w:trPr>
        <w:tc>
          <w:tcPr>
            <w:tcW w:w="1042" w:type="dxa"/>
            <w:tcBorders>
              <w:top w:val="nil"/>
              <w:left w:val="nil"/>
              <w:bottom w:val="nil"/>
              <w:right w:val="nil"/>
            </w:tcBorders>
          </w:tcPr>
          <w:p w14:paraId="4116BB76" w14:textId="77777777" w:rsidR="007015D6" w:rsidRDefault="00350D12">
            <w:pPr>
              <w:spacing w:after="0" w:line="259" w:lineRule="auto"/>
              <w:ind w:left="120" w:firstLine="0"/>
              <w:jc w:val="left"/>
            </w:pPr>
            <w:r>
              <w:rPr>
                <w:b/>
              </w:rPr>
              <w:t>N - S</w:t>
            </w:r>
          </w:p>
        </w:tc>
        <w:tc>
          <w:tcPr>
            <w:tcW w:w="1028" w:type="dxa"/>
            <w:tcBorders>
              <w:top w:val="nil"/>
              <w:left w:val="nil"/>
              <w:bottom w:val="nil"/>
              <w:right w:val="nil"/>
            </w:tcBorders>
          </w:tcPr>
          <w:p w14:paraId="20227F0D" w14:textId="77777777" w:rsidR="007015D6" w:rsidRDefault="00350D12">
            <w:pPr>
              <w:spacing w:after="0" w:line="259" w:lineRule="auto"/>
              <w:ind w:left="192" w:firstLine="0"/>
              <w:jc w:val="center"/>
            </w:pPr>
            <w:r>
              <w:t>1.536</w:t>
            </w:r>
          </w:p>
        </w:tc>
        <w:tc>
          <w:tcPr>
            <w:tcW w:w="1121" w:type="dxa"/>
            <w:tcBorders>
              <w:top w:val="nil"/>
              <w:left w:val="nil"/>
              <w:bottom w:val="nil"/>
              <w:right w:val="nil"/>
            </w:tcBorders>
          </w:tcPr>
          <w:p w14:paraId="6670DFC0" w14:textId="77777777" w:rsidR="007015D6" w:rsidRDefault="00350D12">
            <w:pPr>
              <w:spacing w:after="0" w:line="259" w:lineRule="auto"/>
              <w:ind w:left="284" w:firstLine="0"/>
              <w:jc w:val="center"/>
            </w:pPr>
            <w:r>
              <w:t>0.226</w:t>
            </w:r>
          </w:p>
        </w:tc>
        <w:tc>
          <w:tcPr>
            <w:tcW w:w="776" w:type="dxa"/>
            <w:tcBorders>
              <w:top w:val="nil"/>
              <w:left w:val="nil"/>
              <w:bottom w:val="nil"/>
              <w:right w:val="nil"/>
            </w:tcBorders>
          </w:tcPr>
          <w:p w14:paraId="1344B446" w14:textId="77777777" w:rsidR="007015D6" w:rsidRDefault="00350D12">
            <w:pPr>
              <w:spacing w:after="0" w:line="259" w:lineRule="auto"/>
              <w:ind w:left="168" w:firstLine="0"/>
              <w:jc w:val="left"/>
            </w:pPr>
            <w:r>
              <w:t>6.79</w:t>
            </w:r>
          </w:p>
        </w:tc>
        <w:tc>
          <w:tcPr>
            <w:tcW w:w="876" w:type="dxa"/>
            <w:tcBorders>
              <w:top w:val="nil"/>
              <w:left w:val="nil"/>
              <w:bottom w:val="nil"/>
              <w:right w:val="nil"/>
            </w:tcBorders>
          </w:tcPr>
          <w:p w14:paraId="4DC4AE0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D544EA2" w14:textId="77777777" w:rsidR="007015D6" w:rsidRDefault="00350D12">
            <w:pPr>
              <w:spacing w:after="0" w:line="259" w:lineRule="auto"/>
              <w:ind w:left="105" w:firstLine="0"/>
              <w:jc w:val="left"/>
            </w:pPr>
            <w:r>
              <w:t>36.4</w:t>
            </w:r>
          </w:p>
        </w:tc>
        <w:tc>
          <w:tcPr>
            <w:tcW w:w="986" w:type="dxa"/>
            <w:tcBorders>
              <w:top w:val="nil"/>
              <w:left w:val="nil"/>
              <w:bottom w:val="nil"/>
              <w:right w:val="nil"/>
            </w:tcBorders>
          </w:tcPr>
          <w:p w14:paraId="76595066" w14:textId="77777777" w:rsidR="007015D6" w:rsidRDefault="00350D12">
            <w:pPr>
              <w:spacing w:after="0" w:line="259" w:lineRule="auto"/>
              <w:ind w:left="168" w:firstLine="0"/>
              <w:jc w:val="left"/>
            </w:pPr>
            <w:r>
              <w:t>1.0926</w:t>
            </w:r>
          </w:p>
        </w:tc>
        <w:tc>
          <w:tcPr>
            <w:tcW w:w="761" w:type="dxa"/>
            <w:tcBorders>
              <w:top w:val="nil"/>
              <w:left w:val="nil"/>
              <w:bottom w:val="nil"/>
              <w:right w:val="nil"/>
            </w:tcBorders>
          </w:tcPr>
          <w:p w14:paraId="5B6E580F" w14:textId="77777777" w:rsidR="007015D6" w:rsidRDefault="00350D12">
            <w:pPr>
              <w:spacing w:after="0" w:line="259" w:lineRule="auto"/>
              <w:ind w:left="168" w:firstLine="0"/>
              <w:jc w:val="left"/>
            </w:pPr>
            <w:r>
              <w:t>1.979</w:t>
            </w:r>
          </w:p>
        </w:tc>
      </w:tr>
      <w:tr w:rsidR="007015D6" w14:paraId="000E69B2" w14:textId="77777777">
        <w:trPr>
          <w:trHeight w:val="239"/>
        </w:trPr>
        <w:tc>
          <w:tcPr>
            <w:tcW w:w="1042" w:type="dxa"/>
            <w:tcBorders>
              <w:top w:val="nil"/>
              <w:left w:val="nil"/>
              <w:bottom w:val="nil"/>
              <w:right w:val="nil"/>
            </w:tcBorders>
          </w:tcPr>
          <w:p w14:paraId="15389D51" w14:textId="77777777" w:rsidR="007015D6" w:rsidRDefault="00350D12">
            <w:pPr>
              <w:spacing w:after="0" w:line="259" w:lineRule="auto"/>
              <w:ind w:left="120" w:firstLine="0"/>
              <w:jc w:val="left"/>
            </w:pPr>
            <w:r>
              <w:rPr>
                <w:b/>
              </w:rPr>
              <w:t>N - Na</w:t>
            </w:r>
          </w:p>
        </w:tc>
        <w:tc>
          <w:tcPr>
            <w:tcW w:w="1028" w:type="dxa"/>
            <w:tcBorders>
              <w:top w:val="nil"/>
              <w:left w:val="nil"/>
              <w:bottom w:val="nil"/>
              <w:right w:val="nil"/>
            </w:tcBorders>
          </w:tcPr>
          <w:p w14:paraId="37F7F089" w14:textId="77777777" w:rsidR="007015D6" w:rsidRDefault="00350D12">
            <w:pPr>
              <w:spacing w:after="0" w:line="259" w:lineRule="auto"/>
              <w:ind w:left="128" w:firstLine="0"/>
              <w:jc w:val="center"/>
            </w:pPr>
            <w:r>
              <w:t>-7.804</w:t>
            </w:r>
          </w:p>
        </w:tc>
        <w:tc>
          <w:tcPr>
            <w:tcW w:w="1121" w:type="dxa"/>
            <w:tcBorders>
              <w:top w:val="nil"/>
              <w:left w:val="nil"/>
              <w:bottom w:val="nil"/>
              <w:right w:val="nil"/>
            </w:tcBorders>
          </w:tcPr>
          <w:p w14:paraId="3DD395E1" w14:textId="77777777" w:rsidR="007015D6" w:rsidRDefault="00350D12">
            <w:pPr>
              <w:spacing w:after="0" w:line="259" w:lineRule="auto"/>
              <w:ind w:left="284" w:firstLine="0"/>
              <w:jc w:val="center"/>
            </w:pPr>
            <w:r>
              <w:t>0.725</w:t>
            </w:r>
          </w:p>
        </w:tc>
        <w:tc>
          <w:tcPr>
            <w:tcW w:w="776" w:type="dxa"/>
            <w:tcBorders>
              <w:top w:val="nil"/>
              <w:left w:val="nil"/>
              <w:bottom w:val="nil"/>
              <w:right w:val="nil"/>
            </w:tcBorders>
          </w:tcPr>
          <w:p w14:paraId="7929B7F8" w14:textId="77777777" w:rsidR="007015D6" w:rsidRDefault="00350D12">
            <w:pPr>
              <w:spacing w:after="0" w:line="259" w:lineRule="auto"/>
              <w:ind w:left="0" w:firstLine="0"/>
              <w:jc w:val="left"/>
            </w:pPr>
            <w:r>
              <w:t>-10.76</w:t>
            </w:r>
          </w:p>
        </w:tc>
        <w:tc>
          <w:tcPr>
            <w:tcW w:w="876" w:type="dxa"/>
            <w:tcBorders>
              <w:top w:val="nil"/>
              <w:left w:val="nil"/>
              <w:bottom w:val="nil"/>
              <w:right w:val="nil"/>
            </w:tcBorders>
          </w:tcPr>
          <w:p w14:paraId="5083A020"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4A2CF5A" w14:textId="77777777" w:rsidR="007015D6" w:rsidRDefault="00350D12">
            <w:pPr>
              <w:spacing w:after="0" w:line="259" w:lineRule="auto"/>
              <w:ind w:left="105" w:firstLine="0"/>
              <w:jc w:val="left"/>
            </w:pPr>
            <w:r>
              <w:t>87.3</w:t>
            </w:r>
          </w:p>
        </w:tc>
        <w:tc>
          <w:tcPr>
            <w:tcW w:w="986" w:type="dxa"/>
            <w:tcBorders>
              <w:top w:val="nil"/>
              <w:left w:val="nil"/>
              <w:bottom w:val="nil"/>
              <w:right w:val="nil"/>
            </w:tcBorders>
          </w:tcPr>
          <w:p w14:paraId="54F9A6D5" w14:textId="77777777" w:rsidR="007015D6" w:rsidRDefault="00350D12">
            <w:pPr>
              <w:spacing w:after="0" w:line="259" w:lineRule="auto"/>
              <w:ind w:left="105" w:firstLine="0"/>
              <w:jc w:val="left"/>
            </w:pPr>
            <w:r>
              <w:t>-9.2252</w:t>
            </w:r>
          </w:p>
        </w:tc>
        <w:tc>
          <w:tcPr>
            <w:tcW w:w="761" w:type="dxa"/>
            <w:tcBorders>
              <w:top w:val="nil"/>
              <w:left w:val="nil"/>
              <w:bottom w:val="nil"/>
              <w:right w:val="nil"/>
            </w:tcBorders>
          </w:tcPr>
          <w:p w14:paraId="08820BE1" w14:textId="77777777" w:rsidR="007015D6" w:rsidRDefault="00350D12">
            <w:pPr>
              <w:spacing w:after="0" w:line="259" w:lineRule="auto"/>
              <w:ind w:left="105" w:firstLine="0"/>
              <w:jc w:val="left"/>
            </w:pPr>
            <w:r>
              <w:t>-6.383</w:t>
            </w:r>
          </w:p>
        </w:tc>
      </w:tr>
      <w:tr w:rsidR="007015D6" w14:paraId="4293DE51" w14:textId="77777777">
        <w:trPr>
          <w:trHeight w:val="239"/>
        </w:trPr>
        <w:tc>
          <w:tcPr>
            <w:tcW w:w="1042" w:type="dxa"/>
            <w:tcBorders>
              <w:top w:val="nil"/>
              <w:left w:val="nil"/>
              <w:bottom w:val="nil"/>
              <w:right w:val="nil"/>
            </w:tcBorders>
          </w:tcPr>
          <w:p w14:paraId="43F9728F" w14:textId="77777777" w:rsidR="007015D6" w:rsidRDefault="00350D12">
            <w:pPr>
              <w:spacing w:after="0" w:line="259" w:lineRule="auto"/>
              <w:ind w:left="120" w:firstLine="0"/>
              <w:jc w:val="left"/>
            </w:pPr>
            <w:r>
              <w:rPr>
                <w:b/>
              </w:rPr>
              <w:t>N - Mg</w:t>
            </w:r>
          </w:p>
        </w:tc>
        <w:tc>
          <w:tcPr>
            <w:tcW w:w="1028" w:type="dxa"/>
            <w:tcBorders>
              <w:top w:val="nil"/>
              <w:left w:val="nil"/>
              <w:bottom w:val="nil"/>
              <w:right w:val="nil"/>
            </w:tcBorders>
          </w:tcPr>
          <w:p w14:paraId="53ACA7D3" w14:textId="77777777" w:rsidR="007015D6" w:rsidRDefault="00350D12">
            <w:pPr>
              <w:spacing w:after="0" w:line="259" w:lineRule="auto"/>
              <w:ind w:left="128" w:firstLine="0"/>
              <w:jc w:val="center"/>
            </w:pPr>
            <w:r>
              <w:t>-1.491</w:t>
            </w:r>
          </w:p>
        </w:tc>
        <w:tc>
          <w:tcPr>
            <w:tcW w:w="1121" w:type="dxa"/>
            <w:tcBorders>
              <w:top w:val="nil"/>
              <w:left w:val="nil"/>
              <w:bottom w:val="nil"/>
              <w:right w:val="nil"/>
            </w:tcBorders>
          </w:tcPr>
          <w:p w14:paraId="21AF22E5" w14:textId="77777777" w:rsidR="007015D6" w:rsidRDefault="00350D12">
            <w:pPr>
              <w:spacing w:after="0" w:line="259" w:lineRule="auto"/>
              <w:ind w:left="284" w:firstLine="0"/>
              <w:jc w:val="center"/>
            </w:pPr>
            <w:r>
              <w:t>0.308</w:t>
            </w:r>
          </w:p>
        </w:tc>
        <w:tc>
          <w:tcPr>
            <w:tcW w:w="776" w:type="dxa"/>
            <w:tcBorders>
              <w:top w:val="nil"/>
              <w:left w:val="nil"/>
              <w:bottom w:val="nil"/>
              <w:right w:val="nil"/>
            </w:tcBorders>
          </w:tcPr>
          <w:p w14:paraId="56DA6B7B" w14:textId="77777777" w:rsidR="007015D6" w:rsidRDefault="00350D12">
            <w:pPr>
              <w:spacing w:after="0" w:line="259" w:lineRule="auto"/>
              <w:ind w:left="105" w:firstLine="0"/>
              <w:jc w:val="left"/>
            </w:pPr>
            <w:r>
              <w:t>-4.84</w:t>
            </w:r>
          </w:p>
        </w:tc>
        <w:tc>
          <w:tcPr>
            <w:tcW w:w="876" w:type="dxa"/>
            <w:tcBorders>
              <w:top w:val="nil"/>
              <w:left w:val="nil"/>
              <w:bottom w:val="nil"/>
              <w:right w:val="nil"/>
            </w:tcBorders>
          </w:tcPr>
          <w:p w14:paraId="145A21A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0CADB70" w14:textId="77777777" w:rsidR="007015D6" w:rsidRDefault="00350D12">
            <w:pPr>
              <w:spacing w:after="0" w:line="259" w:lineRule="auto"/>
              <w:ind w:left="105" w:firstLine="0"/>
              <w:jc w:val="left"/>
            </w:pPr>
            <w:r>
              <w:t>19.6</w:t>
            </w:r>
          </w:p>
        </w:tc>
        <w:tc>
          <w:tcPr>
            <w:tcW w:w="986" w:type="dxa"/>
            <w:tcBorders>
              <w:top w:val="nil"/>
              <w:left w:val="nil"/>
              <w:bottom w:val="nil"/>
              <w:right w:val="nil"/>
            </w:tcBorders>
          </w:tcPr>
          <w:p w14:paraId="61513F9D" w14:textId="77777777" w:rsidR="007015D6" w:rsidRDefault="00350D12">
            <w:pPr>
              <w:spacing w:after="0" w:line="259" w:lineRule="auto"/>
              <w:ind w:left="105" w:firstLine="0"/>
              <w:jc w:val="left"/>
            </w:pPr>
            <w:r>
              <w:t>-2.0942</w:t>
            </w:r>
          </w:p>
        </w:tc>
        <w:tc>
          <w:tcPr>
            <w:tcW w:w="761" w:type="dxa"/>
            <w:tcBorders>
              <w:top w:val="nil"/>
              <w:left w:val="nil"/>
              <w:bottom w:val="nil"/>
              <w:right w:val="nil"/>
            </w:tcBorders>
          </w:tcPr>
          <w:p w14:paraId="05024168" w14:textId="77777777" w:rsidR="007015D6" w:rsidRDefault="00350D12">
            <w:pPr>
              <w:spacing w:after="0" w:line="259" w:lineRule="auto"/>
              <w:ind w:left="105" w:firstLine="0"/>
              <w:jc w:val="left"/>
            </w:pPr>
            <w:r>
              <w:t>-0.887</w:t>
            </w:r>
          </w:p>
        </w:tc>
      </w:tr>
      <w:tr w:rsidR="007015D6" w14:paraId="70604882" w14:textId="77777777">
        <w:trPr>
          <w:trHeight w:val="239"/>
        </w:trPr>
        <w:tc>
          <w:tcPr>
            <w:tcW w:w="1042" w:type="dxa"/>
            <w:tcBorders>
              <w:top w:val="nil"/>
              <w:left w:val="nil"/>
              <w:bottom w:val="nil"/>
              <w:right w:val="nil"/>
            </w:tcBorders>
          </w:tcPr>
          <w:p w14:paraId="3DC4915B" w14:textId="77777777" w:rsidR="007015D6" w:rsidRDefault="00350D12">
            <w:pPr>
              <w:spacing w:after="0" w:line="259" w:lineRule="auto"/>
              <w:ind w:left="120" w:firstLine="0"/>
              <w:jc w:val="left"/>
            </w:pPr>
            <w:r>
              <w:rPr>
                <w:b/>
              </w:rPr>
              <w:t>N - K</w:t>
            </w:r>
          </w:p>
        </w:tc>
        <w:tc>
          <w:tcPr>
            <w:tcW w:w="1028" w:type="dxa"/>
            <w:tcBorders>
              <w:top w:val="nil"/>
              <w:left w:val="nil"/>
              <w:bottom w:val="nil"/>
              <w:right w:val="nil"/>
            </w:tcBorders>
          </w:tcPr>
          <w:p w14:paraId="39093849" w14:textId="77777777" w:rsidR="007015D6" w:rsidRDefault="00350D12">
            <w:pPr>
              <w:spacing w:after="0" w:line="259" w:lineRule="auto"/>
              <w:ind w:left="147" w:firstLine="0"/>
              <w:jc w:val="left"/>
            </w:pPr>
            <w:r>
              <w:t>-45.441</w:t>
            </w:r>
          </w:p>
        </w:tc>
        <w:tc>
          <w:tcPr>
            <w:tcW w:w="1121" w:type="dxa"/>
            <w:tcBorders>
              <w:top w:val="nil"/>
              <w:left w:val="nil"/>
              <w:bottom w:val="nil"/>
              <w:right w:val="nil"/>
            </w:tcBorders>
          </w:tcPr>
          <w:p w14:paraId="31C11566" w14:textId="77777777" w:rsidR="007015D6" w:rsidRDefault="00350D12">
            <w:pPr>
              <w:spacing w:after="0" w:line="259" w:lineRule="auto"/>
              <w:ind w:left="284" w:firstLine="0"/>
              <w:jc w:val="center"/>
            </w:pPr>
            <w:r>
              <w:t>2.039</w:t>
            </w:r>
          </w:p>
        </w:tc>
        <w:tc>
          <w:tcPr>
            <w:tcW w:w="776" w:type="dxa"/>
            <w:tcBorders>
              <w:top w:val="nil"/>
              <w:left w:val="nil"/>
              <w:bottom w:val="nil"/>
              <w:right w:val="nil"/>
            </w:tcBorders>
          </w:tcPr>
          <w:p w14:paraId="575EAB77" w14:textId="77777777" w:rsidR="007015D6" w:rsidRDefault="00350D12">
            <w:pPr>
              <w:spacing w:after="0" w:line="259" w:lineRule="auto"/>
              <w:ind w:left="0" w:firstLine="0"/>
              <w:jc w:val="left"/>
            </w:pPr>
            <w:r>
              <w:t>-22.28</w:t>
            </w:r>
          </w:p>
        </w:tc>
        <w:tc>
          <w:tcPr>
            <w:tcW w:w="876" w:type="dxa"/>
            <w:tcBorders>
              <w:top w:val="nil"/>
              <w:left w:val="nil"/>
              <w:bottom w:val="nil"/>
              <w:right w:val="nil"/>
            </w:tcBorders>
          </w:tcPr>
          <w:p w14:paraId="65E4E4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190C9452" w14:textId="77777777" w:rsidR="007015D6" w:rsidRDefault="00350D12">
            <w:pPr>
              <w:spacing w:after="0" w:line="259" w:lineRule="auto"/>
              <w:ind w:left="0" w:firstLine="0"/>
              <w:jc w:val="left"/>
            </w:pPr>
            <w:r>
              <w:t>363.0</w:t>
            </w:r>
          </w:p>
        </w:tc>
        <w:tc>
          <w:tcPr>
            <w:tcW w:w="986" w:type="dxa"/>
            <w:tcBorders>
              <w:top w:val="nil"/>
              <w:left w:val="nil"/>
              <w:bottom w:val="nil"/>
              <w:right w:val="nil"/>
            </w:tcBorders>
          </w:tcPr>
          <w:p w14:paraId="12A2D4F9" w14:textId="77777777" w:rsidR="007015D6" w:rsidRDefault="00350D12">
            <w:pPr>
              <w:spacing w:after="0" w:line="259" w:lineRule="auto"/>
              <w:ind w:left="0" w:firstLine="0"/>
              <w:jc w:val="left"/>
            </w:pPr>
            <w:r>
              <w:t>-49.4377</w:t>
            </w:r>
          </w:p>
        </w:tc>
        <w:tc>
          <w:tcPr>
            <w:tcW w:w="761" w:type="dxa"/>
            <w:tcBorders>
              <w:top w:val="nil"/>
              <w:left w:val="nil"/>
              <w:bottom w:val="nil"/>
              <w:right w:val="nil"/>
            </w:tcBorders>
          </w:tcPr>
          <w:p w14:paraId="0BD11D5E" w14:textId="77777777" w:rsidR="007015D6" w:rsidRDefault="00350D12">
            <w:pPr>
              <w:spacing w:after="0" w:line="259" w:lineRule="auto"/>
              <w:ind w:left="0" w:firstLine="0"/>
              <w:jc w:val="left"/>
            </w:pPr>
            <w:r>
              <w:t>-41.444</w:t>
            </w:r>
          </w:p>
        </w:tc>
      </w:tr>
      <w:tr w:rsidR="007015D6" w14:paraId="4542455C" w14:textId="77777777">
        <w:trPr>
          <w:trHeight w:val="239"/>
        </w:trPr>
        <w:tc>
          <w:tcPr>
            <w:tcW w:w="1042" w:type="dxa"/>
            <w:tcBorders>
              <w:top w:val="nil"/>
              <w:left w:val="nil"/>
              <w:bottom w:val="nil"/>
              <w:right w:val="nil"/>
            </w:tcBorders>
          </w:tcPr>
          <w:p w14:paraId="38CA8742" w14:textId="77777777" w:rsidR="007015D6" w:rsidRDefault="00350D12">
            <w:pPr>
              <w:spacing w:after="0" w:line="259" w:lineRule="auto"/>
              <w:ind w:left="120" w:firstLine="0"/>
              <w:jc w:val="left"/>
            </w:pPr>
            <w:r>
              <w:rPr>
                <w:b/>
              </w:rPr>
              <w:t>N - Ca</w:t>
            </w:r>
          </w:p>
        </w:tc>
        <w:tc>
          <w:tcPr>
            <w:tcW w:w="1028" w:type="dxa"/>
            <w:tcBorders>
              <w:top w:val="nil"/>
              <w:left w:val="nil"/>
              <w:bottom w:val="nil"/>
              <w:right w:val="nil"/>
            </w:tcBorders>
          </w:tcPr>
          <w:p w14:paraId="4CB3B555" w14:textId="77777777" w:rsidR="007015D6" w:rsidRDefault="00350D12">
            <w:pPr>
              <w:spacing w:after="0" w:line="259" w:lineRule="auto"/>
              <w:ind w:left="192" w:firstLine="0"/>
              <w:jc w:val="center"/>
            </w:pPr>
            <w:r>
              <w:t>3.134</w:t>
            </w:r>
          </w:p>
        </w:tc>
        <w:tc>
          <w:tcPr>
            <w:tcW w:w="1121" w:type="dxa"/>
            <w:tcBorders>
              <w:top w:val="nil"/>
              <w:left w:val="nil"/>
              <w:bottom w:val="nil"/>
              <w:right w:val="nil"/>
            </w:tcBorders>
          </w:tcPr>
          <w:p w14:paraId="25406D39" w14:textId="77777777" w:rsidR="007015D6" w:rsidRDefault="00350D12">
            <w:pPr>
              <w:spacing w:after="0" w:line="259" w:lineRule="auto"/>
              <w:ind w:left="284" w:firstLine="0"/>
              <w:jc w:val="center"/>
            </w:pPr>
            <w:r>
              <w:t>0.200</w:t>
            </w:r>
          </w:p>
        </w:tc>
        <w:tc>
          <w:tcPr>
            <w:tcW w:w="776" w:type="dxa"/>
            <w:tcBorders>
              <w:top w:val="nil"/>
              <w:left w:val="nil"/>
              <w:bottom w:val="nil"/>
              <w:right w:val="nil"/>
            </w:tcBorders>
          </w:tcPr>
          <w:p w14:paraId="33AAFA66" w14:textId="77777777" w:rsidR="007015D6" w:rsidRDefault="00350D12">
            <w:pPr>
              <w:spacing w:after="0" w:line="259" w:lineRule="auto"/>
              <w:ind w:left="63" w:firstLine="0"/>
              <w:jc w:val="left"/>
            </w:pPr>
            <w:r>
              <w:t>15.64</w:t>
            </w:r>
          </w:p>
        </w:tc>
        <w:tc>
          <w:tcPr>
            <w:tcW w:w="876" w:type="dxa"/>
            <w:tcBorders>
              <w:top w:val="nil"/>
              <w:left w:val="nil"/>
              <w:bottom w:val="nil"/>
              <w:right w:val="nil"/>
            </w:tcBorders>
          </w:tcPr>
          <w:p w14:paraId="4154FAF7"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742C9C63" w14:textId="77777777" w:rsidR="007015D6" w:rsidRDefault="00350D12">
            <w:pPr>
              <w:spacing w:after="0" w:line="259" w:lineRule="auto"/>
              <w:ind w:left="0" w:firstLine="0"/>
              <w:jc w:val="left"/>
            </w:pPr>
            <w:r>
              <w:t>180.8</w:t>
            </w:r>
          </w:p>
        </w:tc>
        <w:tc>
          <w:tcPr>
            <w:tcW w:w="986" w:type="dxa"/>
            <w:tcBorders>
              <w:top w:val="nil"/>
              <w:left w:val="nil"/>
              <w:bottom w:val="nil"/>
              <w:right w:val="nil"/>
            </w:tcBorders>
          </w:tcPr>
          <w:p w14:paraId="6E7866D1" w14:textId="77777777" w:rsidR="007015D6" w:rsidRDefault="00350D12">
            <w:pPr>
              <w:spacing w:after="0" w:line="259" w:lineRule="auto"/>
              <w:ind w:left="168" w:firstLine="0"/>
              <w:jc w:val="left"/>
            </w:pPr>
            <w:r>
              <w:t>2.7414</w:t>
            </w:r>
          </w:p>
        </w:tc>
        <w:tc>
          <w:tcPr>
            <w:tcW w:w="761" w:type="dxa"/>
            <w:tcBorders>
              <w:top w:val="nil"/>
              <w:left w:val="nil"/>
              <w:bottom w:val="nil"/>
              <w:right w:val="nil"/>
            </w:tcBorders>
          </w:tcPr>
          <w:p w14:paraId="1C0D4CA6" w14:textId="77777777" w:rsidR="007015D6" w:rsidRDefault="00350D12">
            <w:pPr>
              <w:spacing w:after="0" w:line="259" w:lineRule="auto"/>
              <w:ind w:left="168" w:firstLine="0"/>
              <w:jc w:val="left"/>
            </w:pPr>
            <w:r>
              <w:t>3.527</w:t>
            </w:r>
          </w:p>
        </w:tc>
      </w:tr>
      <w:tr w:rsidR="007015D6" w14:paraId="0EAC7241" w14:textId="77777777">
        <w:trPr>
          <w:trHeight w:val="239"/>
        </w:trPr>
        <w:tc>
          <w:tcPr>
            <w:tcW w:w="1042" w:type="dxa"/>
            <w:tcBorders>
              <w:top w:val="nil"/>
              <w:left w:val="nil"/>
              <w:bottom w:val="nil"/>
              <w:right w:val="nil"/>
            </w:tcBorders>
          </w:tcPr>
          <w:p w14:paraId="1A6BB816" w14:textId="77777777" w:rsidR="007015D6" w:rsidRDefault="00350D12">
            <w:pPr>
              <w:spacing w:after="0" w:line="259" w:lineRule="auto"/>
              <w:ind w:left="120" w:firstLine="0"/>
              <w:jc w:val="left"/>
            </w:pPr>
            <w:r>
              <w:rPr>
                <w:b/>
              </w:rPr>
              <w:t>P - S</w:t>
            </w:r>
          </w:p>
        </w:tc>
        <w:tc>
          <w:tcPr>
            <w:tcW w:w="1028" w:type="dxa"/>
            <w:tcBorders>
              <w:top w:val="nil"/>
              <w:left w:val="nil"/>
              <w:bottom w:val="nil"/>
              <w:right w:val="nil"/>
            </w:tcBorders>
          </w:tcPr>
          <w:p w14:paraId="3181D96B" w14:textId="77777777" w:rsidR="007015D6" w:rsidRDefault="00350D12">
            <w:pPr>
              <w:spacing w:after="0" w:line="259" w:lineRule="auto"/>
              <w:ind w:left="192" w:firstLine="0"/>
              <w:jc w:val="center"/>
            </w:pPr>
            <w:r>
              <w:t>0.391</w:t>
            </w:r>
          </w:p>
        </w:tc>
        <w:tc>
          <w:tcPr>
            <w:tcW w:w="1121" w:type="dxa"/>
            <w:tcBorders>
              <w:top w:val="nil"/>
              <w:left w:val="nil"/>
              <w:bottom w:val="nil"/>
              <w:right w:val="nil"/>
            </w:tcBorders>
          </w:tcPr>
          <w:p w14:paraId="5D7EA4E7" w14:textId="77777777" w:rsidR="007015D6" w:rsidRDefault="00350D12">
            <w:pPr>
              <w:spacing w:after="0" w:line="259" w:lineRule="auto"/>
              <w:ind w:left="284" w:firstLine="0"/>
              <w:jc w:val="center"/>
            </w:pPr>
            <w:r>
              <w:t>0.191</w:t>
            </w:r>
          </w:p>
        </w:tc>
        <w:tc>
          <w:tcPr>
            <w:tcW w:w="776" w:type="dxa"/>
            <w:tcBorders>
              <w:top w:val="nil"/>
              <w:left w:val="nil"/>
              <w:bottom w:val="nil"/>
              <w:right w:val="nil"/>
            </w:tcBorders>
          </w:tcPr>
          <w:p w14:paraId="5E891340" w14:textId="77777777" w:rsidR="007015D6" w:rsidRDefault="00350D12">
            <w:pPr>
              <w:spacing w:after="0" w:line="259" w:lineRule="auto"/>
              <w:ind w:left="168" w:firstLine="0"/>
              <w:jc w:val="left"/>
            </w:pPr>
            <w:r>
              <w:t>2.04</w:t>
            </w:r>
          </w:p>
        </w:tc>
        <w:tc>
          <w:tcPr>
            <w:tcW w:w="876" w:type="dxa"/>
            <w:tcBorders>
              <w:top w:val="nil"/>
              <w:left w:val="nil"/>
              <w:bottom w:val="nil"/>
              <w:right w:val="nil"/>
            </w:tcBorders>
          </w:tcPr>
          <w:p w14:paraId="4BB45637" w14:textId="77777777" w:rsidR="007015D6" w:rsidRDefault="00350D12">
            <w:pPr>
              <w:spacing w:after="0" w:line="259" w:lineRule="auto"/>
              <w:ind w:left="58" w:firstLine="0"/>
              <w:jc w:val="left"/>
            </w:pPr>
            <w:r>
              <w:rPr>
                <w:b/>
              </w:rPr>
              <w:t>0.0412</w:t>
            </w:r>
          </w:p>
        </w:tc>
        <w:tc>
          <w:tcPr>
            <w:tcW w:w="713" w:type="dxa"/>
            <w:tcBorders>
              <w:top w:val="nil"/>
              <w:left w:val="nil"/>
              <w:bottom w:val="nil"/>
              <w:right w:val="nil"/>
            </w:tcBorders>
          </w:tcPr>
          <w:p w14:paraId="605C5F42" w14:textId="77777777" w:rsidR="007015D6" w:rsidRDefault="00350D12">
            <w:pPr>
              <w:spacing w:after="0" w:line="259" w:lineRule="auto"/>
              <w:ind w:left="87" w:firstLine="0"/>
              <w:jc w:val="center"/>
            </w:pPr>
            <w:r>
              <w:t>4.6</w:t>
            </w:r>
          </w:p>
        </w:tc>
        <w:tc>
          <w:tcPr>
            <w:tcW w:w="986" w:type="dxa"/>
            <w:tcBorders>
              <w:top w:val="nil"/>
              <w:left w:val="nil"/>
              <w:bottom w:val="nil"/>
              <w:right w:val="nil"/>
            </w:tcBorders>
          </w:tcPr>
          <w:p w14:paraId="52BF5AAA" w14:textId="77777777" w:rsidR="007015D6" w:rsidRDefault="00350D12">
            <w:pPr>
              <w:spacing w:after="0" w:line="259" w:lineRule="auto"/>
              <w:ind w:left="168" w:firstLine="0"/>
              <w:jc w:val="left"/>
            </w:pPr>
            <w:r>
              <w:t>0.0156</w:t>
            </w:r>
          </w:p>
        </w:tc>
        <w:tc>
          <w:tcPr>
            <w:tcW w:w="761" w:type="dxa"/>
            <w:tcBorders>
              <w:top w:val="nil"/>
              <w:left w:val="nil"/>
              <w:bottom w:val="nil"/>
              <w:right w:val="nil"/>
            </w:tcBorders>
          </w:tcPr>
          <w:p w14:paraId="120616FC" w14:textId="77777777" w:rsidR="007015D6" w:rsidRDefault="00350D12">
            <w:pPr>
              <w:spacing w:after="0" w:line="259" w:lineRule="auto"/>
              <w:ind w:left="168" w:firstLine="0"/>
              <w:jc w:val="left"/>
            </w:pPr>
            <w:r>
              <w:t>0.766</w:t>
            </w:r>
          </w:p>
        </w:tc>
      </w:tr>
      <w:tr w:rsidR="007015D6" w14:paraId="30CC7B04" w14:textId="77777777">
        <w:trPr>
          <w:trHeight w:val="239"/>
        </w:trPr>
        <w:tc>
          <w:tcPr>
            <w:tcW w:w="1042" w:type="dxa"/>
            <w:tcBorders>
              <w:top w:val="nil"/>
              <w:left w:val="nil"/>
              <w:bottom w:val="nil"/>
              <w:right w:val="nil"/>
            </w:tcBorders>
          </w:tcPr>
          <w:p w14:paraId="08A7DDA4" w14:textId="77777777" w:rsidR="007015D6" w:rsidRDefault="00350D12">
            <w:pPr>
              <w:spacing w:after="0" w:line="259" w:lineRule="auto"/>
              <w:ind w:left="120" w:firstLine="0"/>
              <w:jc w:val="left"/>
            </w:pPr>
            <w:r>
              <w:rPr>
                <w:b/>
              </w:rPr>
              <w:t>P - Na</w:t>
            </w:r>
          </w:p>
        </w:tc>
        <w:tc>
          <w:tcPr>
            <w:tcW w:w="1028" w:type="dxa"/>
            <w:tcBorders>
              <w:top w:val="nil"/>
              <w:left w:val="nil"/>
              <w:bottom w:val="nil"/>
              <w:right w:val="nil"/>
            </w:tcBorders>
          </w:tcPr>
          <w:p w14:paraId="2AEE8EA2" w14:textId="77777777" w:rsidR="007015D6" w:rsidRDefault="00350D12">
            <w:pPr>
              <w:spacing w:after="0" w:line="259" w:lineRule="auto"/>
              <w:ind w:left="128" w:firstLine="0"/>
              <w:jc w:val="center"/>
            </w:pPr>
            <w:r>
              <w:t>-8.949</w:t>
            </w:r>
          </w:p>
        </w:tc>
        <w:tc>
          <w:tcPr>
            <w:tcW w:w="1121" w:type="dxa"/>
            <w:tcBorders>
              <w:top w:val="nil"/>
              <w:left w:val="nil"/>
              <w:bottom w:val="nil"/>
              <w:right w:val="nil"/>
            </w:tcBorders>
          </w:tcPr>
          <w:p w14:paraId="1CE29D38" w14:textId="77777777" w:rsidR="007015D6" w:rsidRDefault="00350D12">
            <w:pPr>
              <w:spacing w:after="0" w:line="259" w:lineRule="auto"/>
              <w:ind w:left="284" w:firstLine="0"/>
              <w:jc w:val="center"/>
            </w:pPr>
            <w:r>
              <w:t>0.715</w:t>
            </w:r>
          </w:p>
        </w:tc>
        <w:tc>
          <w:tcPr>
            <w:tcW w:w="776" w:type="dxa"/>
            <w:tcBorders>
              <w:top w:val="nil"/>
              <w:left w:val="nil"/>
              <w:bottom w:val="nil"/>
              <w:right w:val="nil"/>
            </w:tcBorders>
          </w:tcPr>
          <w:p w14:paraId="3CB621F2" w14:textId="77777777" w:rsidR="007015D6" w:rsidRDefault="00350D12">
            <w:pPr>
              <w:spacing w:after="0" w:line="259" w:lineRule="auto"/>
              <w:ind w:left="0" w:firstLine="0"/>
              <w:jc w:val="left"/>
            </w:pPr>
            <w:r>
              <w:t>-12.52</w:t>
            </w:r>
          </w:p>
        </w:tc>
        <w:tc>
          <w:tcPr>
            <w:tcW w:w="876" w:type="dxa"/>
            <w:tcBorders>
              <w:top w:val="nil"/>
              <w:left w:val="nil"/>
              <w:bottom w:val="nil"/>
              <w:right w:val="nil"/>
            </w:tcBorders>
          </w:tcPr>
          <w:p w14:paraId="3241080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3DD901F" w14:textId="77777777" w:rsidR="007015D6" w:rsidRDefault="00350D12">
            <w:pPr>
              <w:spacing w:after="0" w:line="259" w:lineRule="auto"/>
              <w:ind w:left="0" w:firstLine="0"/>
              <w:jc w:val="left"/>
            </w:pPr>
            <w:r>
              <w:t>117.0</w:t>
            </w:r>
          </w:p>
        </w:tc>
        <w:tc>
          <w:tcPr>
            <w:tcW w:w="986" w:type="dxa"/>
            <w:tcBorders>
              <w:top w:val="nil"/>
              <w:left w:val="nil"/>
              <w:bottom w:val="nil"/>
              <w:right w:val="nil"/>
            </w:tcBorders>
          </w:tcPr>
          <w:p w14:paraId="65EEA2BE" w14:textId="77777777" w:rsidR="007015D6" w:rsidRDefault="00350D12">
            <w:pPr>
              <w:spacing w:after="0" w:line="259" w:lineRule="auto"/>
              <w:ind w:left="0" w:firstLine="0"/>
              <w:jc w:val="left"/>
            </w:pPr>
            <w:r>
              <w:t>-10.3505</w:t>
            </w:r>
          </w:p>
        </w:tc>
        <w:tc>
          <w:tcPr>
            <w:tcW w:w="761" w:type="dxa"/>
            <w:tcBorders>
              <w:top w:val="nil"/>
              <w:left w:val="nil"/>
              <w:bottom w:val="nil"/>
              <w:right w:val="nil"/>
            </w:tcBorders>
          </w:tcPr>
          <w:p w14:paraId="0EE636AE" w14:textId="77777777" w:rsidR="007015D6" w:rsidRDefault="00350D12">
            <w:pPr>
              <w:spacing w:after="0" w:line="259" w:lineRule="auto"/>
              <w:ind w:left="105" w:firstLine="0"/>
              <w:jc w:val="left"/>
            </w:pPr>
            <w:r>
              <w:t>-7.548</w:t>
            </w:r>
          </w:p>
        </w:tc>
      </w:tr>
      <w:tr w:rsidR="007015D6" w14:paraId="33EC8A19" w14:textId="77777777">
        <w:trPr>
          <w:trHeight w:val="239"/>
        </w:trPr>
        <w:tc>
          <w:tcPr>
            <w:tcW w:w="1042" w:type="dxa"/>
            <w:tcBorders>
              <w:top w:val="nil"/>
              <w:left w:val="nil"/>
              <w:bottom w:val="nil"/>
              <w:right w:val="nil"/>
            </w:tcBorders>
          </w:tcPr>
          <w:p w14:paraId="2F981F12" w14:textId="77777777" w:rsidR="007015D6" w:rsidRDefault="00350D12">
            <w:pPr>
              <w:spacing w:after="0" w:line="259" w:lineRule="auto"/>
              <w:ind w:left="120" w:firstLine="0"/>
              <w:jc w:val="left"/>
            </w:pPr>
            <w:r>
              <w:rPr>
                <w:b/>
              </w:rPr>
              <w:t>P - Mg</w:t>
            </w:r>
          </w:p>
        </w:tc>
        <w:tc>
          <w:tcPr>
            <w:tcW w:w="1028" w:type="dxa"/>
            <w:tcBorders>
              <w:top w:val="nil"/>
              <w:left w:val="nil"/>
              <w:bottom w:val="nil"/>
              <w:right w:val="nil"/>
            </w:tcBorders>
          </w:tcPr>
          <w:p w14:paraId="79ECCE7A" w14:textId="77777777" w:rsidR="007015D6" w:rsidRDefault="00350D12">
            <w:pPr>
              <w:spacing w:after="0" w:line="259" w:lineRule="auto"/>
              <w:ind w:left="128" w:firstLine="0"/>
              <w:jc w:val="center"/>
            </w:pPr>
            <w:r>
              <w:t>-2.636</w:t>
            </w:r>
          </w:p>
        </w:tc>
        <w:tc>
          <w:tcPr>
            <w:tcW w:w="1121" w:type="dxa"/>
            <w:tcBorders>
              <w:top w:val="nil"/>
              <w:left w:val="nil"/>
              <w:bottom w:val="nil"/>
              <w:right w:val="nil"/>
            </w:tcBorders>
          </w:tcPr>
          <w:p w14:paraId="0CBA0F77" w14:textId="77777777" w:rsidR="007015D6" w:rsidRDefault="00350D12">
            <w:pPr>
              <w:spacing w:after="0" w:line="259" w:lineRule="auto"/>
              <w:ind w:left="284" w:firstLine="0"/>
              <w:jc w:val="center"/>
            </w:pPr>
            <w:r>
              <w:t>0.283</w:t>
            </w:r>
          </w:p>
        </w:tc>
        <w:tc>
          <w:tcPr>
            <w:tcW w:w="776" w:type="dxa"/>
            <w:tcBorders>
              <w:top w:val="nil"/>
              <w:left w:val="nil"/>
              <w:bottom w:val="nil"/>
              <w:right w:val="nil"/>
            </w:tcBorders>
          </w:tcPr>
          <w:p w14:paraId="58F0067F" w14:textId="77777777" w:rsidR="007015D6" w:rsidRDefault="00350D12">
            <w:pPr>
              <w:spacing w:after="0" w:line="259" w:lineRule="auto"/>
              <w:ind w:left="105" w:firstLine="0"/>
              <w:jc w:val="left"/>
            </w:pPr>
            <w:r>
              <w:t>-9.30</w:t>
            </w:r>
          </w:p>
        </w:tc>
        <w:tc>
          <w:tcPr>
            <w:tcW w:w="876" w:type="dxa"/>
            <w:tcBorders>
              <w:top w:val="nil"/>
              <w:left w:val="nil"/>
              <w:bottom w:val="nil"/>
              <w:right w:val="nil"/>
            </w:tcBorders>
          </w:tcPr>
          <w:p w14:paraId="0B360DC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3BC5F3E" w14:textId="77777777" w:rsidR="007015D6" w:rsidRDefault="00350D12">
            <w:pPr>
              <w:spacing w:after="0" w:line="259" w:lineRule="auto"/>
              <w:ind w:left="105" w:firstLine="0"/>
              <w:jc w:val="left"/>
            </w:pPr>
            <w:r>
              <w:t>66.0</w:t>
            </w:r>
          </w:p>
        </w:tc>
        <w:tc>
          <w:tcPr>
            <w:tcW w:w="986" w:type="dxa"/>
            <w:tcBorders>
              <w:top w:val="nil"/>
              <w:left w:val="nil"/>
              <w:bottom w:val="nil"/>
              <w:right w:val="nil"/>
            </w:tcBorders>
          </w:tcPr>
          <w:p w14:paraId="5C9EAB55" w14:textId="77777777" w:rsidR="007015D6" w:rsidRDefault="00350D12">
            <w:pPr>
              <w:spacing w:after="0" w:line="259" w:lineRule="auto"/>
              <w:ind w:left="105" w:firstLine="0"/>
              <w:jc w:val="left"/>
            </w:pPr>
            <w:r>
              <w:t>-3.1912</w:t>
            </w:r>
          </w:p>
        </w:tc>
        <w:tc>
          <w:tcPr>
            <w:tcW w:w="761" w:type="dxa"/>
            <w:tcBorders>
              <w:top w:val="nil"/>
              <w:left w:val="nil"/>
              <w:bottom w:val="nil"/>
              <w:right w:val="nil"/>
            </w:tcBorders>
          </w:tcPr>
          <w:p w14:paraId="4E1FC59A" w14:textId="77777777" w:rsidR="007015D6" w:rsidRDefault="00350D12">
            <w:pPr>
              <w:spacing w:after="0" w:line="259" w:lineRule="auto"/>
              <w:ind w:left="105" w:firstLine="0"/>
              <w:jc w:val="left"/>
            </w:pPr>
            <w:r>
              <w:t>-2.080</w:t>
            </w:r>
          </w:p>
        </w:tc>
      </w:tr>
      <w:tr w:rsidR="007015D6" w14:paraId="7229DF58" w14:textId="77777777">
        <w:trPr>
          <w:trHeight w:val="239"/>
        </w:trPr>
        <w:tc>
          <w:tcPr>
            <w:tcW w:w="1042" w:type="dxa"/>
            <w:tcBorders>
              <w:top w:val="nil"/>
              <w:left w:val="nil"/>
              <w:bottom w:val="nil"/>
              <w:right w:val="nil"/>
            </w:tcBorders>
          </w:tcPr>
          <w:p w14:paraId="147AC32B" w14:textId="77777777" w:rsidR="007015D6" w:rsidRDefault="00350D12">
            <w:pPr>
              <w:spacing w:after="0" w:line="259" w:lineRule="auto"/>
              <w:ind w:left="120" w:firstLine="0"/>
              <w:jc w:val="left"/>
            </w:pPr>
            <w:r>
              <w:rPr>
                <w:b/>
              </w:rPr>
              <w:t>P - K</w:t>
            </w:r>
          </w:p>
        </w:tc>
        <w:tc>
          <w:tcPr>
            <w:tcW w:w="1028" w:type="dxa"/>
            <w:tcBorders>
              <w:top w:val="nil"/>
              <w:left w:val="nil"/>
              <w:bottom w:val="nil"/>
              <w:right w:val="nil"/>
            </w:tcBorders>
          </w:tcPr>
          <w:p w14:paraId="449DF32E" w14:textId="77777777" w:rsidR="007015D6" w:rsidRDefault="00350D12">
            <w:pPr>
              <w:spacing w:after="0" w:line="259" w:lineRule="auto"/>
              <w:ind w:left="147" w:firstLine="0"/>
              <w:jc w:val="left"/>
            </w:pPr>
            <w:r>
              <w:t>-46.586</w:t>
            </w:r>
          </w:p>
        </w:tc>
        <w:tc>
          <w:tcPr>
            <w:tcW w:w="1121" w:type="dxa"/>
            <w:tcBorders>
              <w:top w:val="nil"/>
              <w:left w:val="nil"/>
              <w:bottom w:val="nil"/>
              <w:right w:val="nil"/>
            </w:tcBorders>
          </w:tcPr>
          <w:p w14:paraId="7A870C24" w14:textId="77777777" w:rsidR="007015D6" w:rsidRDefault="00350D12">
            <w:pPr>
              <w:spacing w:after="0" w:line="259" w:lineRule="auto"/>
              <w:ind w:left="284" w:firstLine="0"/>
              <w:jc w:val="center"/>
            </w:pPr>
            <w:r>
              <w:t>2.036</w:t>
            </w:r>
          </w:p>
        </w:tc>
        <w:tc>
          <w:tcPr>
            <w:tcW w:w="776" w:type="dxa"/>
            <w:tcBorders>
              <w:top w:val="nil"/>
              <w:left w:val="nil"/>
              <w:bottom w:val="nil"/>
              <w:right w:val="nil"/>
            </w:tcBorders>
          </w:tcPr>
          <w:p w14:paraId="29E9B884" w14:textId="77777777" w:rsidR="007015D6" w:rsidRDefault="00350D12">
            <w:pPr>
              <w:spacing w:after="0" w:line="259" w:lineRule="auto"/>
              <w:ind w:left="0" w:firstLine="0"/>
              <w:jc w:val="left"/>
            </w:pPr>
            <w:r>
              <w:t>-22.88</w:t>
            </w:r>
          </w:p>
        </w:tc>
        <w:tc>
          <w:tcPr>
            <w:tcW w:w="876" w:type="dxa"/>
            <w:tcBorders>
              <w:top w:val="nil"/>
              <w:left w:val="nil"/>
              <w:bottom w:val="nil"/>
              <w:right w:val="nil"/>
            </w:tcBorders>
          </w:tcPr>
          <w:p w14:paraId="0658681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89ED0F1" w14:textId="77777777" w:rsidR="007015D6" w:rsidRDefault="00350D12">
            <w:pPr>
              <w:spacing w:after="0" w:line="259" w:lineRule="auto"/>
              <w:ind w:left="0" w:firstLine="0"/>
              <w:jc w:val="left"/>
            </w:pPr>
            <w:r>
              <w:t>382.6</w:t>
            </w:r>
          </w:p>
        </w:tc>
        <w:tc>
          <w:tcPr>
            <w:tcW w:w="986" w:type="dxa"/>
            <w:tcBorders>
              <w:top w:val="nil"/>
              <w:left w:val="nil"/>
              <w:bottom w:val="nil"/>
              <w:right w:val="nil"/>
            </w:tcBorders>
          </w:tcPr>
          <w:p w14:paraId="4FC26E10" w14:textId="77777777" w:rsidR="007015D6" w:rsidRDefault="00350D12">
            <w:pPr>
              <w:spacing w:after="0" w:line="259" w:lineRule="auto"/>
              <w:ind w:left="0" w:firstLine="0"/>
              <w:jc w:val="left"/>
            </w:pPr>
            <w:r>
              <w:t>-50.5758</w:t>
            </w:r>
          </w:p>
        </w:tc>
        <w:tc>
          <w:tcPr>
            <w:tcW w:w="761" w:type="dxa"/>
            <w:tcBorders>
              <w:top w:val="nil"/>
              <w:left w:val="nil"/>
              <w:bottom w:val="nil"/>
              <w:right w:val="nil"/>
            </w:tcBorders>
          </w:tcPr>
          <w:p w14:paraId="710544B6" w14:textId="77777777" w:rsidR="007015D6" w:rsidRDefault="00350D12">
            <w:pPr>
              <w:spacing w:after="0" w:line="259" w:lineRule="auto"/>
              <w:ind w:left="0" w:firstLine="0"/>
              <w:jc w:val="left"/>
            </w:pPr>
            <w:r>
              <w:t>-42.596</w:t>
            </w:r>
          </w:p>
        </w:tc>
      </w:tr>
      <w:tr w:rsidR="007015D6" w14:paraId="1099464B" w14:textId="77777777">
        <w:trPr>
          <w:trHeight w:val="239"/>
        </w:trPr>
        <w:tc>
          <w:tcPr>
            <w:tcW w:w="1042" w:type="dxa"/>
            <w:tcBorders>
              <w:top w:val="nil"/>
              <w:left w:val="nil"/>
              <w:bottom w:val="nil"/>
              <w:right w:val="nil"/>
            </w:tcBorders>
          </w:tcPr>
          <w:p w14:paraId="4B6A1C18" w14:textId="77777777" w:rsidR="007015D6" w:rsidRDefault="00350D12">
            <w:pPr>
              <w:spacing w:after="0" w:line="259" w:lineRule="auto"/>
              <w:ind w:left="120" w:firstLine="0"/>
              <w:jc w:val="left"/>
            </w:pPr>
            <w:r>
              <w:rPr>
                <w:b/>
              </w:rPr>
              <w:t>P - Ca</w:t>
            </w:r>
          </w:p>
        </w:tc>
        <w:tc>
          <w:tcPr>
            <w:tcW w:w="1028" w:type="dxa"/>
            <w:tcBorders>
              <w:top w:val="nil"/>
              <w:left w:val="nil"/>
              <w:bottom w:val="nil"/>
              <w:right w:val="nil"/>
            </w:tcBorders>
          </w:tcPr>
          <w:p w14:paraId="40C49890" w14:textId="77777777" w:rsidR="007015D6" w:rsidRDefault="00350D12">
            <w:pPr>
              <w:spacing w:after="0" w:line="259" w:lineRule="auto"/>
              <w:ind w:left="192" w:firstLine="0"/>
              <w:jc w:val="center"/>
            </w:pPr>
            <w:r>
              <w:t>1.989</w:t>
            </w:r>
          </w:p>
        </w:tc>
        <w:tc>
          <w:tcPr>
            <w:tcW w:w="1121" w:type="dxa"/>
            <w:tcBorders>
              <w:top w:val="nil"/>
              <w:left w:val="nil"/>
              <w:bottom w:val="nil"/>
              <w:right w:val="nil"/>
            </w:tcBorders>
          </w:tcPr>
          <w:p w14:paraId="511DAFF7" w14:textId="77777777" w:rsidR="007015D6" w:rsidRDefault="00350D12">
            <w:pPr>
              <w:spacing w:after="0" w:line="259" w:lineRule="auto"/>
              <w:ind w:left="284" w:firstLine="0"/>
              <w:jc w:val="center"/>
            </w:pPr>
            <w:r>
              <w:t>0.160</w:t>
            </w:r>
          </w:p>
        </w:tc>
        <w:tc>
          <w:tcPr>
            <w:tcW w:w="776" w:type="dxa"/>
            <w:tcBorders>
              <w:top w:val="nil"/>
              <w:left w:val="nil"/>
              <w:bottom w:val="nil"/>
              <w:right w:val="nil"/>
            </w:tcBorders>
          </w:tcPr>
          <w:p w14:paraId="7AF486E5" w14:textId="77777777" w:rsidR="007015D6" w:rsidRDefault="00350D12">
            <w:pPr>
              <w:spacing w:after="0" w:line="259" w:lineRule="auto"/>
              <w:ind w:left="63" w:firstLine="0"/>
              <w:jc w:val="left"/>
            </w:pPr>
            <w:r>
              <w:t>12.42</w:t>
            </w:r>
          </w:p>
        </w:tc>
        <w:tc>
          <w:tcPr>
            <w:tcW w:w="876" w:type="dxa"/>
            <w:tcBorders>
              <w:top w:val="nil"/>
              <w:left w:val="nil"/>
              <w:bottom w:val="nil"/>
              <w:right w:val="nil"/>
            </w:tcBorders>
          </w:tcPr>
          <w:p w14:paraId="11E7FC2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0BC1FCEE" w14:textId="77777777" w:rsidR="007015D6" w:rsidRDefault="00350D12">
            <w:pPr>
              <w:spacing w:after="0" w:line="259" w:lineRule="auto"/>
              <w:ind w:left="0" w:firstLine="0"/>
              <w:jc w:val="left"/>
            </w:pPr>
            <w:r>
              <w:t>115.2</w:t>
            </w:r>
          </w:p>
        </w:tc>
        <w:tc>
          <w:tcPr>
            <w:tcW w:w="986" w:type="dxa"/>
            <w:tcBorders>
              <w:top w:val="nil"/>
              <w:left w:val="nil"/>
              <w:bottom w:val="nil"/>
              <w:right w:val="nil"/>
            </w:tcBorders>
          </w:tcPr>
          <w:p w14:paraId="2C10DAE1" w14:textId="77777777" w:rsidR="007015D6" w:rsidRDefault="00350D12">
            <w:pPr>
              <w:spacing w:after="0" w:line="259" w:lineRule="auto"/>
              <w:ind w:left="168" w:firstLine="0"/>
              <w:jc w:val="left"/>
            </w:pPr>
            <w:r>
              <w:t>1.6752</w:t>
            </w:r>
          </w:p>
        </w:tc>
        <w:tc>
          <w:tcPr>
            <w:tcW w:w="761" w:type="dxa"/>
            <w:tcBorders>
              <w:top w:val="nil"/>
              <w:left w:val="nil"/>
              <w:bottom w:val="nil"/>
              <w:right w:val="nil"/>
            </w:tcBorders>
          </w:tcPr>
          <w:p w14:paraId="1DA9A7DB" w14:textId="77777777" w:rsidR="007015D6" w:rsidRDefault="00350D12">
            <w:pPr>
              <w:spacing w:after="0" w:line="259" w:lineRule="auto"/>
              <w:ind w:left="168" w:firstLine="0"/>
              <w:jc w:val="left"/>
            </w:pPr>
            <w:r>
              <w:t>2.303</w:t>
            </w:r>
          </w:p>
        </w:tc>
      </w:tr>
      <w:tr w:rsidR="007015D6" w14:paraId="6F935A44" w14:textId="77777777">
        <w:trPr>
          <w:trHeight w:val="239"/>
        </w:trPr>
        <w:tc>
          <w:tcPr>
            <w:tcW w:w="1042" w:type="dxa"/>
            <w:tcBorders>
              <w:top w:val="nil"/>
              <w:left w:val="nil"/>
              <w:bottom w:val="nil"/>
              <w:right w:val="nil"/>
            </w:tcBorders>
          </w:tcPr>
          <w:p w14:paraId="632A5488" w14:textId="77777777" w:rsidR="007015D6" w:rsidRDefault="00350D12">
            <w:pPr>
              <w:spacing w:after="0" w:line="259" w:lineRule="auto"/>
              <w:ind w:left="120" w:firstLine="0"/>
              <w:jc w:val="left"/>
            </w:pPr>
            <w:r>
              <w:rPr>
                <w:b/>
              </w:rPr>
              <w:t>S - Na</w:t>
            </w:r>
          </w:p>
        </w:tc>
        <w:tc>
          <w:tcPr>
            <w:tcW w:w="1028" w:type="dxa"/>
            <w:tcBorders>
              <w:top w:val="nil"/>
              <w:left w:val="nil"/>
              <w:bottom w:val="nil"/>
              <w:right w:val="nil"/>
            </w:tcBorders>
          </w:tcPr>
          <w:p w14:paraId="69F9C277" w14:textId="77777777" w:rsidR="007015D6" w:rsidRDefault="00350D12">
            <w:pPr>
              <w:spacing w:after="0" w:line="259" w:lineRule="auto"/>
              <w:ind w:left="128" w:firstLine="0"/>
              <w:jc w:val="center"/>
            </w:pPr>
            <w:r>
              <w:t>-9.340</w:t>
            </w:r>
          </w:p>
        </w:tc>
        <w:tc>
          <w:tcPr>
            <w:tcW w:w="1121" w:type="dxa"/>
            <w:tcBorders>
              <w:top w:val="nil"/>
              <w:left w:val="nil"/>
              <w:bottom w:val="nil"/>
              <w:right w:val="nil"/>
            </w:tcBorders>
          </w:tcPr>
          <w:p w14:paraId="2DA64000" w14:textId="77777777" w:rsidR="007015D6" w:rsidRDefault="00350D12">
            <w:pPr>
              <w:spacing w:after="0" w:line="259" w:lineRule="auto"/>
              <w:ind w:left="284" w:firstLine="0"/>
              <w:jc w:val="center"/>
            </w:pPr>
            <w:r>
              <w:t>0.712</w:t>
            </w:r>
          </w:p>
        </w:tc>
        <w:tc>
          <w:tcPr>
            <w:tcW w:w="776" w:type="dxa"/>
            <w:tcBorders>
              <w:top w:val="nil"/>
              <w:left w:val="nil"/>
              <w:bottom w:val="nil"/>
              <w:right w:val="nil"/>
            </w:tcBorders>
          </w:tcPr>
          <w:p w14:paraId="5DF201A3" w14:textId="77777777" w:rsidR="007015D6" w:rsidRDefault="00350D12">
            <w:pPr>
              <w:spacing w:after="0" w:line="259" w:lineRule="auto"/>
              <w:ind w:left="0" w:firstLine="0"/>
              <w:jc w:val="left"/>
            </w:pPr>
            <w:r>
              <w:t>-13.12</w:t>
            </w:r>
          </w:p>
        </w:tc>
        <w:tc>
          <w:tcPr>
            <w:tcW w:w="876" w:type="dxa"/>
            <w:tcBorders>
              <w:top w:val="nil"/>
              <w:left w:val="nil"/>
              <w:bottom w:val="nil"/>
              <w:right w:val="nil"/>
            </w:tcBorders>
          </w:tcPr>
          <w:p w14:paraId="2835A88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D8FF700" w14:textId="77777777" w:rsidR="007015D6" w:rsidRDefault="00350D12">
            <w:pPr>
              <w:spacing w:after="0" w:line="259" w:lineRule="auto"/>
              <w:ind w:left="0" w:firstLine="0"/>
              <w:jc w:val="left"/>
            </w:pPr>
            <w:r>
              <w:t>128.1</w:t>
            </w:r>
          </w:p>
        </w:tc>
        <w:tc>
          <w:tcPr>
            <w:tcW w:w="986" w:type="dxa"/>
            <w:tcBorders>
              <w:top w:val="nil"/>
              <w:left w:val="nil"/>
              <w:bottom w:val="nil"/>
              <w:right w:val="nil"/>
            </w:tcBorders>
          </w:tcPr>
          <w:p w14:paraId="0703834F" w14:textId="77777777" w:rsidR="007015D6" w:rsidRDefault="00350D12">
            <w:pPr>
              <w:spacing w:after="0" w:line="259" w:lineRule="auto"/>
              <w:ind w:left="0" w:firstLine="0"/>
              <w:jc w:val="left"/>
            </w:pPr>
            <w:r>
              <w:t>-10.7355</w:t>
            </w:r>
          </w:p>
        </w:tc>
        <w:tc>
          <w:tcPr>
            <w:tcW w:w="761" w:type="dxa"/>
            <w:tcBorders>
              <w:top w:val="nil"/>
              <w:left w:val="nil"/>
              <w:bottom w:val="nil"/>
              <w:right w:val="nil"/>
            </w:tcBorders>
          </w:tcPr>
          <w:p w14:paraId="2CD12C0B" w14:textId="77777777" w:rsidR="007015D6" w:rsidRDefault="00350D12">
            <w:pPr>
              <w:spacing w:after="0" w:line="259" w:lineRule="auto"/>
              <w:ind w:left="105" w:firstLine="0"/>
              <w:jc w:val="left"/>
            </w:pPr>
            <w:r>
              <w:t>-7.944</w:t>
            </w:r>
          </w:p>
        </w:tc>
      </w:tr>
      <w:tr w:rsidR="007015D6" w14:paraId="3B769D4F" w14:textId="77777777">
        <w:trPr>
          <w:trHeight w:val="239"/>
        </w:trPr>
        <w:tc>
          <w:tcPr>
            <w:tcW w:w="1042" w:type="dxa"/>
            <w:tcBorders>
              <w:top w:val="nil"/>
              <w:left w:val="nil"/>
              <w:bottom w:val="nil"/>
              <w:right w:val="nil"/>
            </w:tcBorders>
          </w:tcPr>
          <w:p w14:paraId="02FACC5B" w14:textId="77777777" w:rsidR="007015D6" w:rsidRDefault="00350D12">
            <w:pPr>
              <w:spacing w:after="0" w:line="259" w:lineRule="auto"/>
              <w:ind w:left="120" w:firstLine="0"/>
              <w:jc w:val="left"/>
            </w:pPr>
            <w:r>
              <w:rPr>
                <w:b/>
              </w:rPr>
              <w:t>S - Mg</w:t>
            </w:r>
          </w:p>
        </w:tc>
        <w:tc>
          <w:tcPr>
            <w:tcW w:w="1028" w:type="dxa"/>
            <w:tcBorders>
              <w:top w:val="nil"/>
              <w:left w:val="nil"/>
              <w:bottom w:val="nil"/>
              <w:right w:val="nil"/>
            </w:tcBorders>
          </w:tcPr>
          <w:p w14:paraId="6A7E7707" w14:textId="77777777" w:rsidR="007015D6" w:rsidRDefault="00350D12">
            <w:pPr>
              <w:spacing w:after="0" w:line="259" w:lineRule="auto"/>
              <w:ind w:left="128" w:firstLine="0"/>
              <w:jc w:val="center"/>
            </w:pPr>
            <w:r>
              <w:t>-3.027</w:t>
            </w:r>
          </w:p>
        </w:tc>
        <w:tc>
          <w:tcPr>
            <w:tcW w:w="1121" w:type="dxa"/>
            <w:tcBorders>
              <w:top w:val="nil"/>
              <w:left w:val="nil"/>
              <w:bottom w:val="nil"/>
              <w:right w:val="nil"/>
            </w:tcBorders>
          </w:tcPr>
          <w:p w14:paraId="10A93BB0" w14:textId="77777777" w:rsidR="007015D6" w:rsidRDefault="00350D12">
            <w:pPr>
              <w:spacing w:after="0" w:line="259" w:lineRule="auto"/>
              <w:ind w:left="284" w:firstLine="0"/>
              <w:jc w:val="center"/>
            </w:pPr>
            <w:r>
              <w:t>0.276</w:t>
            </w:r>
          </w:p>
        </w:tc>
        <w:tc>
          <w:tcPr>
            <w:tcW w:w="776" w:type="dxa"/>
            <w:tcBorders>
              <w:top w:val="nil"/>
              <w:left w:val="nil"/>
              <w:bottom w:val="nil"/>
              <w:right w:val="nil"/>
            </w:tcBorders>
          </w:tcPr>
          <w:p w14:paraId="476387E2" w14:textId="77777777" w:rsidR="007015D6" w:rsidRDefault="00350D12">
            <w:pPr>
              <w:spacing w:after="0" w:line="259" w:lineRule="auto"/>
              <w:ind w:left="0" w:firstLine="0"/>
              <w:jc w:val="left"/>
            </w:pPr>
            <w:r>
              <w:t>-10.97</w:t>
            </w:r>
          </w:p>
        </w:tc>
        <w:tc>
          <w:tcPr>
            <w:tcW w:w="876" w:type="dxa"/>
            <w:tcBorders>
              <w:top w:val="nil"/>
              <w:left w:val="nil"/>
              <w:bottom w:val="nil"/>
              <w:right w:val="nil"/>
            </w:tcBorders>
          </w:tcPr>
          <w:p w14:paraId="5060C4B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B68661F" w14:textId="77777777" w:rsidR="007015D6" w:rsidRDefault="00350D12">
            <w:pPr>
              <w:spacing w:after="0" w:line="259" w:lineRule="auto"/>
              <w:ind w:left="105" w:firstLine="0"/>
              <w:jc w:val="left"/>
            </w:pPr>
            <w:r>
              <w:t>90.7</w:t>
            </w:r>
          </w:p>
        </w:tc>
        <w:tc>
          <w:tcPr>
            <w:tcW w:w="986" w:type="dxa"/>
            <w:tcBorders>
              <w:top w:val="nil"/>
              <w:left w:val="nil"/>
              <w:bottom w:val="nil"/>
              <w:right w:val="nil"/>
            </w:tcBorders>
          </w:tcPr>
          <w:p w14:paraId="5F227679" w14:textId="77777777" w:rsidR="007015D6" w:rsidRDefault="00350D12">
            <w:pPr>
              <w:spacing w:after="0" w:line="259" w:lineRule="auto"/>
              <w:ind w:left="105" w:firstLine="0"/>
              <w:jc w:val="left"/>
            </w:pPr>
            <w:r>
              <w:t>-3.5672</w:t>
            </w:r>
          </w:p>
        </w:tc>
        <w:tc>
          <w:tcPr>
            <w:tcW w:w="761" w:type="dxa"/>
            <w:tcBorders>
              <w:top w:val="nil"/>
              <w:left w:val="nil"/>
              <w:bottom w:val="nil"/>
              <w:right w:val="nil"/>
            </w:tcBorders>
          </w:tcPr>
          <w:p w14:paraId="4827D72C" w14:textId="77777777" w:rsidR="007015D6" w:rsidRDefault="00350D12">
            <w:pPr>
              <w:spacing w:after="0" w:line="259" w:lineRule="auto"/>
              <w:ind w:left="105" w:firstLine="0"/>
              <w:jc w:val="left"/>
            </w:pPr>
            <w:r>
              <w:t>-2.486</w:t>
            </w:r>
          </w:p>
        </w:tc>
      </w:tr>
      <w:tr w:rsidR="007015D6" w14:paraId="6480A3AE" w14:textId="77777777">
        <w:trPr>
          <w:trHeight w:val="239"/>
        </w:trPr>
        <w:tc>
          <w:tcPr>
            <w:tcW w:w="1042" w:type="dxa"/>
            <w:tcBorders>
              <w:top w:val="nil"/>
              <w:left w:val="nil"/>
              <w:bottom w:val="nil"/>
              <w:right w:val="nil"/>
            </w:tcBorders>
          </w:tcPr>
          <w:p w14:paraId="507DAFDF" w14:textId="77777777" w:rsidR="007015D6" w:rsidRDefault="00350D12">
            <w:pPr>
              <w:spacing w:after="0" w:line="259" w:lineRule="auto"/>
              <w:ind w:left="120" w:firstLine="0"/>
              <w:jc w:val="left"/>
            </w:pPr>
            <w:r>
              <w:rPr>
                <w:b/>
              </w:rPr>
              <w:t>S - K</w:t>
            </w:r>
          </w:p>
        </w:tc>
        <w:tc>
          <w:tcPr>
            <w:tcW w:w="1028" w:type="dxa"/>
            <w:tcBorders>
              <w:top w:val="nil"/>
              <w:left w:val="nil"/>
              <w:bottom w:val="nil"/>
              <w:right w:val="nil"/>
            </w:tcBorders>
          </w:tcPr>
          <w:p w14:paraId="00D0E57E" w14:textId="77777777" w:rsidR="007015D6" w:rsidRDefault="00350D12">
            <w:pPr>
              <w:spacing w:after="0" w:line="259" w:lineRule="auto"/>
              <w:ind w:left="147" w:firstLine="0"/>
              <w:jc w:val="left"/>
            </w:pPr>
            <w:r>
              <w:t>-46.977</w:t>
            </w:r>
          </w:p>
        </w:tc>
        <w:tc>
          <w:tcPr>
            <w:tcW w:w="1121" w:type="dxa"/>
            <w:tcBorders>
              <w:top w:val="nil"/>
              <w:left w:val="nil"/>
              <w:bottom w:val="nil"/>
              <w:right w:val="nil"/>
            </w:tcBorders>
          </w:tcPr>
          <w:p w14:paraId="6900C054" w14:textId="77777777" w:rsidR="007015D6" w:rsidRDefault="00350D12">
            <w:pPr>
              <w:spacing w:after="0" w:line="259" w:lineRule="auto"/>
              <w:ind w:left="284" w:firstLine="0"/>
              <w:jc w:val="center"/>
            </w:pPr>
            <w:r>
              <w:t>2.035</w:t>
            </w:r>
          </w:p>
        </w:tc>
        <w:tc>
          <w:tcPr>
            <w:tcW w:w="776" w:type="dxa"/>
            <w:tcBorders>
              <w:top w:val="nil"/>
              <w:left w:val="nil"/>
              <w:bottom w:val="nil"/>
              <w:right w:val="nil"/>
            </w:tcBorders>
          </w:tcPr>
          <w:p w14:paraId="5CDF4123" w14:textId="77777777" w:rsidR="007015D6" w:rsidRDefault="00350D12">
            <w:pPr>
              <w:spacing w:after="0" w:line="259" w:lineRule="auto"/>
              <w:ind w:left="0" w:firstLine="0"/>
              <w:jc w:val="left"/>
            </w:pPr>
            <w:r>
              <w:t>-23.09</w:t>
            </w:r>
          </w:p>
        </w:tc>
        <w:tc>
          <w:tcPr>
            <w:tcW w:w="876" w:type="dxa"/>
            <w:tcBorders>
              <w:top w:val="nil"/>
              <w:left w:val="nil"/>
              <w:bottom w:val="nil"/>
              <w:right w:val="nil"/>
            </w:tcBorders>
          </w:tcPr>
          <w:p w14:paraId="7BD2D33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61FE270B" w14:textId="77777777" w:rsidR="007015D6" w:rsidRDefault="00350D12">
            <w:pPr>
              <w:spacing w:after="0" w:line="259" w:lineRule="auto"/>
              <w:ind w:left="0" w:firstLine="0"/>
              <w:jc w:val="left"/>
            </w:pPr>
            <w:r>
              <w:t>389.4</w:t>
            </w:r>
          </w:p>
        </w:tc>
        <w:tc>
          <w:tcPr>
            <w:tcW w:w="986" w:type="dxa"/>
            <w:tcBorders>
              <w:top w:val="nil"/>
              <w:left w:val="nil"/>
              <w:bottom w:val="nil"/>
              <w:right w:val="nil"/>
            </w:tcBorders>
          </w:tcPr>
          <w:p w14:paraId="6E2CBC37" w14:textId="77777777" w:rsidR="007015D6" w:rsidRDefault="00350D12">
            <w:pPr>
              <w:spacing w:after="0" w:line="259" w:lineRule="auto"/>
              <w:ind w:left="0" w:firstLine="0"/>
              <w:jc w:val="left"/>
            </w:pPr>
            <w:r>
              <w:t>-50.9646</w:t>
            </w:r>
          </w:p>
        </w:tc>
        <w:tc>
          <w:tcPr>
            <w:tcW w:w="761" w:type="dxa"/>
            <w:tcBorders>
              <w:top w:val="nil"/>
              <w:left w:val="nil"/>
              <w:bottom w:val="nil"/>
              <w:right w:val="nil"/>
            </w:tcBorders>
          </w:tcPr>
          <w:p w14:paraId="453D8769" w14:textId="77777777" w:rsidR="007015D6" w:rsidRDefault="00350D12">
            <w:pPr>
              <w:spacing w:after="0" w:line="259" w:lineRule="auto"/>
              <w:ind w:left="0" w:firstLine="0"/>
              <w:jc w:val="left"/>
            </w:pPr>
            <w:r>
              <w:t>-42.989</w:t>
            </w:r>
          </w:p>
        </w:tc>
      </w:tr>
      <w:tr w:rsidR="007015D6" w14:paraId="5D85BABA" w14:textId="77777777">
        <w:trPr>
          <w:trHeight w:val="239"/>
        </w:trPr>
        <w:tc>
          <w:tcPr>
            <w:tcW w:w="1042" w:type="dxa"/>
            <w:tcBorders>
              <w:top w:val="nil"/>
              <w:left w:val="nil"/>
              <w:bottom w:val="nil"/>
              <w:right w:val="nil"/>
            </w:tcBorders>
          </w:tcPr>
          <w:p w14:paraId="36143090" w14:textId="77777777" w:rsidR="007015D6" w:rsidRDefault="00350D12">
            <w:pPr>
              <w:spacing w:after="0" w:line="259" w:lineRule="auto"/>
              <w:ind w:left="120" w:firstLine="0"/>
              <w:jc w:val="left"/>
            </w:pPr>
            <w:r>
              <w:rPr>
                <w:b/>
              </w:rPr>
              <w:t>S - Ca</w:t>
            </w:r>
          </w:p>
        </w:tc>
        <w:tc>
          <w:tcPr>
            <w:tcW w:w="1028" w:type="dxa"/>
            <w:tcBorders>
              <w:top w:val="nil"/>
              <w:left w:val="nil"/>
              <w:bottom w:val="nil"/>
              <w:right w:val="nil"/>
            </w:tcBorders>
          </w:tcPr>
          <w:p w14:paraId="3F97E2CC" w14:textId="77777777" w:rsidR="007015D6" w:rsidRDefault="00350D12">
            <w:pPr>
              <w:spacing w:after="0" w:line="259" w:lineRule="auto"/>
              <w:ind w:left="192" w:firstLine="0"/>
              <w:jc w:val="center"/>
            </w:pPr>
            <w:r>
              <w:t>1.598</w:t>
            </w:r>
          </w:p>
        </w:tc>
        <w:tc>
          <w:tcPr>
            <w:tcW w:w="1121" w:type="dxa"/>
            <w:tcBorders>
              <w:top w:val="nil"/>
              <w:left w:val="nil"/>
              <w:bottom w:val="nil"/>
              <w:right w:val="nil"/>
            </w:tcBorders>
          </w:tcPr>
          <w:p w14:paraId="40E487D2" w14:textId="77777777" w:rsidR="007015D6" w:rsidRDefault="00350D12">
            <w:pPr>
              <w:spacing w:after="0" w:line="259" w:lineRule="auto"/>
              <w:ind w:left="284" w:firstLine="0"/>
              <w:jc w:val="center"/>
            </w:pPr>
            <w:r>
              <w:t>0.146</w:t>
            </w:r>
          </w:p>
        </w:tc>
        <w:tc>
          <w:tcPr>
            <w:tcW w:w="776" w:type="dxa"/>
            <w:tcBorders>
              <w:top w:val="nil"/>
              <w:left w:val="nil"/>
              <w:bottom w:val="nil"/>
              <w:right w:val="nil"/>
            </w:tcBorders>
          </w:tcPr>
          <w:p w14:paraId="1A3B69B8" w14:textId="77777777" w:rsidR="007015D6" w:rsidRDefault="00350D12">
            <w:pPr>
              <w:spacing w:after="0" w:line="259" w:lineRule="auto"/>
              <w:ind w:left="63" w:firstLine="0"/>
              <w:jc w:val="left"/>
            </w:pPr>
            <w:r>
              <w:t>10.92</w:t>
            </w:r>
          </w:p>
        </w:tc>
        <w:tc>
          <w:tcPr>
            <w:tcW w:w="876" w:type="dxa"/>
            <w:tcBorders>
              <w:top w:val="nil"/>
              <w:left w:val="nil"/>
              <w:bottom w:val="nil"/>
              <w:right w:val="nil"/>
            </w:tcBorders>
          </w:tcPr>
          <w:p w14:paraId="745376EE"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4106866A" w14:textId="77777777" w:rsidR="007015D6" w:rsidRDefault="00350D12">
            <w:pPr>
              <w:spacing w:after="0" w:line="259" w:lineRule="auto"/>
              <w:ind w:left="105" w:firstLine="0"/>
              <w:jc w:val="left"/>
            </w:pPr>
            <w:r>
              <w:t>89.8</w:t>
            </w:r>
          </w:p>
        </w:tc>
        <w:tc>
          <w:tcPr>
            <w:tcW w:w="986" w:type="dxa"/>
            <w:tcBorders>
              <w:top w:val="nil"/>
              <w:left w:val="nil"/>
              <w:bottom w:val="nil"/>
              <w:right w:val="nil"/>
            </w:tcBorders>
          </w:tcPr>
          <w:p w14:paraId="325F7763" w14:textId="77777777" w:rsidR="007015D6" w:rsidRDefault="00350D12">
            <w:pPr>
              <w:spacing w:after="0" w:line="259" w:lineRule="auto"/>
              <w:ind w:left="168" w:firstLine="0"/>
              <w:jc w:val="left"/>
            </w:pPr>
            <w:r>
              <w:t>1.3114</w:t>
            </w:r>
          </w:p>
        </w:tc>
        <w:tc>
          <w:tcPr>
            <w:tcW w:w="761" w:type="dxa"/>
            <w:tcBorders>
              <w:top w:val="nil"/>
              <w:left w:val="nil"/>
              <w:bottom w:val="nil"/>
              <w:right w:val="nil"/>
            </w:tcBorders>
          </w:tcPr>
          <w:p w14:paraId="1373D381" w14:textId="77777777" w:rsidR="007015D6" w:rsidRDefault="00350D12">
            <w:pPr>
              <w:spacing w:after="0" w:line="259" w:lineRule="auto"/>
              <w:ind w:left="168" w:firstLine="0"/>
              <w:jc w:val="left"/>
            </w:pPr>
            <w:r>
              <w:t>1.885</w:t>
            </w:r>
          </w:p>
        </w:tc>
      </w:tr>
      <w:tr w:rsidR="007015D6" w14:paraId="2F7A058E" w14:textId="77777777">
        <w:trPr>
          <w:trHeight w:val="239"/>
        </w:trPr>
        <w:tc>
          <w:tcPr>
            <w:tcW w:w="1042" w:type="dxa"/>
            <w:tcBorders>
              <w:top w:val="nil"/>
              <w:left w:val="nil"/>
              <w:bottom w:val="nil"/>
              <w:right w:val="nil"/>
            </w:tcBorders>
          </w:tcPr>
          <w:p w14:paraId="6E595A9E" w14:textId="77777777" w:rsidR="007015D6" w:rsidRDefault="00350D12">
            <w:pPr>
              <w:spacing w:after="0" w:line="259" w:lineRule="auto"/>
              <w:ind w:left="120" w:firstLine="0"/>
              <w:jc w:val="left"/>
            </w:pPr>
            <w:r>
              <w:rPr>
                <w:b/>
              </w:rPr>
              <w:t>Na - Mg</w:t>
            </w:r>
          </w:p>
        </w:tc>
        <w:tc>
          <w:tcPr>
            <w:tcW w:w="1028" w:type="dxa"/>
            <w:tcBorders>
              <w:top w:val="nil"/>
              <w:left w:val="nil"/>
              <w:bottom w:val="nil"/>
              <w:right w:val="nil"/>
            </w:tcBorders>
          </w:tcPr>
          <w:p w14:paraId="74F6528F" w14:textId="77777777" w:rsidR="007015D6" w:rsidRDefault="00350D12">
            <w:pPr>
              <w:spacing w:after="0" w:line="259" w:lineRule="auto"/>
              <w:ind w:left="192" w:firstLine="0"/>
              <w:jc w:val="center"/>
            </w:pPr>
            <w:r>
              <w:t>6.313</w:t>
            </w:r>
          </w:p>
        </w:tc>
        <w:tc>
          <w:tcPr>
            <w:tcW w:w="1121" w:type="dxa"/>
            <w:tcBorders>
              <w:top w:val="nil"/>
              <w:left w:val="nil"/>
              <w:bottom w:val="nil"/>
              <w:right w:val="nil"/>
            </w:tcBorders>
          </w:tcPr>
          <w:p w14:paraId="28CA3F32" w14:textId="77777777" w:rsidR="007015D6" w:rsidRDefault="00350D12">
            <w:pPr>
              <w:spacing w:after="0" w:line="259" w:lineRule="auto"/>
              <w:ind w:left="284" w:firstLine="0"/>
              <w:jc w:val="center"/>
            </w:pPr>
            <w:r>
              <w:t>0.742</w:t>
            </w:r>
          </w:p>
        </w:tc>
        <w:tc>
          <w:tcPr>
            <w:tcW w:w="776" w:type="dxa"/>
            <w:tcBorders>
              <w:top w:val="nil"/>
              <w:left w:val="nil"/>
              <w:bottom w:val="nil"/>
              <w:right w:val="nil"/>
            </w:tcBorders>
          </w:tcPr>
          <w:p w14:paraId="71E735C1" w14:textId="77777777" w:rsidR="007015D6" w:rsidRDefault="00350D12">
            <w:pPr>
              <w:spacing w:after="0" w:line="259" w:lineRule="auto"/>
              <w:ind w:left="168" w:firstLine="0"/>
              <w:jc w:val="left"/>
            </w:pPr>
            <w:r>
              <w:t>8.51</w:t>
            </w:r>
          </w:p>
        </w:tc>
        <w:tc>
          <w:tcPr>
            <w:tcW w:w="876" w:type="dxa"/>
            <w:tcBorders>
              <w:top w:val="nil"/>
              <w:left w:val="nil"/>
              <w:bottom w:val="nil"/>
              <w:right w:val="nil"/>
            </w:tcBorders>
          </w:tcPr>
          <w:p w14:paraId="4E063016"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E6FA950" w14:textId="77777777" w:rsidR="007015D6" w:rsidRDefault="00350D12">
            <w:pPr>
              <w:spacing w:after="0" w:line="259" w:lineRule="auto"/>
              <w:ind w:left="105" w:firstLine="0"/>
              <w:jc w:val="left"/>
            </w:pPr>
            <w:r>
              <w:t>55.6</w:t>
            </w:r>
          </w:p>
        </w:tc>
        <w:tc>
          <w:tcPr>
            <w:tcW w:w="986" w:type="dxa"/>
            <w:tcBorders>
              <w:top w:val="nil"/>
              <w:left w:val="nil"/>
              <w:bottom w:val="nil"/>
              <w:right w:val="nil"/>
            </w:tcBorders>
          </w:tcPr>
          <w:p w14:paraId="7CBF3C6C" w14:textId="77777777" w:rsidR="007015D6" w:rsidRDefault="00350D12">
            <w:pPr>
              <w:spacing w:after="0" w:line="259" w:lineRule="auto"/>
              <w:ind w:left="168" w:firstLine="0"/>
              <w:jc w:val="left"/>
            </w:pPr>
            <w:r>
              <w:t>4.8588</w:t>
            </w:r>
          </w:p>
        </w:tc>
        <w:tc>
          <w:tcPr>
            <w:tcW w:w="761" w:type="dxa"/>
            <w:tcBorders>
              <w:top w:val="nil"/>
              <w:left w:val="nil"/>
              <w:bottom w:val="nil"/>
              <w:right w:val="nil"/>
            </w:tcBorders>
          </w:tcPr>
          <w:p w14:paraId="4F7DFDAF" w14:textId="77777777" w:rsidR="007015D6" w:rsidRDefault="00350D12">
            <w:pPr>
              <w:spacing w:after="0" w:line="259" w:lineRule="auto"/>
              <w:ind w:left="168" w:firstLine="0"/>
              <w:jc w:val="left"/>
            </w:pPr>
            <w:r>
              <w:t>7.768</w:t>
            </w:r>
          </w:p>
        </w:tc>
      </w:tr>
      <w:tr w:rsidR="007015D6" w14:paraId="1E6FB697" w14:textId="77777777">
        <w:trPr>
          <w:trHeight w:val="239"/>
        </w:trPr>
        <w:tc>
          <w:tcPr>
            <w:tcW w:w="1042" w:type="dxa"/>
            <w:tcBorders>
              <w:top w:val="nil"/>
              <w:left w:val="nil"/>
              <w:bottom w:val="nil"/>
              <w:right w:val="nil"/>
            </w:tcBorders>
          </w:tcPr>
          <w:p w14:paraId="7733F066" w14:textId="77777777" w:rsidR="007015D6" w:rsidRDefault="00350D12">
            <w:pPr>
              <w:spacing w:after="0" w:line="259" w:lineRule="auto"/>
              <w:ind w:left="120" w:firstLine="0"/>
              <w:jc w:val="left"/>
            </w:pPr>
            <w:r>
              <w:rPr>
                <w:b/>
              </w:rPr>
              <w:t>Na - K</w:t>
            </w:r>
          </w:p>
        </w:tc>
        <w:tc>
          <w:tcPr>
            <w:tcW w:w="1028" w:type="dxa"/>
            <w:tcBorders>
              <w:top w:val="nil"/>
              <w:left w:val="nil"/>
              <w:bottom w:val="nil"/>
              <w:right w:val="nil"/>
            </w:tcBorders>
          </w:tcPr>
          <w:p w14:paraId="1E9A74C3" w14:textId="77777777" w:rsidR="007015D6" w:rsidRDefault="00350D12">
            <w:pPr>
              <w:spacing w:after="0" w:line="259" w:lineRule="auto"/>
              <w:ind w:left="147" w:firstLine="0"/>
              <w:jc w:val="left"/>
            </w:pPr>
            <w:r>
              <w:t>-37.637</w:t>
            </w:r>
          </w:p>
        </w:tc>
        <w:tc>
          <w:tcPr>
            <w:tcW w:w="1121" w:type="dxa"/>
            <w:tcBorders>
              <w:top w:val="nil"/>
              <w:left w:val="nil"/>
              <w:bottom w:val="nil"/>
              <w:right w:val="nil"/>
            </w:tcBorders>
          </w:tcPr>
          <w:p w14:paraId="267E327C" w14:textId="77777777" w:rsidR="007015D6" w:rsidRDefault="00350D12">
            <w:pPr>
              <w:spacing w:after="0" w:line="259" w:lineRule="auto"/>
              <w:ind w:left="284" w:firstLine="0"/>
              <w:jc w:val="center"/>
            </w:pPr>
            <w:r>
              <w:t>2.148</w:t>
            </w:r>
          </w:p>
        </w:tc>
        <w:tc>
          <w:tcPr>
            <w:tcW w:w="776" w:type="dxa"/>
            <w:tcBorders>
              <w:top w:val="nil"/>
              <w:left w:val="nil"/>
              <w:bottom w:val="nil"/>
              <w:right w:val="nil"/>
            </w:tcBorders>
          </w:tcPr>
          <w:p w14:paraId="52638A20" w14:textId="77777777" w:rsidR="007015D6" w:rsidRDefault="00350D12">
            <w:pPr>
              <w:spacing w:after="0" w:line="259" w:lineRule="auto"/>
              <w:ind w:left="0" w:firstLine="0"/>
              <w:jc w:val="left"/>
            </w:pPr>
            <w:r>
              <w:t>-17.52</w:t>
            </w:r>
          </w:p>
        </w:tc>
        <w:tc>
          <w:tcPr>
            <w:tcW w:w="876" w:type="dxa"/>
            <w:tcBorders>
              <w:top w:val="nil"/>
              <w:left w:val="nil"/>
              <w:bottom w:val="nil"/>
              <w:right w:val="nil"/>
            </w:tcBorders>
          </w:tcPr>
          <w:p w14:paraId="4FB6C79D"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3214B1A5" w14:textId="77777777" w:rsidR="007015D6" w:rsidRDefault="00350D12">
            <w:pPr>
              <w:spacing w:after="0" w:line="259" w:lineRule="auto"/>
              <w:ind w:left="0" w:firstLine="0"/>
              <w:jc w:val="left"/>
            </w:pPr>
            <w:r>
              <w:t>225.9</w:t>
            </w:r>
          </w:p>
        </w:tc>
        <w:tc>
          <w:tcPr>
            <w:tcW w:w="986" w:type="dxa"/>
            <w:tcBorders>
              <w:top w:val="nil"/>
              <w:left w:val="nil"/>
              <w:bottom w:val="nil"/>
              <w:right w:val="nil"/>
            </w:tcBorders>
          </w:tcPr>
          <w:p w14:paraId="5EEFD816" w14:textId="77777777" w:rsidR="007015D6" w:rsidRDefault="00350D12">
            <w:pPr>
              <w:spacing w:after="0" w:line="259" w:lineRule="auto"/>
              <w:ind w:left="0" w:firstLine="0"/>
              <w:jc w:val="left"/>
            </w:pPr>
            <w:r>
              <w:t>-41.8471</w:t>
            </w:r>
          </w:p>
        </w:tc>
        <w:tc>
          <w:tcPr>
            <w:tcW w:w="761" w:type="dxa"/>
            <w:tcBorders>
              <w:top w:val="nil"/>
              <w:left w:val="nil"/>
              <w:bottom w:val="nil"/>
              <w:right w:val="nil"/>
            </w:tcBorders>
          </w:tcPr>
          <w:p w14:paraId="3241B955" w14:textId="77777777" w:rsidR="007015D6" w:rsidRDefault="00350D12">
            <w:pPr>
              <w:spacing w:after="0" w:line="259" w:lineRule="auto"/>
              <w:ind w:left="0" w:firstLine="0"/>
              <w:jc w:val="left"/>
            </w:pPr>
            <w:r>
              <w:t>-33.426</w:t>
            </w:r>
          </w:p>
        </w:tc>
      </w:tr>
      <w:tr w:rsidR="007015D6" w14:paraId="6E72CF87" w14:textId="77777777">
        <w:trPr>
          <w:trHeight w:val="239"/>
        </w:trPr>
        <w:tc>
          <w:tcPr>
            <w:tcW w:w="1042" w:type="dxa"/>
            <w:tcBorders>
              <w:top w:val="nil"/>
              <w:left w:val="nil"/>
              <w:bottom w:val="nil"/>
              <w:right w:val="nil"/>
            </w:tcBorders>
          </w:tcPr>
          <w:p w14:paraId="3EBC87FC" w14:textId="77777777" w:rsidR="007015D6" w:rsidRDefault="00350D12">
            <w:pPr>
              <w:spacing w:after="0" w:line="259" w:lineRule="auto"/>
              <w:ind w:left="120" w:firstLine="0"/>
              <w:jc w:val="left"/>
            </w:pPr>
            <w:r>
              <w:rPr>
                <w:b/>
              </w:rPr>
              <w:t>Na - Ca</w:t>
            </w:r>
          </w:p>
        </w:tc>
        <w:tc>
          <w:tcPr>
            <w:tcW w:w="1028" w:type="dxa"/>
            <w:tcBorders>
              <w:top w:val="nil"/>
              <w:left w:val="nil"/>
              <w:bottom w:val="nil"/>
              <w:right w:val="nil"/>
            </w:tcBorders>
          </w:tcPr>
          <w:p w14:paraId="61B9B32D" w14:textId="77777777" w:rsidR="007015D6" w:rsidRDefault="00350D12">
            <w:pPr>
              <w:spacing w:after="0" w:line="259" w:lineRule="auto"/>
              <w:ind w:left="86" w:firstLine="0"/>
              <w:jc w:val="center"/>
            </w:pPr>
            <w:r>
              <w:t>10.938</w:t>
            </w:r>
          </w:p>
        </w:tc>
        <w:tc>
          <w:tcPr>
            <w:tcW w:w="1121" w:type="dxa"/>
            <w:tcBorders>
              <w:top w:val="nil"/>
              <w:left w:val="nil"/>
              <w:bottom w:val="nil"/>
              <w:right w:val="nil"/>
            </w:tcBorders>
          </w:tcPr>
          <w:p w14:paraId="2C1B9D04" w14:textId="77777777" w:rsidR="007015D6" w:rsidRDefault="00350D12">
            <w:pPr>
              <w:spacing w:after="0" w:line="259" w:lineRule="auto"/>
              <w:ind w:left="284" w:firstLine="0"/>
              <w:jc w:val="center"/>
            </w:pPr>
            <w:r>
              <w:t>0.704</w:t>
            </w:r>
          </w:p>
        </w:tc>
        <w:tc>
          <w:tcPr>
            <w:tcW w:w="776" w:type="dxa"/>
            <w:tcBorders>
              <w:top w:val="nil"/>
              <w:left w:val="nil"/>
              <w:bottom w:val="nil"/>
              <w:right w:val="nil"/>
            </w:tcBorders>
          </w:tcPr>
          <w:p w14:paraId="3A6369DC" w14:textId="77777777" w:rsidR="007015D6" w:rsidRDefault="00350D12">
            <w:pPr>
              <w:spacing w:after="0" w:line="259" w:lineRule="auto"/>
              <w:ind w:left="63" w:firstLine="0"/>
              <w:jc w:val="left"/>
            </w:pPr>
            <w:r>
              <w:t>15.53</w:t>
            </w:r>
          </w:p>
        </w:tc>
        <w:tc>
          <w:tcPr>
            <w:tcW w:w="876" w:type="dxa"/>
            <w:tcBorders>
              <w:top w:val="nil"/>
              <w:left w:val="nil"/>
              <w:bottom w:val="nil"/>
              <w:right w:val="nil"/>
            </w:tcBorders>
          </w:tcPr>
          <w:p w14:paraId="12E0FABC"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5BFFC1A8" w14:textId="77777777" w:rsidR="007015D6" w:rsidRDefault="00350D12">
            <w:pPr>
              <w:spacing w:after="0" w:line="259" w:lineRule="auto"/>
              <w:ind w:left="0" w:firstLine="0"/>
              <w:jc w:val="left"/>
            </w:pPr>
            <w:r>
              <w:t>178.3</w:t>
            </w:r>
          </w:p>
        </w:tc>
        <w:tc>
          <w:tcPr>
            <w:tcW w:w="986" w:type="dxa"/>
            <w:tcBorders>
              <w:top w:val="nil"/>
              <w:left w:val="nil"/>
              <w:bottom w:val="nil"/>
              <w:right w:val="nil"/>
            </w:tcBorders>
          </w:tcPr>
          <w:p w14:paraId="7DB52F2E" w14:textId="77777777" w:rsidR="007015D6" w:rsidRDefault="00350D12">
            <w:pPr>
              <w:spacing w:after="0" w:line="259" w:lineRule="auto"/>
              <w:ind w:left="168" w:firstLine="0"/>
              <w:jc w:val="left"/>
            </w:pPr>
            <w:r>
              <w:t>9.5578</w:t>
            </w:r>
          </w:p>
        </w:tc>
        <w:tc>
          <w:tcPr>
            <w:tcW w:w="761" w:type="dxa"/>
            <w:tcBorders>
              <w:top w:val="nil"/>
              <w:left w:val="nil"/>
              <w:bottom w:val="nil"/>
              <w:right w:val="nil"/>
            </w:tcBorders>
          </w:tcPr>
          <w:p w14:paraId="2AE00028" w14:textId="77777777" w:rsidR="007015D6" w:rsidRDefault="00350D12">
            <w:pPr>
              <w:spacing w:after="0" w:line="259" w:lineRule="auto"/>
              <w:ind w:left="63" w:firstLine="0"/>
              <w:jc w:val="left"/>
            </w:pPr>
            <w:r>
              <w:t>12.319</w:t>
            </w:r>
          </w:p>
        </w:tc>
      </w:tr>
      <w:tr w:rsidR="007015D6" w14:paraId="064FFA56" w14:textId="77777777">
        <w:trPr>
          <w:trHeight w:val="239"/>
        </w:trPr>
        <w:tc>
          <w:tcPr>
            <w:tcW w:w="1042" w:type="dxa"/>
            <w:tcBorders>
              <w:top w:val="nil"/>
              <w:left w:val="nil"/>
              <w:bottom w:val="nil"/>
              <w:right w:val="nil"/>
            </w:tcBorders>
          </w:tcPr>
          <w:p w14:paraId="45905572" w14:textId="77777777" w:rsidR="007015D6" w:rsidRDefault="00350D12">
            <w:pPr>
              <w:spacing w:after="0" w:line="259" w:lineRule="auto"/>
              <w:ind w:left="120" w:firstLine="0"/>
              <w:jc w:val="left"/>
            </w:pPr>
            <w:r>
              <w:rPr>
                <w:b/>
              </w:rPr>
              <w:t>Mg - K</w:t>
            </w:r>
          </w:p>
        </w:tc>
        <w:tc>
          <w:tcPr>
            <w:tcW w:w="1028" w:type="dxa"/>
            <w:tcBorders>
              <w:top w:val="nil"/>
              <w:left w:val="nil"/>
              <w:bottom w:val="nil"/>
              <w:right w:val="nil"/>
            </w:tcBorders>
          </w:tcPr>
          <w:p w14:paraId="4D2AC35D" w14:textId="77777777" w:rsidR="007015D6" w:rsidRDefault="00350D12">
            <w:pPr>
              <w:spacing w:after="0" w:line="259" w:lineRule="auto"/>
              <w:ind w:left="147" w:firstLine="0"/>
              <w:jc w:val="left"/>
            </w:pPr>
            <w:r>
              <w:t>-43.950</w:t>
            </w:r>
          </w:p>
        </w:tc>
        <w:tc>
          <w:tcPr>
            <w:tcW w:w="1121" w:type="dxa"/>
            <w:tcBorders>
              <w:top w:val="nil"/>
              <w:left w:val="nil"/>
              <w:bottom w:val="nil"/>
              <w:right w:val="nil"/>
            </w:tcBorders>
          </w:tcPr>
          <w:p w14:paraId="7C95B587" w14:textId="77777777" w:rsidR="007015D6" w:rsidRDefault="00350D12">
            <w:pPr>
              <w:spacing w:after="0" w:line="259" w:lineRule="auto"/>
              <w:ind w:left="284" w:firstLine="0"/>
              <w:jc w:val="center"/>
            </w:pPr>
            <w:r>
              <w:t>2.045</w:t>
            </w:r>
          </w:p>
        </w:tc>
        <w:tc>
          <w:tcPr>
            <w:tcW w:w="776" w:type="dxa"/>
            <w:tcBorders>
              <w:top w:val="nil"/>
              <w:left w:val="nil"/>
              <w:bottom w:val="nil"/>
              <w:right w:val="nil"/>
            </w:tcBorders>
          </w:tcPr>
          <w:p w14:paraId="1661E7B8" w14:textId="77777777" w:rsidR="007015D6" w:rsidRDefault="00350D12">
            <w:pPr>
              <w:spacing w:after="0" w:line="259" w:lineRule="auto"/>
              <w:ind w:left="0" w:firstLine="0"/>
              <w:jc w:val="left"/>
            </w:pPr>
            <w:r>
              <w:t>-21.49</w:t>
            </w:r>
          </w:p>
        </w:tc>
        <w:tc>
          <w:tcPr>
            <w:tcW w:w="876" w:type="dxa"/>
            <w:tcBorders>
              <w:top w:val="nil"/>
              <w:left w:val="nil"/>
              <w:bottom w:val="nil"/>
              <w:right w:val="nil"/>
            </w:tcBorders>
          </w:tcPr>
          <w:p w14:paraId="45033212"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6A4A72B" w14:textId="77777777" w:rsidR="007015D6" w:rsidRDefault="00350D12">
            <w:pPr>
              <w:spacing w:after="0" w:line="259" w:lineRule="auto"/>
              <w:ind w:left="0" w:firstLine="0"/>
              <w:jc w:val="left"/>
            </w:pPr>
            <w:r>
              <w:t>337.8</w:t>
            </w:r>
          </w:p>
        </w:tc>
        <w:tc>
          <w:tcPr>
            <w:tcW w:w="986" w:type="dxa"/>
            <w:tcBorders>
              <w:top w:val="nil"/>
              <w:left w:val="nil"/>
              <w:bottom w:val="nil"/>
              <w:right w:val="nil"/>
            </w:tcBorders>
          </w:tcPr>
          <w:p w14:paraId="15ADF32B" w14:textId="77777777" w:rsidR="007015D6" w:rsidRDefault="00350D12">
            <w:pPr>
              <w:spacing w:after="0" w:line="259" w:lineRule="auto"/>
              <w:ind w:left="0" w:firstLine="0"/>
              <w:jc w:val="left"/>
            </w:pPr>
            <w:r>
              <w:t>-47.9589</w:t>
            </w:r>
          </w:p>
        </w:tc>
        <w:tc>
          <w:tcPr>
            <w:tcW w:w="761" w:type="dxa"/>
            <w:tcBorders>
              <w:top w:val="nil"/>
              <w:left w:val="nil"/>
              <w:bottom w:val="nil"/>
              <w:right w:val="nil"/>
            </w:tcBorders>
          </w:tcPr>
          <w:p w14:paraId="4D56643B" w14:textId="77777777" w:rsidR="007015D6" w:rsidRDefault="00350D12">
            <w:pPr>
              <w:spacing w:after="0" w:line="259" w:lineRule="auto"/>
              <w:ind w:left="0" w:firstLine="0"/>
              <w:jc w:val="left"/>
            </w:pPr>
            <w:r>
              <w:t>-39.941</w:t>
            </w:r>
          </w:p>
        </w:tc>
      </w:tr>
      <w:tr w:rsidR="007015D6" w14:paraId="1779DA73" w14:textId="77777777">
        <w:trPr>
          <w:trHeight w:val="239"/>
        </w:trPr>
        <w:tc>
          <w:tcPr>
            <w:tcW w:w="1042" w:type="dxa"/>
            <w:tcBorders>
              <w:top w:val="nil"/>
              <w:left w:val="nil"/>
              <w:bottom w:val="nil"/>
              <w:right w:val="nil"/>
            </w:tcBorders>
          </w:tcPr>
          <w:p w14:paraId="454372FC" w14:textId="77777777" w:rsidR="007015D6" w:rsidRDefault="00350D12">
            <w:pPr>
              <w:spacing w:after="0" w:line="259" w:lineRule="auto"/>
              <w:ind w:left="120" w:firstLine="0"/>
              <w:jc w:val="left"/>
            </w:pPr>
            <w:r>
              <w:rPr>
                <w:b/>
              </w:rPr>
              <w:t>Mg - Ca</w:t>
            </w:r>
          </w:p>
        </w:tc>
        <w:tc>
          <w:tcPr>
            <w:tcW w:w="1028" w:type="dxa"/>
            <w:tcBorders>
              <w:top w:val="nil"/>
              <w:left w:val="nil"/>
              <w:bottom w:val="nil"/>
              <w:right w:val="nil"/>
            </w:tcBorders>
          </w:tcPr>
          <w:p w14:paraId="479EFACC" w14:textId="77777777" w:rsidR="007015D6" w:rsidRDefault="00350D12">
            <w:pPr>
              <w:spacing w:after="0" w:line="259" w:lineRule="auto"/>
              <w:ind w:left="192" w:firstLine="0"/>
              <w:jc w:val="center"/>
            </w:pPr>
            <w:r>
              <w:t>4.625</w:t>
            </w:r>
          </w:p>
        </w:tc>
        <w:tc>
          <w:tcPr>
            <w:tcW w:w="1121" w:type="dxa"/>
            <w:tcBorders>
              <w:top w:val="nil"/>
              <w:left w:val="nil"/>
              <w:bottom w:val="nil"/>
              <w:right w:val="nil"/>
            </w:tcBorders>
          </w:tcPr>
          <w:p w14:paraId="3908485D" w14:textId="77777777" w:rsidR="007015D6" w:rsidRDefault="00350D12">
            <w:pPr>
              <w:spacing w:after="0" w:line="259" w:lineRule="auto"/>
              <w:ind w:left="284" w:firstLine="0"/>
              <w:jc w:val="center"/>
            </w:pPr>
            <w:r>
              <w:t>0.255</w:t>
            </w:r>
          </w:p>
        </w:tc>
        <w:tc>
          <w:tcPr>
            <w:tcW w:w="776" w:type="dxa"/>
            <w:tcBorders>
              <w:top w:val="nil"/>
              <w:left w:val="nil"/>
              <w:bottom w:val="nil"/>
              <w:right w:val="nil"/>
            </w:tcBorders>
          </w:tcPr>
          <w:p w14:paraId="0DCCF2FA" w14:textId="77777777" w:rsidR="007015D6" w:rsidRDefault="00350D12">
            <w:pPr>
              <w:spacing w:after="0" w:line="259" w:lineRule="auto"/>
              <w:ind w:left="63" w:firstLine="0"/>
              <w:jc w:val="left"/>
            </w:pPr>
            <w:r>
              <w:t>18.13</w:t>
            </w:r>
          </w:p>
        </w:tc>
        <w:tc>
          <w:tcPr>
            <w:tcW w:w="876" w:type="dxa"/>
            <w:tcBorders>
              <w:top w:val="nil"/>
              <w:left w:val="nil"/>
              <w:bottom w:val="nil"/>
              <w:right w:val="nil"/>
            </w:tcBorders>
          </w:tcPr>
          <w:p w14:paraId="0A921679" w14:textId="77777777" w:rsidR="007015D6" w:rsidRDefault="00350D12">
            <w:pPr>
              <w:spacing w:after="0" w:line="259" w:lineRule="auto"/>
              <w:ind w:left="53" w:firstLine="0"/>
              <w:jc w:val="left"/>
            </w:pPr>
            <w:r>
              <w:rPr>
                <w:b/>
              </w:rPr>
              <w:t>&lt;0.001</w:t>
            </w:r>
          </w:p>
        </w:tc>
        <w:tc>
          <w:tcPr>
            <w:tcW w:w="713" w:type="dxa"/>
            <w:tcBorders>
              <w:top w:val="nil"/>
              <w:left w:val="nil"/>
              <w:bottom w:val="nil"/>
              <w:right w:val="nil"/>
            </w:tcBorders>
          </w:tcPr>
          <w:p w14:paraId="2174D588" w14:textId="77777777" w:rsidR="007015D6" w:rsidRDefault="00350D12">
            <w:pPr>
              <w:spacing w:after="0" w:line="259" w:lineRule="auto"/>
              <w:ind w:left="0" w:firstLine="0"/>
              <w:jc w:val="left"/>
            </w:pPr>
            <w:r>
              <w:t>241.7</w:t>
            </w:r>
          </w:p>
        </w:tc>
        <w:tc>
          <w:tcPr>
            <w:tcW w:w="986" w:type="dxa"/>
            <w:tcBorders>
              <w:top w:val="nil"/>
              <w:left w:val="nil"/>
              <w:bottom w:val="nil"/>
              <w:right w:val="nil"/>
            </w:tcBorders>
          </w:tcPr>
          <w:p w14:paraId="1A309761" w14:textId="77777777" w:rsidR="007015D6" w:rsidRDefault="00350D12">
            <w:pPr>
              <w:spacing w:after="0" w:line="259" w:lineRule="auto"/>
              <w:ind w:left="168" w:firstLine="0"/>
              <w:jc w:val="left"/>
            </w:pPr>
            <w:r>
              <w:t>4.1250</w:t>
            </w:r>
          </w:p>
        </w:tc>
        <w:tc>
          <w:tcPr>
            <w:tcW w:w="761" w:type="dxa"/>
            <w:tcBorders>
              <w:top w:val="nil"/>
              <w:left w:val="nil"/>
              <w:bottom w:val="nil"/>
              <w:right w:val="nil"/>
            </w:tcBorders>
          </w:tcPr>
          <w:p w14:paraId="552C16F7" w14:textId="77777777" w:rsidR="007015D6" w:rsidRDefault="00350D12">
            <w:pPr>
              <w:spacing w:after="0" w:line="259" w:lineRule="auto"/>
              <w:ind w:left="168" w:firstLine="0"/>
              <w:jc w:val="left"/>
            </w:pPr>
            <w:r>
              <w:t>5.125</w:t>
            </w:r>
          </w:p>
        </w:tc>
      </w:tr>
      <w:tr w:rsidR="007015D6" w14:paraId="4C4882BD" w14:textId="77777777">
        <w:trPr>
          <w:trHeight w:val="281"/>
        </w:trPr>
        <w:tc>
          <w:tcPr>
            <w:tcW w:w="1042" w:type="dxa"/>
            <w:tcBorders>
              <w:top w:val="nil"/>
              <w:left w:val="nil"/>
              <w:bottom w:val="single" w:sz="6" w:space="0" w:color="000000"/>
              <w:right w:val="nil"/>
            </w:tcBorders>
          </w:tcPr>
          <w:p w14:paraId="38BE23A7" w14:textId="77777777" w:rsidR="007015D6" w:rsidRDefault="00350D12">
            <w:pPr>
              <w:spacing w:after="0" w:line="259" w:lineRule="auto"/>
              <w:ind w:left="120" w:firstLine="0"/>
              <w:jc w:val="left"/>
            </w:pPr>
            <w:r>
              <w:rPr>
                <w:b/>
              </w:rPr>
              <w:t>K - Ca</w:t>
            </w:r>
          </w:p>
        </w:tc>
        <w:tc>
          <w:tcPr>
            <w:tcW w:w="1028" w:type="dxa"/>
            <w:tcBorders>
              <w:top w:val="nil"/>
              <w:left w:val="nil"/>
              <w:bottom w:val="single" w:sz="6" w:space="0" w:color="000000"/>
              <w:right w:val="nil"/>
            </w:tcBorders>
          </w:tcPr>
          <w:p w14:paraId="716A8825" w14:textId="77777777" w:rsidR="007015D6" w:rsidRDefault="00350D12">
            <w:pPr>
              <w:spacing w:after="0" w:line="259" w:lineRule="auto"/>
              <w:ind w:left="86" w:firstLine="0"/>
              <w:jc w:val="center"/>
            </w:pPr>
            <w:r>
              <w:t>48.575</w:t>
            </w:r>
          </w:p>
        </w:tc>
        <w:tc>
          <w:tcPr>
            <w:tcW w:w="1121" w:type="dxa"/>
            <w:tcBorders>
              <w:top w:val="nil"/>
              <w:left w:val="nil"/>
              <w:bottom w:val="single" w:sz="6" w:space="0" w:color="000000"/>
              <w:right w:val="nil"/>
            </w:tcBorders>
          </w:tcPr>
          <w:p w14:paraId="1EF5E26A" w14:textId="77777777" w:rsidR="007015D6" w:rsidRDefault="00350D12">
            <w:pPr>
              <w:spacing w:after="0" w:line="259" w:lineRule="auto"/>
              <w:ind w:left="284" w:firstLine="0"/>
              <w:jc w:val="center"/>
            </w:pPr>
            <w:r>
              <w:t>2.032</w:t>
            </w:r>
          </w:p>
        </w:tc>
        <w:tc>
          <w:tcPr>
            <w:tcW w:w="776" w:type="dxa"/>
            <w:tcBorders>
              <w:top w:val="nil"/>
              <w:left w:val="nil"/>
              <w:bottom w:val="single" w:sz="6" w:space="0" w:color="000000"/>
              <w:right w:val="nil"/>
            </w:tcBorders>
          </w:tcPr>
          <w:p w14:paraId="59FBB06F" w14:textId="77777777" w:rsidR="007015D6" w:rsidRDefault="00350D12">
            <w:pPr>
              <w:spacing w:after="0" w:line="259" w:lineRule="auto"/>
              <w:ind w:left="63" w:firstLine="0"/>
              <w:jc w:val="left"/>
            </w:pPr>
            <w:r>
              <w:t>23.90</w:t>
            </w:r>
          </w:p>
        </w:tc>
        <w:tc>
          <w:tcPr>
            <w:tcW w:w="876" w:type="dxa"/>
            <w:tcBorders>
              <w:top w:val="nil"/>
              <w:left w:val="nil"/>
              <w:bottom w:val="single" w:sz="6" w:space="0" w:color="000000"/>
              <w:right w:val="nil"/>
            </w:tcBorders>
          </w:tcPr>
          <w:p w14:paraId="27AC6772" w14:textId="77777777" w:rsidR="007015D6" w:rsidRDefault="00350D12">
            <w:pPr>
              <w:spacing w:after="0" w:line="259" w:lineRule="auto"/>
              <w:ind w:left="53" w:firstLine="0"/>
              <w:jc w:val="left"/>
            </w:pPr>
            <w:r>
              <w:rPr>
                <w:b/>
              </w:rPr>
              <w:t>&lt;0.001</w:t>
            </w:r>
          </w:p>
        </w:tc>
        <w:tc>
          <w:tcPr>
            <w:tcW w:w="713" w:type="dxa"/>
            <w:tcBorders>
              <w:top w:val="nil"/>
              <w:left w:val="nil"/>
              <w:bottom w:val="single" w:sz="6" w:space="0" w:color="000000"/>
              <w:right w:val="nil"/>
            </w:tcBorders>
          </w:tcPr>
          <w:p w14:paraId="1C094114" w14:textId="77777777" w:rsidR="007015D6" w:rsidRDefault="00350D12">
            <w:pPr>
              <w:spacing w:after="0" w:line="259" w:lineRule="auto"/>
              <w:ind w:left="0" w:firstLine="0"/>
              <w:jc w:val="left"/>
            </w:pPr>
            <w:r>
              <w:t>417.1</w:t>
            </w:r>
          </w:p>
        </w:tc>
        <w:tc>
          <w:tcPr>
            <w:tcW w:w="986" w:type="dxa"/>
            <w:tcBorders>
              <w:top w:val="nil"/>
              <w:left w:val="nil"/>
              <w:bottom w:val="single" w:sz="6" w:space="0" w:color="000000"/>
              <w:right w:val="nil"/>
            </w:tcBorders>
          </w:tcPr>
          <w:p w14:paraId="2A126CBE" w14:textId="77777777" w:rsidR="007015D6" w:rsidRDefault="00350D12">
            <w:pPr>
              <w:spacing w:after="0" w:line="259" w:lineRule="auto"/>
              <w:ind w:left="63" w:firstLine="0"/>
              <w:jc w:val="left"/>
            </w:pPr>
            <w:r>
              <w:t>44.5922</w:t>
            </w:r>
          </w:p>
        </w:tc>
        <w:tc>
          <w:tcPr>
            <w:tcW w:w="761" w:type="dxa"/>
            <w:tcBorders>
              <w:top w:val="nil"/>
              <w:left w:val="nil"/>
              <w:bottom w:val="single" w:sz="6" w:space="0" w:color="000000"/>
              <w:right w:val="nil"/>
            </w:tcBorders>
          </w:tcPr>
          <w:p w14:paraId="1FE26BA6" w14:textId="77777777" w:rsidR="007015D6" w:rsidRDefault="00350D12">
            <w:pPr>
              <w:spacing w:after="0" w:line="259" w:lineRule="auto"/>
              <w:ind w:left="63" w:firstLine="0"/>
              <w:jc w:val="left"/>
            </w:pPr>
            <w:r>
              <w:t>52.558</w:t>
            </w:r>
          </w:p>
        </w:tc>
      </w:tr>
    </w:tbl>
    <w:p w14:paraId="14CC78C9" w14:textId="77777777" w:rsidR="007015D6" w:rsidRDefault="00350D12">
      <w:pPr>
        <w:spacing w:after="362" w:line="259" w:lineRule="auto"/>
        <w:ind w:left="164" w:firstLine="0"/>
        <w:jc w:val="left"/>
      </w:pPr>
      <w:r>
        <w:rPr>
          <w:noProof/>
          <w:lang w:val="en-US" w:eastAsia="en-US"/>
        </w:rPr>
        <w:drawing>
          <wp:inline distT="0" distB="0" distL="0" distR="0" wp14:anchorId="4B076214" wp14:editId="754A6889">
            <wp:extent cx="5913120" cy="2554224"/>
            <wp:effectExtent l="0" t="0" r="0" b="0"/>
            <wp:docPr id="132498" name="Picture 132498"/>
            <wp:cNvGraphicFramePr/>
            <a:graphic xmlns:a="http://schemas.openxmlformats.org/drawingml/2006/main">
              <a:graphicData uri="http://schemas.openxmlformats.org/drawingml/2006/picture">
                <pic:pic xmlns:pic="http://schemas.openxmlformats.org/drawingml/2006/picture">
                  <pic:nvPicPr>
                    <pic:cNvPr id="132498" name="Picture 132498"/>
                    <pic:cNvPicPr/>
                  </pic:nvPicPr>
                  <pic:blipFill>
                    <a:blip r:embed="rId51"/>
                    <a:stretch>
                      <a:fillRect/>
                    </a:stretch>
                  </pic:blipFill>
                  <pic:spPr>
                    <a:xfrm>
                      <a:off x="0" y="0"/>
                      <a:ext cx="5913120" cy="2554224"/>
                    </a:xfrm>
                    <a:prstGeom prst="rect">
                      <a:avLst/>
                    </a:prstGeom>
                  </pic:spPr>
                </pic:pic>
              </a:graphicData>
            </a:graphic>
          </wp:inline>
        </w:drawing>
      </w:r>
    </w:p>
    <w:p w14:paraId="03426E9F" w14:textId="77777777" w:rsidR="007015D6" w:rsidRDefault="00350D12">
      <w:pPr>
        <w:spacing w:after="88" w:line="255" w:lineRule="auto"/>
        <w:ind w:left="-5"/>
      </w:pPr>
      <w:r>
        <w:rPr>
          <w:b/>
          <w:sz w:val="17"/>
        </w:rPr>
        <w:t xml:space="preserve">Figure S10. </w:t>
      </w:r>
      <w:r>
        <w:rPr>
          <w:sz w:val="15"/>
        </w:rPr>
        <w:t>First derivatives of retention time of each element as a function of mass-specific intake rate, estimated through finite difference quotient. The confidence interval is of the simultaneous type, coloured are the intervals over which the derivative is significantly different from 0.</w:t>
      </w:r>
    </w:p>
    <w:p w14:paraId="269A74B3" w14:textId="77777777" w:rsidR="007015D6" w:rsidRDefault="00350D12">
      <w:pPr>
        <w:spacing w:after="33" w:line="239" w:lineRule="auto"/>
        <w:ind w:left="-15" w:right="-15" w:firstLine="0"/>
        <w:jc w:val="left"/>
      </w:pPr>
      <w:r>
        <w:rPr>
          <w:b/>
          <w:sz w:val="17"/>
        </w:rPr>
        <w:lastRenderedPageBreak/>
        <w:t xml:space="preserve">Table 7. </w:t>
      </w:r>
      <w:r>
        <w:rPr>
          <w:sz w:val="17"/>
        </w:rPr>
        <w:t xml:space="preserve">Pairwise comparisons of the effect of intake rate on elemental retention times predictions </w:t>
      </w:r>
      <w:proofErr w:type="spellStart"/>
      <w:r>
        <w:rPr>
          <w:sz w:val="17"/>
        </w:rPr>
        <w:t>outputed</w:t>
      </w:r>
      <w:proofErr w:type="spellEnd"/>
      <w:r>
        <w:rPr>
          <w:sz w:val="17"/>
        </w:rPr>
        <w:t xml:space="preserve"> by the general GAM model. From left to right: elements being compared, the average difference is their estimate, the standard error associated. The z value for the test followed by the p- and the S- values. Finally, the confidence interval of the difference.</w:t>
      </w:r>
    </w:p>
    <w:tbl>
      <w:tblPr>
        <w:tblStyle w:val="TableGrid"/>
        <w:tblW w:w="7519" w:type="dxa"/>
        <w:tblInd w:w="1059" w:type="dxa"/>
        <w:tblCellMar>
          <w:top w:w="31" w:type="dxa"/>
          <w:right w:w="115" w:type="dxa"/>
        </w:tblCellMar>
        <w:tblLook w:val="04A0" w:firstRow="1" w:lastRow="0" w:firstColumn="1" w:lastColumn="0" w:noHBand="0" w:noVBand="1"/>
      </w:tblPr>
      <w:tblGrid>
        <w:gridCol w:w="1043"/>
        <w:gridCol w:w="1091"/>
        <w:gridCol w:w="1121"/>
        <w:gridCol w:w="881"/>
        <w:gridCol w:w="923"/>
        <w:gridCol w:w="607"/>
        <w:gridCol w:w="986"/>
        <w:gridCol w:w="867"/>
      </w:tblGrid>
      <w:tr w:rsidR="007015D6" w14:paraId="323404A8" w14:textId="77777777">
        <w:trPr>
          <w:trHeight w:val="342"/>
        </w:trPr>
        <w:tc>
          <w:tcPr>
            <w:tcW w:w="1042" w:type="dxa"/>
            <w:tcBorders>
              <w:top w:val="single" w:sz="6" w:space="0" w:color="000000"/>
              <w:left w:val="nil"/>
              <w:bottom w:val="single" w:sz="4" w:space="0" w:color="000000"/>
              <w:right w:val="nil"/>
            </w:tcBorders>
          </w:tcPr>
          <w:p w14:paraId="0E7BAD95" w14:textId="77777777" w:rsidR="007015D6" w:rsidRDefault="00350D12">
            <w:pPr>
              <w:spacing w:after="0" w:line="259" w:lineRule="auto"/>
              <w:ind w:left="120" w:firstLine="0"/>
              <w:jc w:val="left"/>
            </w:pPr>
            <w:r>
              <w:rPr>
                <w:b/>
              </w:rPr>
              <w:t>Term</w:t>
            </w:r>
          </w:p>
        </w:tc>
        <w:tc>
          <w:tcPr>
            <w:tcW w:w="1091" w:type="dxa"/>
            <w:tcBorders>
              <w:top w:val="single" w:sz="6" w:space="0" w:color="000000"/>
              <w:left w:val="nil"/>
              <w:bottom w:val="single" w:sz="4" w:space="0" w:color="000000"/>
              <w:right w:val="nil"/>
            </w:tcBorders>
          </w:tcPr>
          <w:p w14:paraId="39BEDA3D" w14:textId="77777777" w:rsidR="007015D6" w:rsidRDefault="00350D12">
            <w:pPr>
              <w:spacing w:after="0" w:line="259" w:lineRule="auto"/>
              <w:ind w:left="63" w:firstLine="0"/>
              <w:jc w:val="left"/>
            </w:pPr>
            <w:r>
              <w:rPr>
                <w:b/>
              </w:rPr>
              <w:t>Estimate</w:t>
            </w:r>
          </w:p>
        </w:tc>
        <w:tc>
          <w:tcPr>
            <w:tcW w:w="1121" w:type="dxa"/>
            <w:tcBorders>
              <w:top w:val="single" w:sz="6" w:space="0" w:color="000000"/>
              <w:left w:val="nil"/>
              <w:bottom w:val="single" w:sz="4" w:space="0" w:color="000000"/>
              <w:right w:val="nil"/>
            </w:tcBorders>
          </w:tcPr>
          <w:p w14:paraId="69C716F9" w14:textId="77777777" w:rsidR="007015D6" w:rsidRDefault="00350D12">
            <w:pPr>
              <w:spacing w:after="0" w:line="259" w:lineRule="auto"/>
              <w:ind w:left="0" w:firstLine="0"/>
              <w:jc w:val="left"/>
            </w:pPr>
            <w:r>
              <w:rPr>
                <w:b/>
              </w:rPr>
              <w:t>Std. Error</w:t>
            </w:r>
          </w:p>
        </w:tc>
        <w:tc>
          <w:tcPr>
            <w:tcW w:w="881" w:type="dxa"/>
            <w:tcBorders>
              <w:top w:val="single" w:sz="6" w:space="0" w:color="000000"/>
              <w:left w:val="nil"/>
              <w:bottom w:val="single" w:sz="4" w:space="0" w:color="000000"/>
              <w:right w:val="nil"/>
            </w:tcBorders>
          </w:tcPr>
          <w:p w14:paraId="15C92CDF" w14:textId="77777777" w:rsidR="007015D6" w:rsidRDefault="00350D12">
            <w:pPr>
              <w:spacing w:after="0" w:line="259" w:lineRule="auto"/>
              <w:ind w:left="423" w:firstLine="0"/>
              <w:jc w:val="center"/>
            </w:pPr>
            <w:r>
              <w:rPr>
                <w:b/>
              </w:rPr>
              <w:t>z</w:t>
            </w:r>
          </w:p>
        </w:tc>
        <w:tc>
          <w:tcPr>
            <w:tcW w:w="923" w:type="dxa"/>
            <w:tcBorders>
              <w:top w:val="single" w:sz="6" w:space="0" w:color="000000"/>
              <w:left w:val="nil"/>
              <w:bottom w:val="single" w:sz="4" w:space="0" w:color="000000"/>
              <w:right w:val="nil"/>
            </w:tcBorders>
          </w:tcPr>
          <w:p w14:paraId="61CB1564" w14:textId="77777777" w:rsidR="007015D6" w:rsidRDefault="00350D12">
            <w:pPr>
              <w:spacing w:after="0" w:line="259" w:lineRule="auto"/>
              <w:ind w:left="47" w:firstLine="0"/>
              <w:jc w:val="left"/>
            </w:pPr>
            <w:proofErr w:type="spellStart"/>
            <w:r>
              <w:rPr>
                <w:b/>
              </w:rPr>
              <w:t>Pr</w:t>
            </w:r>
            <w:proofErr w:type="spellEnd"/>
            <w:r>
              <w:rPr>
                <w:b/>
              </w:rPr>
              <w:t>(&gt;|z|)</w:t>
            </w:r>
          </w:p>
        </w:tc>
        <w:tc>
          <w:tcPr>
            <w:tcW w:w="607" w:type="dxa"/>
            <w:tcBorders>
              <w:top w:val="single" w:sz="6" w:space="0" w:color="000000"/>
              <w:left w:val="nil"/>
              <w:bottom w:val="single" w:sz="4" w:space="0" w:color="000000"/>
              <w:right w:val="nil"/>
            </w:tcBorders>
          </w:tcPr>
          <w:p w14:paraId="470087E0" w14:textId="77777777" w:rsidR="007015D6" w:rsidRDefault="00350D12">
            <w:pPr>
              <w:spacing w:after="0" w:line="259" w:lineRule="auto"/>
              <w:ind w:left="242" w:firstLine="0"/>
              <w:jc w:val="left"/>
            </w:pPr>
            <w:r>
              <w:rPr>
                <w:b/>
              </w:rPr>
              <w:t>S</w:t>
            </w:r>
          </w:p>
        </w:tc>
        <w:tc>
          <w:tcPr>
            <w:tcW w:w="986" w:type="dxa"/>
            <w:tcBorders>
              <w:top w:val="single" w:sz="6" w:space="0" w:color="000000"/>
              <w:left w:val="nil"/>
              <w:bottom w:val="single" w:sz="4" w:space="0" w:color="000000"/>
              <w:right w:val="nil"/>
            </w:tcBorders>
          </w:tcPr>
          <w:p w14:paraId="7A698173" w14:textId="77777777" w:rsidR="007015D6" w:rsidRDefault="00350D12">
            <w:pPr>
              <w:spacing w:after="0" w:line="259" w:lineRule="auto"/>
              <w:ind w:left="139" w:firstLine="0"/>
              <w:jc w:val="center"/>
            </w:pPr>
            <w:r>
              <w:rPr>
                <w:b/>
              </w:rPr>
              <w:t>2.5 %</w:t>
            </w:r>
          </w:p>
        </w:tc>
        <w:tc>
          <w:tcPr>
            <w:tcW w:w="867" w:type="dxa"/>
            <w:tcBorders>
              <w:top w:val="single" w:sz="6" w:space="0" w:color="000000"/>
              <w:left w:val="nil"/>
              <w:bottom w:val="single" w:sz="4" w:space="0" w:color="000000"/>
              <w:right w:val="nil"/>
            </w:tcBorders>
          </w:tcPr>
          <w:p w14:paraId="3C981A41" w14:textId="77777777" w:rsidR="007015D6" w:rsidRDefault="00350D12">
            <w:pPr>
              <w:spacing w:after="0" w:line="259" w:lineRule="auto"/>
              <w:ind w:left="158" w:firstLine="0"/>
              <w:jc w:val="left"/>
            </w:pPr>
            <w:r>
              <w:rPr>
                <w:b/>
              </w:rPr>
              <w:t>97.5 %</w:t>
            </w:r>
          </w:p>
        </w:tc>
      </w:tr>
      <w:tr w:rsidR="007015D6" w14:paraId="732CB3E3" w14:textId="77777777">
        <w:trPr>
          <w:trHeight w:val="299"/>
        </w:trPr>
        <w:tc>
          <w:tcPr>
            <w:tcW w:w="1042" w:type="dxa"/>
            <w:tcBorders>
              <w:top w:val="single" w:sz="4" w:space="0" w:color="000000"/>
              <w:left w:val="nil"/>
              <w:bottom w:val="nil"/>
              <w:right w:val="nil"/>
            </w:tcBorders>
          </w:tcPr>
          <w:p w14:paraId="10A38118" w14:textId="77777777" w:rsidR="007015D6" w:rsidRDefault="00350D12">
            <w:pPr>
              <w:spacing w:after="0" w:line="259" w:lineRule="auto"/>
              <w:ind w:left="120" w:firstLine="0"/>
              <w:jc w:val="left"/>
            </w:pPr>
            <w:r>
              <w:t>C - Ca</w:t>
            </w:r>
          </w:p>
        </w:tc>
        <w:tc>
          <w:tcPr>
            <w:tcW w:w="1091" w:type="dxa"/>
            <w:tcBorders>
              <w:top w:val="single" w:sz="4" w:space="0" w:color="000000"/>
              <w:left w:val="nil"/>
              <w:bottom w:val="nil"/>
              <w:right w:val="nil"/>
            </w:tcBorders>
          </w:tcPr>
          <w:p w14:paraId="6B9C23F2" w14:textId="77777777" w:rsidR="007015D6" w:rsidRDefault="00350D12">
            <w:pPr>
              <w:spacing w:after="0" w:line="259" w:lineRule="auto"/>
              <w:ind w:left="150" w:firstLine="0"/>
              <w:jc w:val="center"/>
            </w:pPr>
            <w:r>
              <w:t>0.0636</w:t>
            </w:r>
          </w:p>
        </w:tc>
        <w:tc>
          <w:tcPr>
            <w:tcW w:w="1121" w:type="dxa"/>
            <w:tcBorders>
              <w:top w:val="single" w:sz="4" w:space="0" w:color="000000"/>
              <w:left w:val="nil"/>
              <w:bottom w:val="nil"/>
              <w:right w:val="nil"/>
            </w:tcBorders>
          </w:tcPr>
          <w:p w14:paraId="601BFDE3" w14:textId="77777777" w:rsidR="007015D6" w:rsidRDefault="00350D12">
            <w:pPr>
              <w:spacing w:after="0" w:line="259" w:lineRule="auto"/>
              <w:ind w:left="284" w:firstLine="0"/>
              <w:jc w:val="center"/>
            </w:pPr>
            <w:r>
              <w:t>0.700</w:t>
            </w:r>
          </w:p>
        </w:tc>
        <w:tc>
          <w:tcPr>
            <w:tcW w:w="881" w:type="dxa"/>
            <w:tcBorders>
              <w:top w:val="single" w:sz="4" w:space="0" w:color="000000"/>
              <w:left w:val="nil"/>
              <w:bottom w:val="nil"/>
              <w:right w:val="nil"/>
            </w:tcBorders>
          </w:tcPr>
          <w:p w14:paraId="2CE7DAC9" w14:textId="77777777" w:rsidR="007015D6" w:rsidRDefault="00350D12">
            <w:pPr>
              <w:spacing w:after="0" w:line="259" w:lineRule="auto"/>
              <w:ind w:left="63" w:firstLine="0"/>
              <w:jc w:val="left"/>
            </w:pPr>
            <w:r>
              <w:t>0.0908</w:t>
            </w:r>
          </w:p>
        </w:tc>
        <w:tc>
          <w:tcPr>
            <w:tcW w:w="923" w:type="dxa"/>
            <w:tcBorders>
              <w:top w:val="single" w:sz="4" w:space="0" w:color="000000"/>
              <w:left w:val="nil"/>
              <w:bottom w:val="nil"/>
              <w:right w:val="nil"/>
            </w:tcBorders>
          </w:tcPr>
          <w:p w14:paraId="55C12B62" w14:textId="77777777" w:rsidR="007015D6" w:rsidRDefault="00350D12">
            <w:pPr>
              <w:spacing w:after="0" w:line="259" w:lineRule="auto"/>
              <w:ind w:left="0" w:firstLine="0"/>
              <w:jc w:val="left"/>
            </w:pPr>
            <w:r>
              <w:t>0.92762</w:t>
            </w:r>
          </w:p>
        </w:tc>
        <w:tc>
          <w:tcPr>
            <w:tcW w:w="607" w:type="dxa"/>
            <w:tcBorders>
              <w:top w:val="single" w:sz="4" w:space="0" w:color="000000"/>
              <w:left w:val="nil"/>
              <w:bottom w:val="nil"/>
              <w:right w:val="nil"/>
            </w:tcBorders>
          </w:tcPr>
          <w:p w14:paraId="6EAA2AB0" w14:textId="77777777" w:rsidR="007015D6" w:rsidRDefault="00350D12">
            <w:pPr>
              <w:spacing w:after="0" w:line="259" w:lineRule="auto"/>
              <w:ind w:left="105" w:firstLine="0"/>
              <w:jc w:val="left"/>
            </w:pPr>
            <w:r>
              <w:t>0.1</w:t>
            </w:r>
          </w:p>
        </w:tc>
        <w:tc>
          <w:tcPr>
            <w:tcW w:w="986" w:type="dxa"/>
            <w:tcBorders>
              <w:top w:val="single" w:sz="4" w:space="0" w:color="000000"/>
              <w:left w:val="nil"/>
              <w:bottom w:val="nil"/>
              <w:right w:val="nil"/>
            </w:tcBorders>
          </w:tcPr>
          <w:p w14:paraId="113484D9" w14:textId="77777777" w:rsidR="007015D6" w:rsidRDefault="00350D12">
            <w:pPr>
              <w:spacing w:after="0" w:line="259" w:lineRule="auto"/>
              <w:ind w:left="86" w:firstLine="0"/>
              <w:jc w:val="center"/>
            </w:pPr>
            <w:r>
              <w:t>-1.309</w:t>
            </w:r>
          </w:p>
        </w:tc>
        <w:tc>
          <w:tcPr>
            <w:tcW w:w="867" w:type="dxa"/>
            <w:tcBorders>
              <w:top w:val="single" w:sz="4" w:space="0" w:color="000000"/>
              <w:left w:val="nil"/>
              <w:bottom w:val="nil"/>
              <w:right w:val="nil"/>
            </w:tcBorders>
          </w:tcPr>
          <w:p w14:paraId="26D92351" w14:textId="77777777" w:rsidR="007015D6" w:rsidRDefault="00350D12">
            <w:pPr>
              <w:spacing w:after="0" w:line="259" w:lineRule="auto"/>
              <w:ind w:left="269" w:firstLine="0"/>
              <w:jc w:val="center"/>
            </w:pPr>
            <w:r>
              <w:t>1.436</w:t>
            </w:r>
          </w:p>
        </w:tc>
      </w:tr>
      <w:tr w:rsidR="007015D6" w14:paraId="2A4408E8" w14:textId="77777777">
        <w:trPr>
          <w:trHeight w:val="239"/>
        </w:trPr>
        <w:tc>
          <w:tcPr>
            <w:tcW w:w="1042" w:type="dxa"/>
            <w:tcBorders>
              <w:top w:val="nil"/>
              <w:left w:val="nil"/>
              <w:bottom w:val="nil"/>
              <w:right w:val="nil"/>
            </w:tcBorders>
          </w:tcPr>
          <w:p w14:paraId="14FE0706" w14:textId="77777777" w:rsidR="007015D6" w:rsidRDefault="00350D12">
            <w:pPr>
              <w:spacing w:after="0" w:line="259" w:lineRule="auto"/>
              <w:ind w:left="120" w:firstLine="0"/>
              <w:jc w:val="left"/>
            </w:pPr>
            <w:r>
              <w:rPr>
                <w:b/>
              </w:rPr>
              <w:t>C - K</w:t>
            </w:r>
          </w:p>
        </w:tc>
        <w:tc>
          <w:tcPr>
            <w:tcW w:w="1091" w:type="dxa"/>
            <w:tcBorders>
              <w:top w:val="nil"/>
              <w:left w:val="nil"/>
              <w:bottom w:val="nil"/>
              <w:right w:val="nil"/>
            </w:tcBorders>
          </w:tcPr>
          <w:p w14:paraId="706038E2" w14:textId="77777777" w:rsidR="007015D6" w:rsidRDefault="00350D12">
            <w:pPr>
              <w:spacing w:after="0" w:line="259" w:lineRule="auto"/>
              <w:ind w:left="168" w:firstLine="0"/>
              <w:jc w:val="left"/>
            </w:pPr>
            <w:r>
              <w:t>81.9584</w:t>
            </w:r>
          </w:p>
        </w:tc>
        <w:tc>
          <w:tcPr>
            <w:tcW w:w="1121" w:type="dxa"/>
            <w:tcBorders>
              <w:top w:val="nil"/>
              <w:left w:val="nil"/>
              <w:bottom w:val="nil"/>
              <w:right w:val="nil"/>
            </w:tcBorders>
          </w:tcPr>
          <w:p w14:paraId="36732FC9" w14:textId="77777777" w:rsidR="007015D6" w:rsidRDefault="00350D12">
            <w:pPr>
              <w:spacing w:after="0" w:line="259" w:lineRule="auto"/>
              <w:ind w:left="179" w:firstLine="0"/>
              <w:jc w:val="center"/>
            </w:pPr>
            <w:r>
              <w:t>15.847</w:t>
            </w:r>
          </w:p>
        </w:tc>
        <w:tc>
          <w:tcPr>
            <w:tcW w:w="881" w:type="dxa"/>
            <w:tcBorders>
              <w:top w:val="nil"/>
              <w:left w:val="nil"/>
              <w:bottom w:val="nil"/>
              <w:right w:val="nil"/>
            </w:tcBorders>
          </w:tcPr>
          <w:p w14:paraId="7BFD0B41" w14:textId="77777777" w:rsidR="007015D6" w:rsidRDefault="00350D12">
            <w:pPr>
              <w:spacing w:after="0" w:line="259" w:lineRule="auto"/>
              <w:ind w:left="63" w:firstLine="0"/>
              <w:jc w:val="left"/>
            </w:pPr>
            <w:r>
              <w:t>5.1719</w:t>
            </w:r>
          </w:p>
        </w:tc>
        <w:tc>
          <w:tcPr>
            <w:tcW w:w="923" w:type="dxa"/>
            <w:tcBorders>
              <w:top w:val="nil"/>
              <w:left w:val="nil"/>
              <w:bottom w:val="nil"/>
              <w:right w:val="nil"/>
            </w:tcBorders>
          </w:tcPr>
          <w:p w14:paraId="35A5C9A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434F9A2"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6F599503" w14:textId="77777777" w:rsidR="007015D6" w:rsidRDefault="00350D12">
            <w:pPr>
              <w:spacing w:after="0" w:line="259" w:lineRule="auto"/>
              <w:ind w:left="168" w:firstLine="0"/>
              <w:jc w:val="left"/>
            </w:pPr>
            <w:r>
              <w:t>50.899</w:t>
            </w:r>
          </w:p>
        </w:tc>
        <w:tc>
          <w:tcPr>
            <w:tcW w:w="867" w:type="dxa"/>
            <w:tcBorders>
              <w:top w:val="nil"/>
              <w:left w:val="nil"/>
              <w:bottom w:val="nil"/>
              <w:right w:val="nil"/>
            </w:tcBorders>
          </w:tcPr>
          <w:p w14:paraId="5AB69A23" w14:textId="77777777" w:rsidR="007015D6" w:rsidRDefault="00350D12">
            <w:pPr>
              <w:spacing w:after="0" w:line="259" w:lineRule="auto"/>
              <w:ind w:left="63" w:firstLine="0"/>
              <w:jc w:val="left"/>
            </w:pPr>
            <w:r>
              <w:t>113.017</w:t>
            </w:r>
          </w:p>
        </w:tc>
      </w:tr>
      <w:tr w:rsidR="007015D6" w14:paraId="1E6534B9" w14:textId="77777777">
        <w:trPr>
          <w:trHeight w:val="239"/>
        </w:trPr>
        <w:tc>
          <w:tcPr>
            <w:tcW w:w="1042" w:type="dxa"/>
            <w:tcBorders>
              <w:top w:val="nil"/>
              <w:left w:val="nil"/>
              <w:bottom w:val="nil"/>
              <w:right w:val="nil"/>
            </w:tcBorders>
          </w:tcPr>
          <w:p w14:paraId="0F167E1B" w14:textId="77777777" w:rsidR="007015D6" w:rsidRDefault="00350D12">
            <w:pPr>
              <w:spacing w:after="0" w:line="259" w:lineRule="auto"/>
              <w:ind w:left="120" w:firstLine="0"/>
              <w:jc w:val="left"/>
            </w:pPr>
            <w:r>
              <w:rPr>
                <w:b/>
              </w:rPr>
              <w:t>C - Mg</w:t>
            </w:r>
          </w:p>
        </w:tc>
        <w:tc>
          <w:tcPr>
            <w:tcW w:w="1091" w:type="dxa"/>
            <w:tcBorders>
              <w:top w:val="nil"/>
              <w:left w:val="nil"/>
              <w:bottom w:val="nil"/>
              <w:right w:val="nil"/>
            </w:tcBorders>
          </w:tcPr>
          <w:p w14:paraId="6CF092C5" w14:textId="77777777" w:rsidR="007015D6" w:rsidRDefault="00350D12">
            <w:pPr>
              <w:spacing w:after="0" w:line="259" w:lineRule="auto"/>
              <w:ind w:left="150" w:firstLine="0"/>
              <w:jc w:val="center"/>
            </w:pPr>
            <w:r>
              <w:t>9.1689</w:t>
            </w:r>
          </w:p>
        </w:tc>
        <w:tc>
          <w:tcPr>
            <w:tcW w:w="1121" w:type="dxa"/>
            <w:tcBorders>
              <w:top w:val="nil"/>
              <w:left w:val="nil"/>
              <w:bottom w:val="nil"/>
              <w:right w:val="nil"/>
            </w:tcBorders>
          </w:tcPr>
          <w:p w14:paraId="643B7BE9" w14:textId="77777777" w:rsidR="007015D6" w:rsidRDefault="00350D12">
            <w:pPr>
              <w:spacing w:after="0" w:line="259" w:lineRule="auto"/>
              <w:ind w:left="284" w:firstLine="0"/>
              <w:jc w:val="center"/>
            </w:pPr>
            <w:r>
              <w:t>1.676</w:t>
            </w:r>
          </w:p>
        </w:tc>
        <w:tc>
          <w:tcPr>
            <w:tcW w:w="881" w:type="dxa"/>
            <w:tcBorders>
              <w:top w:val="nil"/>
              <w:left w:val="nil"/>
              <w:bottom w:val="nil"/>
              <w:right w:val="nil"/>
            </w:tcBorders>
          </w:tcPr>
          <w:p w14:paraId="590D8CA9" w14:textId="77777777" w:rsidR="007015D6" w:rsidRDefault="00350D12">
            <w:pPr>
              <w:spacing w:after="0" w:line="259" w:lineRule="auto"/>
              <w:ind w:left="63" w:firstLine="0"/>
              <w:jc w:val="left"/>
            </w:pPr>
            <w:r>
              <w:t>5.4700</w:t>
            </w:r>
          </w:p>
        </w:tc>
        <w:tc>
          <w:tcPr>
            <w:tcW w:w="923" w:type="dxa"/>
            <w:tcBorders>
              <w:top w:val="nil"/>
              <w:left w:val="nil"/>
              <w:bottom w:val="nil"/>
              <w:right w:val="nil"/>
            </w:tcBorders>
          </w:tcPr>
          <w:p w14:paraId="77DA024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195C080" w14:textId="77777777" w:rsidR="007015D6" w:rsidRDefault="00350D12">
            <w:pPr>
              <w:spacing w:after="0" w:line="259" w:lineRule="auto"/>
              <w:ind w:left="0" w:firstLine="0"/>
              <w:jc w:val="left"/>
            </w:pPr>
            <w:r>
              <w:t>24.4</w:t>
            </w:r>
          </w:p>
        </w:tc>
        <w:tc>
          <w:tcPr>
            <w:tcW w:w="986" w:type="dxa"/>
            <w:tcBorders>
              <w:top w:val="nil"/>
              <w:left w:val="nil"/>
              <w:bottom w:val="nil"/>
              <w:right w:val="nil"/>
            </w:tcBorders>
          </w:tcPr>
          <w:p w14:paraId="6906A139" w14:textId="77777777" w:rsidR="007015D6" w:rsidRDefault="00350D12">
            <w:pPr>
              <w:spacing w:after="0" w:line="259" w:lineRule="auto"/>
              <w:ind w:left="150" w:firstLine="0"/>
              <w:jc w:val="center"/>
            </w:pPr>
            <w:r>
              <w:t>5.884</w:t>
            </w:r>
          </w:p>
        </w:tc>
        <w:tc>
          <w:tcPr>
            <w:tcW w:w="867" w:type="dxa"/>
            <w:tcBorders>
              <w:top w:val="nil"/>
              <w:left w:val="nil"/>
              <w:bottom w:val="nil"/>
              <w:right w:val="nil"/>
            </w:tcBorders>
          </w:tcPr>
          <w:p w14:paraId="3E6406C9" w14:textId="77777777" w:rsidR="007015D6" w:rsidRDefault="00350D12">
            <w:pPr>
              <w:spacing w:after="0" w:line="259" w:lineRule="auto"/>
              <w:ind w:left="168" w:firstLine="0"/>
              <w:jc w:val="left"/>
            </w:pPr>
            <w:r>
              <w:t>12.454</w:t>
            </w:r>
          </w:p>
        </w:tc>
      </w:tr>
      <w:tr w:rsidR="007015D6" w14:paraId="4ADFB20C" w14:textId="77777777">
        <w:trPr>
          <w:trHeight w:val="239"/>
        </w:trPr>
        <w:tc>
          <w:tcPr>
            <w:tcW w:w="1042" w:type="dxa"/>
            <w:tcBorders>
              <w:top w:val="nil"/>
              <w:left w:val="nil"/>
              <w:bottom w:val="nil"/>
              <w:right w:val="nil"/>
            </w:tcBorders>
          </w:tcPr>
          <w:p w14:paraId="2BA45FAC" w14:textId="77777777" w:rsidR="007015D6" w:rsidRDefault="00350D12">
            <w:pPr>
              <w:spacing w:after="0" w:line="259" w:lineRule="auto"/>
              <w:ind w:left="120" w:firstLine="0"/>
              <w:jc w:val="left"/>
            </w:pPr>
            <w:r>
              <w:rPr>
                <w:b/>
              </w:rPr>
              <w:t>C - N</w:t>
            </w:r>
          </w:p>
        </w:tc>
        <w:tc>
          <w:tcPr>
            <w:tcW w:w="1091" w:type="dxa"/>
            <w:tcBorders>
              <w:top w:val="nil"/>
              <w:left w:val="nil"/>
              <w:bottom w:val="nil"/>
              <w:right w:val="nil"/>
            </w:tcBorders>
          </w:tcPr>
          <w:p w14:paraId="5BF70161" w14:textId="77777777" w:rsidR="007015D6" w:rsidRDefault="00350D12">
            <w:pPr>
              <w:spacing w:after="0" w:line="259" w:lineRule="auto"/>
              <w:ind w:left="150" w:firstLine="0"/>
              <w:jc w:val="center"/>
            </w:pPr>
            <w:r>
              <w:t>5.0965</w:t>
            </w:r>
          </w:p>
        </w:tc>
        <w:tc>
          <w:tcPr>
            <w:tcW w:w="1121" w:type="dxa"/>
            <w:tcBorders>
              <w:top w:val="nil"/>
              <w:left w:val="nil"/>
              <w:bottom w:val="nil"/>
              <w:right w:val="nil"/>
            </w:tcBorders>
          </w:tcPr>
          <w:p w14:paraId="2DFCD369" w14:textId="77777777" w:rsidR="007015D6" w:rsidRDefault="00350D12">
            <w:pPr>
              <w:spacing w:after="0" w:line="259" w:lineRule="auto"/>
              <w:ind w:left="284" w:firstLine="0"/>
              <w:jc w:val="center"/>
            </w:pPr>
            <w:r>
              <w:t>1.187</w:t>
            </w:r>
          </w:p>
        </w:tc>
        <w:tc>
          <w:tcPr>
            <w:tcW w:w="881" w:type="dxa"/>
            <w:tcBorders>
              <w:top w:val="nil"/>
              <w:left w:val="nil"/>
              <w:bottom w:val="nil"/>
              <w:right w:val="nil"/>
            </w:tcBorders>
          </w:tcPr>
          <w:p w14:paraId="57472F92" w14:textId="77777777" w:rsidR="007015D6" w:rsidRDefault="00350D12">
            <w:pPr>
              <w:spacing w:after="0" w:line="259" w:lineRule="auto"/>
              <w:ind w:left="63" w:firstLine="0"/>
              <w:jc w:val="left"/>
            </w:pPr>
            <w:r>
              <w:t>4.2931</w:t>
            </w:r>
          </w:p>
        </w:tc>
        <w:tc>
          <w:tcPr>
            <w:tcW w:w="923" w:type="dxa"/>
            <w:tcBorders>
              <w:top w:val="nil"/>
              <w:left w:val="nil"/>
              <w:bottom w:val="nil"/>
              <w:right w:val="nil"/>
            </w:tcBorders>
          </w:tcPr>
          <w:p w14:paraId="60F8D85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591704E" w14:textId="77777777" w:rsidR="007015D6" w:rsidRDefault="00350D12">
            <w:pPr>
              <w:spacing w:after="0" w:line="259" w:lineRule="auto"/>
              <w:ind w:left="0" w:firstLine="0"/>
              <w:jc w:val="left"/>
            </w:pPr>
            <w:r>
              <w:t>15.8</w:t>
            </w:r>
          </w:p>
        </w:tc>
        <w:tc>
          <w:tcPr>
            <w:tcW w:w="986" w:type="dxa"/>
            <w:tcBorders>
              <w:top w:val="nil"/>
              <w:left w:val="nil"/>
              <w:bottom w:val="nil"/>
              <w:right w:val="nil"/>
            </w:tcBorders>
          </w:tcPr>
          <w:p w14:paraId="778E3839" w14:textId="77777777" w:rsidR="007015D6" w:rsidRDefault="00350D12">
            <w:pPr>
              <w:spacing w:after="0" w:line="259" w:lineRule="auto"/>
              <w:ind w:left="150" w:firstLine="0"/>
              <w:jc w:val="center"/>
            </w:pPr>
            <w:r>
              <w:t>2.770</w:t>
            </w:r>
          </w:p>
        </w:tc>
        <w:tc>
          <w:tcPr>
            <w:tcW w:w="867" w:type="dxa"/>
            <w:tcBorders>
              <w:top w:val="nil"/>
              <w:left w:val="nil"/>
              <w:bottom w:val="nil"/>
              <w:right w:val="nil"/>
            </w:tcBorders>
          </w:tcPr>
          <w:p w14:paraId="260FE562" w14:textId="77777777" w:rsidR="007015D6" w:rsidRDefault="00350D12">
            <w:pPr>
              <w:spacing w:after="0" w:line="259" w:lineRule="auto"/>
              <w:ind w:left="269" w:firstLine="0"/>
              <w:jc w:val="center"/>
            </w:pPr>
            <w:r>
              <w:t>7.423</w:t>
            </w:r>
          </w:p>
        </w:tc>
      </w:tr>
      <w:tr w:rsidR="007015D6" w14:paraId="3A6F8D29" w14:textId="77777777">
        <w:trPr>
          <w:trHeight w:val="239"/>
        </w:trPr>
        <w:tc>
          <w:tcPr>
            <w:tcW w:w="1042" w:type="dxa"/>
            <w:tcBorders>
              <w:top w:val="nil"/>
              <w:left w:val="nil"/>
              <w:bottom w:val="nil"/>
              <w:right w:val="nil"/>
            </w:tcBorders>
          </w:tcPr>
          <w:p w14:paraId="02BE6136" w14:textId="77777777" w:rsidR="007015D6" w:rsidRDefault="00350D12">
            <w:pPr>
              <w:spacing w:after="0" w:line="259" w:lineRule="auto"/>
              <w:ind w:left="120" w:firstLine="0"/>
              <w:jc w:val="left"/>
            </w:pPr>
            <w:r>
              <w:rPr>
                <w:b/>
              </w:rPr>
              <w:t>C - Na</w:t>
            </w:r>
          </w:p>
        </w:tc>
        <w:tc>
          <w:tcPr>
            <w:tcW w:w="1091" w:type="dxa"/>
            <w:tcBorders>
              <w:top w:val="nil"/>
              <w:left w:val="nil"/>
              <w:bottom w:val="nil"/>
              <w:right w:val="nil"/>
            </w:tcBorders>
          </w:tcPr>
          <w:p w14:paraId="5CA408D7" w14:textId="77777777" w:rsidR="007015D6" w:rsidRDefault="00350D12">
            <w:pPr>
              <w:spacing w:after="0" w:line="259" w:lineRule="auto"/>
              <w:ind w:left="105" w:firstLine="0"/>
              <w:jc w:val="left"/>
            </w:pPr>
            <w:r>
              <w:t>-60.3468</w:t>
            </w:r>
          </w:p>
        </w:tc>
        <w:tc>
          <w:tcPr>
            <w:tcW w:w="1121" w:type="dxa"/>
            <w:tcBorders>
              <w:top w:val="nil"/>
              <w:left w:val="nil"/>
              <w:bottom w:val="nil"/>
              <w:right w:val="nil"/>
            </w:tcBorders>
          </w:tcPr>
          <w:p w14:paraId="1BF4111A" w14:textId="77777777" w:rsidR="007015D6" w:rsidRDefault="00350D12">
            <w:pPr>
              <w:spacing w:after="0" w:line="259" w:lineRule="auto"/>
              <w:ind w:left="284" w:firstLine="0"/>
              <w:jc w:val="center"/>
            </w:pPr>
            <w:r>
              <w:t>9.324</w:t>
            </w:r>
          </w:p>
        </w:tc>
        <w:tc>
          <w:tcPr>
            <w:tcW w:w="881" w:type="dxa"/>
            <w:tcBorders>
              <w:top w:val="nil"/>
              <w:left w:val="nil"/>
              <w:bottom w:val="nil"/>
              <w:right w:val="nil"/>
            </w:tcBorders>
          </w:tcPr>
          <w:p w14:paraId="7D40D9A0" w14:textId="77777777" w:rsidR="007015D6" w:rsidRDefault="00350D12">
            <w:pPr>
              <w:spacing w:after="0" w:line="259" w:lineRule="auto"/>
              <w:ind w:left="0" w:firstLine="0"/>
              <w:jc w:val="left"/>
            </w:pPr>
            <w:r>
              <w:t>-6.4721</w:t>
            </w:r>
          </w:p>
        </w:tc>
        <w:tc>
          <w:tcPr>
            <w:tcW w:w="923" w:type="dxa"/>
            <w:tcBorders>
              <w:top w:val="nil"/>
              <w:left w:val="nil"/>
              <w:bottom w:val="nil"/>
              <w:right w:val="nil"/>
            </w:tcBorders>
          </w:tcPr>
          <w:p w14:paraId="3BE9BE6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39F87E"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77FEBE68" w14:textId="77777777" w:rsidR="007015D6" w:rsidRDefault="00350D12">
            <w:pPr>
              <w:spacing w:after="0" w:line="259" w:lineRule="auto"/>
              <w:ind w:left="105" w:firstLine="0"/>
              <w:jc w:val="left"/>
            </w:pPr>
            <w:r>
              <w:t>-78.622</w:t>
            </w:r>
          </w:p>
        </w:tc>
        <w:tc>
          <w:tcPr>
            <w:tcW w:w="867" w:type="dxa"/>
            <w:tcBorders>
              <w:top w:val="nil"/>
              <w:left w:val="nil"/>
              <w:bottom w:val="nil"/>
              <w:right w:val="nil"/>
            </w:tcBorders>
          </w:tcPr>
          <w:p w14:paraId="02DB844F" w14:textId="77777777" w:rsidR="007015D6" w:rsidRDefault="00350D12">
            <w:pPr>
              <w:spacing w:after="0" w:line="259" w:lineRule="auto"/>
              <w:ind w:left="105" w:firstLine="0"/>
              <w:jc w:val="left"/>
            </w:pPr>
            <w:r>
              <w:t>-42.072</w:t>
            </w:r>
          </w:p>
        </w:tc>
      </w:tr>
      <w:tr w:rsidR="007015D6" w14:paraId="03AFA6FF" w14:textId="77777777">
        <w:trPr>
          <w:trHeight w:val="239"/>
        </w:trPr>
        <w:tc>
          <w:tcPr>
            <w:tcW w:w="1042" w:type="dxa"/>
            <w:tcBorders>
              <w:top w:val="nil"/>
              <w:left w:val="nil"/>
              <w:bottom w:val="nil"/>
              <w:right w:val="nil"/>
            </w:tcBorders>
          </w:tcPr>
          <w:p w14:paraId="64873C28" w14:textId="77777777" w:rsidR="007015D6" w:rsidRDefault="00350D12">
            <w:pPr>
              <w:spacing w:after="0" w:line="259" w:lineRule="auto"/>
              <w:ind w:left="120" w:firstLine="0"/>
              <w:jc w:val="left"/>
            </w:pPr>
            <w:r>
              <w:rPr>
                <w:b/>
              </w:rPr>
              <w:t>C - P</w:t>
            </w:r>
          </w:p>
        </w:tc>
        <w:tc>
          <w:tcPr>
            <w:tcW w:w="1091" w:type="dxa"/>
            <w:tcBorders>
              <w:top w:val="nil"/>
              <w:left w:val="nil"/>
              <w:bottom w:val="nil"/>
              <w:right w:val="nil"/>
            </w:tcBorders>
          </w:tcPr>
          <w:p w14:paraId="331BA858" w14:textId="77777777" w:rsidR="007015D6" w:rsidRDefault="00350D12">
            <w:pPr>
              <w:spacing w:after="0" w:line="259" w:lineRule="auto"/>
              <w:ind w:left="150" w:firstLine="0"/>
              <w:jc w:val="center"/>
            </w:pPr>
            <w:r>
              <w:t>3.0777</w:t>
            </w:r>
          </w:p>
        </w:tc>
        <w:tc>
          <w:tcPr>
            <w:tcW w:w="1121" w:type="dxa"/>
            <w:tcBorders>
              <w:top w:val="nil"/>
              <w:left w:val="nil"/>
              <w:bottom w:val="nil"/>
              <w:right w:val="nil"/>
            </w:tcBorders>
          </w:tcPr>
          <w:p w14:paraId="4715FB54" w14:textId="77777777" w:rsidR="007015D6" w:rsidRDefault="00350D12">
            <w:pPr>
              <w:spacing w:after="0" w:line="259" w:lineRule="auto"/>
              <w:ind w:left="284" w:firstLine="0"/>
              <w:jc w:val="center"/>
            </w:pPr>
            <w:r>
              <w:t>0.910</w:t>
            </w:r>
          </w:p>
        </w:tc>
        <w:tc>
          <w:tcPr>
            <w:tcW w:w="881" w:type="dxa"/>
            <w:tcBorders>
              <w:top w:val="nil"/>
              <w:left w:val="nil"/>
              <w:bottom w:val="nil"/>
              <w:right w:val="nil"/>
            </w:tcBorders>
          </w:tcPr>
          <w:p w14:paraId="3157AAAC" w14:textId="77777777" w:rsidR="007015D6" w:rsidRDefault="00350D12">
            <w:pPr>
              <w:spacing w:after="0" w:line="259" w:lineRule="auto"/>
              <w:ind w:left="63" w:firstLine="0"/>
              <w:jc w:val="left"/>
            </w:pPr>
            <w:r>
              <w:t>3.3826</w:t>
            </w:r>
          </w:p>
        </w:tc>
        <w:tc>
          <w:tcPr>
            <w:tcW w:w="923" w:type="dxa"/>
            <w:tcBorders>
              <w:top w:val="nil"/>
              <w:left w:val="nil"/>
              <w:bottom w:val="nil"/>
              <w:right w:val="nil"/>
            </w:tcBorders>
          </w:tcPr>
          <w:p w14:paraId="0B3B443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BB44FCF" w14:textId="77777777" w:rsidR="007015D6" w:rsidRDefault="00350D12">
            <w:pPr>
              <w:spacing w:after="0" w:line="259" w:lineRule="auto"/>
              <w:ind w:left="0" w:firstLine="0"/>
              <w:jc w:val="left"/>
            </w:pPr>
            <w:r>
              <w:t>10.4</w:t>
            </w:r>
          </w:p>
        </w:tc>
        <w:tc>
          <w:tcPr>
            <w:tcW w:w="986" w:type="dxa"/>
            <w:tcBorders>
              <w:top w:val="nil"/>
              <w:left w:val="nil"/>
              <w:bottom w:val="nil"/>
              <w:right w:val="nil"/>
            </w:tcBorders>
          </w:tcPr>
          <w:p w14:paraId="4F66BEFF" w14:textId="77777777" w:rsidR="007015D6" w:rsidRDefault="00350D12">
            <w:pPr>
              <w:spacing w:after="0" w:line="259" w:lineRule="auto"/>
              <w:ind w:left="150" w:firstLine="0"/>
              <w:jc w:val="center"/>
            </w:pPr>
            <w:r>
              <w:t>1.294</w:t>
            </w:r>
          </w:p>
        </w:tc>
        <w:tc>
          <w:tcPr>
            <w:tcW w:w="867" w:type="dxa"/>
            <w:tcBorders>
              <w:top w:val="nil"/>
              <w:left w:val="nil"/>
              <w:bottom w:val="nil"/>
              <w:right w:val="nil"/>
            </w:tcBorders>
          </w:tcPr>
          <w:p w14:paraId="33BA0DC9" w14:textId="77777777" w:rsidR="007015D6" w:rsidRDefault="00350D12">
            <w:pPr>
              <w:spacing w:after="0" w:line="259" w:lineRule="auto"/>
              <w:ind w:left="269" w:firstLine="0"/>
              <w:jc w:val="center"/>
            </w:pPr>
            <w:r>
              <w:t>4.861</w:t>
            </w:r>
          </w:p>
        </w:tc>
      </w:tr>
      <w:tr w:rsidR="007015D6" w14:paraId="4ADE3F12" w14:textId="77777777">
        <w:trPr>
          <w:trHeight w:val="239"/>
        </w:trPr>
        <w:tc>
          <w:tcPr>
            <w:tcW w:w="1042" w:type="dxa"/>
            <w:tcBorders>
              <w:top w:val="nil"/>
              <w:left w:val="nil"/>
              <w:bottom w:val="nil"/>
              <w:right w:val="nil"/>
            </w:tcBorders>
          </w:tcPr>
          <w:p w14:paraId="04A6495A" w14:textId="77777777" w:rsidR="007015D6" w:rsidRDefault="00350D12">
            <w:pPr>
              <w:spacing w:after="0" w:line="259" w:lineRule="auto"/>
              <w:ind w:left="120" w:firstLine="0"/>
              <w:jc w:val="left"/>
            </w:pPr>
            <w:r>
              <w:rPr>
                <w:b/>
              </w:rPr>
              <w:t>C - S</w:t>
            </w:r>
          </w:p>
        </w:tc>
        <w:tc>
          <w:tcPr>
            <w:tcW w:w="1091" w:type="dxa"/>
            <w:tcBorders>
              <w:top w:val="nil"/>
              <w:left w:val="nil"/>
              <w:bottom w:val="nil"/>
              <w:right w:val="nil"/>
            </w:tcBorders>
          </w:tcPr>
          <w:p w14:paraId="7A58A475" w14:textId="77777777" w:rsidR="007015D6" w:rsidRDefault="00350D12">
            <w:pPr>
              <w:spacing w:after="0" w:line="259" w:lineRule="auto"/>
              <w:ind w:left="150" w:firstLine="0"/>
              <w:jc w:val="center"/>
            </w:pPr>
            <w:r>
              <w:t>2.2309</w:t>
            </w:r>
          </w:p>
        </w:tc>
        <w:tc>
          <w:tcPr>
            <w:tcW w:w="1121" w:type="dxa"/>
            <w:tcBorders>
              <w:top w:val="nil"/>
              <w:left w:val="nil"/>
              <w:bottom w:val="nil"/>
              <w:right w:val="nil"/>
            </w:tcBorders>
          </w:tcPr>
          <w:p w14:paraId="35AA277F" w14:textId="77777777" w:rsidR="007015D6" w:rsidRDefault="00350D12">
            <w:pPr>
              <w:spacing w:after="0" w:line="259" w:lineRule="auto"/>
              <w:ind w:left="284" w:firstLine="0"/>
              <w:jc w:val="center"/>
            </w:pPr>
            <w:r>
              <w:t>0.873</w:t>
            </w:r>
          </w:p>
        </w:tc>
        <w:tc>
          <w:tcPr>
            <w:tcW w:w="881" w:type="dxa"/>
            <w:tcBorders>
              <w:top w:val="nil"/>
              <w:left w:val="nil"/>
              <w:bottom w:val="nil"/>
              <w:right w:val="nil"/>
            </w:tcBorders>
          </w:tcPr>
          <w:p w14:paraId="5BBA0AE0" w14:textId="77777777" w:rsidR="007015D6" w:rsidRDefault="00350D12">
            <w:pPr>
              <w:spacing w:after="0" w:line="259" w:lineRule="auto"/>
              <w:ind w:left="63" w:firstLine="0"/>
              <w:jc w:val="left"/>
            </w:pPr>
            <w:r>
              <w:t>2.5558</w:t>
            </w:r>
          </w:p>
        </w:tc>
        <w:tc>
          <w:tcPr>
            <w:tcW w:w="923" w:type="dxa"/>
            <w:tcBorders>
              <w:top w:val="nil"/>
              <w:left w:val="nil"/>
              <w:bottom w:val="nil"/>
              <w:right w:val="nil"/>
            </w:tcBorders>
          </w:tcPr>
          <w:p w14:paraId="0B40281E" w14:textId="77777777" w:rsidR="007015D6" w:rsidRDefault="00350D12">
            <w:pPr>
              <w:spacing w:after="0" w:line="259" w:lineRule="auto"/>
              <w:ind w:left="0" w:firstLine="0"/>
              <w:jc w:val="left"/>
            </w:pPr>
            <w:r>
              <w:rPr>
                <w:b/>
              </w:rPr>
              <w:t>0.01060</w:t>
            </w:r>
          </w:p>
        </w:tc>
        <w:tc>
          <w:tcPr>
            <w:tcW w:w="607" w:type="dxa"/>
            <w:tcBorders>
              <w:top w:val="nil"/>
              <w:left w:val="nil"/>
              <w:bottom w:val="nil"/>
              <w:right w:val="nil"/>
            </w:tcBorders>
          </w:tcPr>
          <w:p w14:paraId="374FBA3A" w14:textId="77777777" w:rsidR="007015D6" w:rsidRDefault="00350D12">
            <w:pPr>
              <w:spacing w:after="0" w:line="259" w:lineRule="auto"/>
              <w:ind w:left="105" w:firstLine="0"/>
              <w:jc w:val="left"/>
            </w:pPr>
            <w:r>
              <w:t>6.6</w:t>
            </w:r>
          </w:p>
        </w:tc>
        <w:tc>
          <w:tcPr>
            <w:tcW w:w="986" w:type="dxa"/>
            <w:tcBorders>
              <w:top w:val="nil"/>
              <w:left w:val="nil"/>
              <w:bottom w:val="nil"/>
              <w:right w:val="nil"/>
            </w:tcBorders>
          </w:tcPr>
          <w:p w14:paraId="08A806CF" w14:textId="77777777" w:rsidR="007015D6" w:rsidRDefault="00350D12">
            <w:pPr>
              <w:spacing w:after="0" w:line="259" w:lineRule="auto"/>
              <w:ind w:left="150" w:firstLine="0"/>
              <w:jc w:val="center"/>
            </w:pPr>
            <w:r>
              <w:t>0.520</w:t>
            </w:r>
          </w:p>
        </w:tc>
        <w:tc>
          <w:tcPr>
            <w:tcW w:w="867" w:type="dxa"/>
            <w:tcBorders>
              <w:top w:val="nil"/>
              <w:left w:val="nil"/>
              <w:bottom w:val="nil"/>
              <w:right w:val="nil"/>
            </w:tcBorders>
          </w:tcPr>
          <w:p w14:paraId="3119EE78" w14:textId="77777777" w:rsidR="007015D6" w:rsidRDefault="00350D12">
            <w:pPr>
              <w:spacing w:after="0" w:line="259" w:lineRule="auto"/>
              <w:ind w:left="269" w:firstLine="0"/>
              <w:jc w:val="center"/>
            </w:pPr>
            <w:r>
              <w:t>3.942</w:t>
            </w:r>
          </w:p>
        </w:tc>
      </w:tr>
      <w:tr w:rsidR="007015D6" w14:paraId="281997A3" w14:textId="77777777">
        <w:trPr>
          <w:trHeight w:val="239"/>
        </w:trPr>
        <w:tc>
          <w:tcPr>
            <w:tcW w:w="1042" w:type="dxa"/>
            <w:tcBorders>
              <w:top w:val="nil"/>
              <w:left w:val="nil"/>
              <w:bottom w:val="nil"/>
              <w:right w:val="nil"/>
            </w:tcBorders>
          </w:tcPr>
          <w:p w14:paraId="4B266856" w14:textId="77777777" w:rsidR="007015D6" w:rsidRDefault="00350D12">
            <w:pPr>
              <w:spacing w:after="0" w:line="259" w:lineRule="auto"/>
              <w:ind w:left="120" w:firstLine="0"/>
              <w:jc w:val="left"/>
            </w:pPr>
            <w:r>
              <w:rPr>
                <w:b/>
              </w:rPr>
              <w:t>Ca - K</w:t>
            </w:r>
          </w:p>
        </w:tc>
        <w:tc>
          <w:tcPr>
            <w:tcW w:w="1091" w:type="dxa"/>
            <w:tcBorders>
              <w:top w:val="nil"/>
              <w:left w:val="nil"/>
              <w:bottom w:val="nil"/>
              <w:right w:val="nil"/>
            </w:tcBorders>
          </w:tcPr>
          <w:p w14:paraId="1B7D7A12" w14:textId="77777777" w:rsidR="007015D6" w:rsidRDefault="00350D12">
            <w:pPr>
              <w:spacing w:after="0" w:line="259" w:lineRule="auto"/>
              <w:ind w:left="168" w:firstLine="0"/>
              <w:jc w:val="left"/>
            </w:pPr>
            <w:r>
              <w:t>81.8948</w:t>
            </w:r>
          </w:p>
        </w:tc>
        <w:tc>
          <w:tcPr>
            <w:tcW w:w="1121" w:type="dxa"/>
            <w:tcBorders>
              <w:top w:val="nil"/>
              <w:left w:val="nil"/>
              <w:bottom w:val="nil"/>
              <w:right w:val="nil"/>
            </w:tcBorders>
          </w:tcPr>
          <w:p w14:paraId="37C0BB50" w14:textId="77777777" w:rsidR="007015D6" w:rsidRDefault="00350D12">
            <w:pPr>
              <w:spacing w:after="0" w:line="259" w:lineRule="auto"/>
              <w:ind w:left="179" w:firstLine="0"/>
              <w:jc w:val="center"/>
            </w:pPr>
            <w:r>
              <w:t>15.848</w:t>
            </w:r>
          </w:p>
        </w:tc>
        <w:tc>
          <w:tcPr>
            <w:tcW w:w="881" w:type="dxa"/>
            <w:tcBorders>
              <w:top w:val="nil"/>
              <w:left w:val="nil"/>
              <w:bottom w:val="nil"/>
              <w:right w:val="nil"/>
            </w:tcBorders>
          </w:tcPr>
          <w:p w14:paraId="77DEBD6E" w14:textId="77777777" w:rsidR="007015D6" w:rsidRDefault="00350D12">
            <w:pPr>
              <w:spacing w:after="0" w:line="259" w:lineRule="auto"/>
              <w:ind w:left="63" w:firstLine="0"/>
              <w:jc w:val="left"/>
            </w:pPr>
            <w:r>
              <w:t>5.1674</w:t>
            </w:r>
          </w:p>
        </w:tc>
        <w:tc>
          <w:tcPr>
            <w:tcW w:w="923" w:type="dxa"/>
            <w:tcBorders>
              <w:top w:val="nil"/>
              <w:left w:val="nil"/>
              <w:bottom w:val="nil"/>
              <w:right w:val="nil"/>
            </w:tcBorders>
          </w:tcPr>
          <w:p w14:paraId="37162F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91DBCAC" w14:textId="77777777" w:rsidR="007015D6" w:rsidRDefault="00350D12">
            <w:pPr>
              <w:spacing w:after="0" w:line="259" w:lineRule="auto"/>
              <w:ind w:left="0" w:firstLine="0"/>
              <w:jc w:val="left"/>
            </w:pPr>
            <w:r>
              <w:t>22.0</w:t>
            </w:r>
          </w:p>
        </w:tc>
        <w:tc>
          <w:tcPr>
            <w:tcW w:w="986" w:type="dxa"/>
            <w:tcBorders>
              <w:top w:val="nil"/>
              <w:left w:val="nil"/>
              <w:bottom w:val="nil"/>
              <w:right w:val="nil"/>
            </w:tcBorders>
          </w:tcPr>
          <w:p w14:paraId="34DC0A12" w14:textId="77777777" w:rsidR="007015D6" w:rsidRDefault="00350D12">
            <w:pPr>
              <w:spacing w:after="0" w:line="259" w:lineRule="auto"/>
              <w:ind w:left="168" w:firstLine="0"/>
              <w:jc w:val="left"/>
            </w:pPr>
            <w:r>
              <w:t>50.832</w:t>
            </w:r>
          </w:p>
        </w:tc>
        <w:tc>
          <w:tcPr>
            <w:tcW w:w="867" w:type="dxa"/>
            <w:tcBorders>
              <w:top w:val="nil"/>
              <w:left w:val="nil"/>
              <w:bottom w:val="nil"/>
              <w:right w:val="nil"/>
            </w:tcBorders>
          </w:tcPr>
          <w:p w14:paraId="787B2A7B" w14:textId="77777777" w:rsidR="007015D6" w:rsidRDefault="00350D12">
            <w:pPr>
              <w:spacing w:after="0" w:line="259" w:lineRule="auto"/>
              <w:ind w:left="63" w:firstLine="0"/>
              <w:jc w:val="left"/>
            </w:pPr>
            <w:r>
              <w:t>112.957</w:t>
            </w:r>
          </w:p>
        </w:tc>
      </w:tr>
      <w:tr w:rsidR="007015D6" w14:paraId="453C9B35" w14:textId="77777777">
        <w:trPr>
          <w:trHeight w:val="239"/>
        </w:trPr>
        <w:tc>
          <w:tcPr>
            <w:tcW w:w="1042" w:type="dxa"/>
            <w:tcBorders>
              <w:top w:val="nil"/>
              <w:left w:val="nil"/>
              <w:bottom w:val="nil"/>
              <w:right w:val="nil"/>
            </w:tcBorders>
          </w:tcPr>
          <w:p w14:paraId="78DB11DE" w14:textId="77777777" w:rsidR="007015D6" w:rsidRDefault="00350D12">
            <w:pPr>
              <w:spacing w:after="0" w:line="259" w:lineRule="auto"/>
              <w:ind w:left="120" w:firstLine="0"/>
              <w:jc w:val="left"/>
            </w:pPr>
            <w:r>
              <w:rPr>
                <w:b/>
              </w:rPr>
              <w:t>Ca - Mg</w:t>
            </w:r>
          </w:p>
        </w:tc>
        <w:tc>
          <w:tcPr>
            <w:tcW w:w="1091" w:type="dxa"/>
            <w:tcBorders>
              <w:top w:val="nil"/>
              <w:left w:val="nil"/>
              <w:bottom w:val="nil"/>
              <w:right w:val="nil"/>
            </w:tcBorders>
          </w:tcPr>
          <w:p w14:paraId="074960B2" w14:textId="77777777" w:rsidR="007015D6" w:rsidRDefault="00350D12">
            <w:pPr>
              <w:spacing w:after="0" w:line="259" w:lineRule="auto"/>
              <w:ind w:left="150" w:firstLine="0"/>
              <w:jc w:val="center"/>
            </w:pPr>
            <w:r>
              <w:t>9.1053</w:t>
            </w:r>
          </w:p>
        </w:tc>
        <w:tc>
          <w:tcPr>
            <w:tcW w:w="1121" w:type="dxa"/>
            <w:tcBorders>
              <w:top w:val="nil"/>
              <w:left w:val="nil"/>
              <w:bottom w:val="nil"/>
              <w:right w:val="nil"/>
            </w:tcBorders>
          </w:tcPr>
          <w:p w14:paraId="250F47A2" w14:textId="77777777" w:rsidR="007015D6" w:rsidRDefault="00350D12">
            <w:pPr>
              <w:spacing w:after="0" w:line="259" w:lineRule="auto"/>
              <w:ind w:left="284" w:firstLine="0"/>
              <w:jc w:val="center"/>
            </w:pPr>
            <w:r>
              <w:t>1.692</w:t>
            </w:r>
          </w:p>
        </w:tc>
        <w:tc>
          <w:tcPr>
            <w:tcW w:w="881" w:type="dxa"/>
            <w:tcBorders>
              <w:top w:val="nil"/>
              <w:left w:val="nil"/>
              <w:bottom w:val="nil"/>
              <w:right w:val="nil"/>
            </w:tcBorders>
          </w:tcPr>
          <w:p w14:paraId="563BE9D1" w14:textId="77777777" w:rsidR="007015D6" w:rsidRDefault="00350D12">
            <w:pPr>
              <w:spacing w:after="0" w:line="259" w:lineRule="auto"/>
              <w:ind w:left="63" w:firstLine="0"/>
              <w:jc w:val="left"/>
            </w:pPr>
            <w:r>
              <w:t>5.3811</w:t>
            </w:r>
          </w:p>
        </w:tc>
        <w:tc>
          <w:tcPr>
            <w:tcW w:w="923" w:type="dxa"/>
            <w:tcBorders>
              <w:top w:val="nil"/>
              <w:left w:val="nil"/>
              <w:bottom w:val="nil"/>
              <w:right w:val="nil"/>
            </w:tcBorders>
          </w:tcPr>
          <w:p w14:paraId="5385DA34"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10F094" w14:textId="77777777" w:rsidR="007015D6" w:rsidRDefault="00350D12">
            <w:pPr>
              <w:spacing w:after="0" w:line="259" w:lineRule="auto"/>
              <w:ind w:left="0" w:firstLine="0"/>
              <w:jc w:val="left"/>
            </w:pPr>
            <w:r>
              <w:t>23.7</w:t>
            </w:r>
          </w:p>
        </w:tc>
        <w:tc>
          <w:tcPr>
            <w:tcW w:w="986" w:type="dxa"/>
            <w:tcBorders>
              <w:top w:val="nil"/>
              <w:left w:val="nil"/>
              <w:bottom w:val="nil"/>
              <w:right w:val="nil"/>
            </w:tcBorders>
          </w:tcPr>
          <w:p w14:paraId="11EA48FE" w14:textId="77777777" w:rsidR="007015D6" w:rsidRDefault="00350D12">
            <w:pPr>
              <w:spacing w:after="0" w:line="259" w:lineRule="auto"/>
              <w:ind w:left="150" w:firstLine="0"/>
              <w:jc w:val="center"/>
            </w:pPr>
            <w:r>
              <w:t>5.789</w:t>
            </w:r>
          </w:p>
        </w:tc>
        <w:tc>
          <w:tcPr>
            <w:tcW w:w="867" w:type="dxa"/>
            <w:tcBorders>
              <w:top w:val="nil"/>
              <w:left w:val="nil"/>
              <w:bottom w:val="nil"/>
              <w:right w:val="nil"/>
            </w:tcBorders>
          </w:tcPr>
          <w:p w14:paraId="63FEE8FA" w14:textId="77777777" w:rsidR="007015D6" w:rsidRDefault="00350D12">
            <w:pPr>
              <w:spacing w:after="0" w:line="259" w:lineRule="auto"/>
              <w:ind w:left="168" w:firstLine="0"/>
              <w:jc w:val="left"/>
            </w:pPr>
            <w:r>
              <w:t>12.422</w:t>
            </w:r>
          </w:p>
        </w:tc>
      </w:tr>
      <w:tr w:rsidR="007015D6" w14:paraId="69931F19" w14:textId="77777777">
        <w:trPr>
          <w:trHeight w:val="239"/>
        </w:trPr>
        <w:tc>
          <w:tcPr>
            <w:tcW w:w="1042" w:type="dxa"/>
            <w:tcBorders>
              <w:top w:val="nil"/>
              <w:left w:val="nil"/>
              <w:bottom w:val="nil"/>
              <w:right w:val="nil"/>
            </w:tcBorders>
          </w:tcPr>
          <w:p w14:paraId="411B18AB" w14:textId="77777777" w:rsidR="007015D6" w:rsidRDefault="00350D12">
            <w:pPr>
              <w:spacing w:after="0" w:line="259" w:lineRule="auto"/>
              <w:ind w:left="120" w:firstLine="0"/>
              <w:jc w:val="left"/>
            </w:pPr>
            <w:r>
              <w:rPr>
                <w:b/>
              </w:rPr>
              <w:t>Ca - N</w:t>
            </w:r>
          </w:p>
        </w:tc>
        <w:tc>
          <w:tcPr>
            <w:tcW w:w="1091" w:type="dxa"/>
            <w:tcBorders>
              <w:top w:val="nil"/>
              <w:left w:val="nil"/>
              <w:bottom w:val="nil"/>
              <w:right w:val="nil"/>
            </w:tcBorders>
          </w:tcPr>
          <w:p w14:paraId="478E3ED9" w14:textId="77777777" w:rsidR="007015D6" w:rsidRDefault="00350D12">
            <w:pPr>
              <w:spacing w:after="0" w:line="259" w:lineRule="auto"/>
              <w:ind w:left="150" w:firstLine="0"/>
              <w:jc w:val="center"/>
            </w:pPr>
            <w:r>
              <w:t>5.0329</w:t>
            </w:r>
          </w:p>
        </w:tc>
        <w:tc>
          <w:tcPr>
            <w:tcW w:w="1121" w:type="dxa"/>
            <w:tcBorders>
              <w:top w:val="nil"/>
              <w:left w:val="nil"/>
              <w:bottom w:val="nil"/>
              <w:right w:val="nil"/>
            </w:tcBorders>
          </w:tcPr>
          <w:p w14:paraId="370DE5CC" w14:textId="77777777" w:rsidR="007015D6" w:rsidRDefault="00350D12">
            <w:pPr>
              <w:spacing w:after="0" w:line="259" w:lineRule="auto"/>
              <w:ind w:left="284" w:firstLine="0"/>
              <w:jc w:val="center"/>
            </w:pPr>
            <w:r>
              <w:t>1.209</w:t>
            </w:r>
          </w:p>
        </w:tc>
        <w:tc>
          <w:tcPr>
            <w:tcW w:w="881" w:type="dxa"/>
            <w:tcBorders>
              <w:top w:val="nil"/>
              <w:left w:val="nil"/>
              <w:bottom w:val="nil"/>
              <w:right w:val="nil"/>
            </w:tcBorders>
          </w:tcPr>
          <w:p w14:paraId="2B358A38" w14:textId="77777777" w:rsidR="007015D6" w:rsidRDefault="00350D12">
            <w:pPr>
              <w:spacing w:after="0" w:line="259" w:lineRule="auto"/>
              <w:ind w:left="63" w:firstLine="0"/>
              <w:jc w:val="left"/>
            </w:pPr>
            <w:r>
              <w:t>4.1613</w:t>
            </w:r>
          </w:p>
        </w:tc>
        <w:tc>
          <w:tcPr>
            <w:tcW w:w="923" w:type="dxa"/>
            <w:tcBorders>
              <w:top w:val="nil"/>
              <w:left w:val="nil"/>
              <w:bottom w:val="nil"/>
              <w:right w:val="nil"/>
            </w:tcBorders>
          </w:tcPr>
          <w:p w14:paraId="40044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F55C5FF" w14:textId="77777777" w:rsidR="007015D6" w:rsidRDefault="00350D12">
            <w:pPr>
              <w:spacing w:after="0" w:line="259" w:lineRule="auto"/>
              <w:ind w:left="0" w:firstLine="0"/>
              <w:jc w:val="left"/>
            </w:pPr>
            <w:r>
              <w:t>14.9</w:t>
            </w:r>
          </w:p>
        </w:tc>
        <w:tc>
          <w:tcPr>
            <w:tcW w:w="986" w:type="dxa"/>
            <w:tcBorders>
              <w:top w:val="nil"/>
              <w:left w:val="nil"/>
              <w:bottom w:val="nil"/>
              <w:right w:val="nil"/>
            </w:tcBorders>
          </w:tcPr>
          <w:p w14:paraId="1899D1A8" w14:textId="77777777" w:rsidR="007015D6" w:rsidRDefault="00350D12">
            <w:pPr>
              <w:spacing w:after="0" w:line="259" w:lineRule="auto"/>
              <w:ind w:left="150" w:firstLine="0"/>
              <w:jc w:val="center"/>
            </w:pPr>
            <w:r>
              <w:t>2.662</w:t>
            </w:r>
          </w:p>
        </w:tc>
        <w:tc>
          <w:tcPr>
            <w:tcW w:w="867" w:type="dxa"/>
            <w:tcBorders>
              <w:top w:val="nil"/>
              <w:left w:val="nil"/>
              <w:bottom w:val="nil"/>
              <w:right w:val="nil"/>
            </w:tcBorders>
          </w:tcPr>
          <w:p w14:paraId="600CE3FC" w14:textId="77777777" w:rsidR="007015D6" w:rsidRDefault="00350D12">
            <w:pPr>
              <w:spacing w:after="0" w:line="259" w:lineRule="auto"/>
              <w:ind w:left="269" w:firstLine="0"/>
              <w:jc w:val="center"/>
            </w:pPr>
            <w:r>
              <w:t>7.403</w:t>
            </w:r>
          </w:p>
        </w:tc>
      </w:tr>
      <w:tr w:rsidR="007015D6" w14:paraId="4C524900" w14:textId="77777777">
        <w:trPr>
          <w:trHeight w:val="239"/>
        </w:trPr>
        <w:tc>
          <w:tcPr>
            <w:tcW w:w="1042" w:type="dxa"/>
            <w:tcBorders>
              <w:top w:val="nil"/>
              <w:left w:val="nil"/>
              <w:bottom w:val="nil"/>
              <w:right w:val="nil"/>
            </w:tcBorders>
          </w:tcPr>
          <w:p w14:paraId="4C1CF925" w14:textId="77777777" w:rsidR="007015D6" w:rsidRDefault="00350D12">
            <w:pPr>
              <w:spacing w:after="0" w:line="259" w:lineRule="auto"/>
              <w:ind w:left="120" w:firstLine="0"/>
              <w:jc w:val="left"/>
            </w:pPr>
            <w:r>
              <w:rPr>
                <w:b/>
              </w:rPr>
              <w:t>Ca - Na</w:t>
            </w:r>
          </w:p>
        </w:tc>
        <w:tc>
          <w:tcPr>
            <w:tcW w:w="1091" w:type="dxa"/>
            <w:tcBorders>
              <w:top w:val="nil"/>
              <w:left w:val="nil"/>
              <w:bottom w:val="nil"/>
              <w:right w:val="nil"/>
            </w:tcBorders>
          </w:tcPr>
          <w:p w14:paraId="0E8ECBF9" w14:textId="77777777" w:rsidR="007015D6" w:rsidRDefault="00350D12">
            <w:pPr>
              <w:spacing w:after="0" w:line="259" w:lineRule="auto"/>
              <w:ind w:left="105" w:firstLine="0"/>
              <w:jc w:val="left"/>
            </w:pPr>
            <w:r>
              <w:t>-60.4104</w:t>
            </w:r>
          </w:p>
        </w:tc>
        <w:tc>
          <w:tcPr>
            <w:tcW w:w="1121" w:type="dxa"/>
            <w:tcBorders>
              <w:top w:val="nil"/>
              <w:left w:val="nil"/>
              <w:bottom w:val="nil"/>
              <w:right w:val="nil"/>
            </w:tcBorders>
          </w:tcPr>
          <w:p w14:paraId="1733C688" w14:textId="77777777" w:rsidR="007015D6" w:rsidRDefault="00350D12">
            <w:pPr>
              <w:spacing w:after="0" w:line="259" w:lineRule="auto"/>
              <w:ind w:left="284" w:firstLine="0"/>
              <w:jc w:val="center"/>
            </w:pPr>
            <w:r>
              <w:t>9.327</w:t>
            </w:r>
          </w:p>
        </w:tc>
        <w:tc>
          <w:tcPr>
            <w:tcW w:w="881" w:type="dxa"/>
            <w:tcBorders>
              <w:top w:val="nil"/>
              <w:left w:val="nil"/>
              <w:bottom w:val="nil"/>
              <w:right w:val="nil"/>
            </w:tcBorders>
          </w:tcPr>
          <w:p w14:paraId="3854164A" w14:textId="77777777" w:rsidR="007015D6" w:rsidRDefault="00350D12">
            <w:pPr>
              <w:spacing w:after="0" w:line="259" w:lineRule="auto"/>
              <w:ind w:left="0" w:firstLine="0"/>
              <w:jc w:val="left"/>
            </w:pPr>
            <w:r>
              <w:t>-6.4769</w:t>
            </w:r>
          </w:p>
        </w:tc>
        <w:tc>
          <w:tcPr>
            <w:tcW w:w="923" w:type="dxa"/>
            <w:tcBorders>
              <w:top w:val="nil"/>
              <w:left w:val="nil"/>
              <w:bottom w:val="nil"/>
              <w:right w:val="nil"/>
            </w:tcBorders>
          </w:tcPr>
          <w:p w14:paraId="0CE7E848"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7C6CC00" w14:textId="77777777" w:rsidR="007015D6" w:rsidRDefault="00350D12">
            <w:pPr>
              <w:spacing w:after="0" w:line="259" w:lineRule="auto"/>
              <w:ind w:left="0" w:firstLine="0"/>
              <w:jc w:val="left"/>
            </w:pPr>
            <w:r>
              <w:t>33.3</w:t>
            </w:r>
          </w:p>
        </w:tc>
        <w:tc>
          <w:tcPr>
            <w:tcW w:w="986" w:type="dxa"/>
            <w:tcBorders>
              <w:top w:val="nil"/>
              <w:left w:val="nil"/>
              <w:bottom w:val="nil"/>
              <w:right w:val="nil"/>
            </w:tcBorders>
          </w:tcPr>
          <w:p w14:paraId="608CFE87" w14:textId="77777777" w:rsidR="007015D6" w:rsidRDefault="00350D12">
            <w:pPr>
              <w:spacing w:after="0" w:line="259" w:lineRule="auto"/>
              <w:ind w:left="105" w:firstLine="0"/>
              <w:jc w:val="left"/>
            </w:pPr>
            <w:r>
              <w:t>-78.691</w:t>
            </w:r>
          </w:p>
        </w:tc>
        <w:tc>
          <w:tcPr>
            <w:tcW w:w="867" w:type="dxa"/>
            <w:tcBorders>
              <w:top w:val="nil"/>
              <w:left w:val="nil"/>
              <w:bottom w:val="nil"/>
              <w:right w:val="nil"/>
            </w:tcBorders>
          </w:tcPr>
          <w:p w14:paraId="1C0D7BC7" w14:textId="77777777" w:rsidR="007015D6" w:rsidRDefault="00350D12">
            <w:pPr>
              <w:spacing w:after="0" w:line="259" w:lineRule="auto"/>
              <w:ind w:left="105" w:firstLine="0"/>
              <w:jc w:val="left"/>
            </w:pPr>
            <w:r>
              <w:t>-42.130</w:t>
            </w:r>
          </w:p>
        </w:tc>
      </w:tr>
      <w:tr w:rsidR="007015D6" w14:paraId="600A9F30" w14:textId="77777777">
        <w:trPr>
          <w:trHeight w:val="239"/>
        </w:trPr>
        <w:tc>
          <w:tcPr>
            <w:tcW w:w="1042" w:type="dxa"/>
            <w:tcBorders>
              <w:top w:val="nil"/>
              <w:left w:val="nil"/>
              <w:bottom w:val="nil"/>
              <w:right w:val="nil"/>
            </w:tcBorders>
          </w:tcPr>
          <w:p w14:paraId="0BC75853" w14:textId="77777777" w:rsidR="007015D6" w:rsidRDefault="00350D12">
            <w:pPr>
              <w:spacing w:after="0" w:line="259" w:lineRule="auto"/>
              <w:ind w:left="120" w:firstLine="0"/>
              <w:jc w:val="left"/>
            </w:pPr>
            <w:r>
              <w:rPr>
                <w:b/>
              </w:rPr>
              <w:t>Ca - P</w:t>
            </w:r>
          </w:p>
        </w:tc>
        <w:tc>
          <w:tcPr>
            <w:tcW w:w="1091" w:type="dxa"/>
            <w:tcBorders>
              <w:top w:val="nil"/>
              <w:left w:val="nil"/>
              <w:bottom w:val="nil"/>
              <w:right w:val="nil"/>
            </w:tcBorders>
          </w:tcPr>
          <w:p w14:paraId="79941B07" w14:textId="77777777" w:rsidR="007015D6" w:rsidRDefault="00350D12">
            <w:pPr>
              <w:spacing w:after="0" w:line="259" w:lineRule="auto"/>
              <w:ind w:left="150" w:firstLine="0"/>
              <w:jc w:val="center"/>
            </w:pPr>
            <w:r>
              <w:t>3.0141</w:t>
            </w:r>
          </w:p>
        </w:tc>
        <w:tc>
          <w:tcPr>
            <w:tcW w:w="1121" w:type="dxa"/>
            <w:tcBorders>
              <w:top w:val="nil"/>
              <w:left w:val="nil"/>
              <w:bottom w:val="nil"/>
              <w:right w:val="nil"/>
            </w:tcBorders>
          </w:tcPr>
          <w:p w14:paraId="41DDC232" w14:textId="77777777" w:rsidR="007015D6" w:rsidRDefault="00350D12">
            <w:pPr>
              <w:spacing w:after="0" w:line="259" w:lineRule="auto"/>
              <w:ind w:left="284" w:firstLine="0"/>
              <w:jc w:val="center"/>
            </w:pPr>
            <w:r>
              <w:t>0.939</w:t>
            </w:r>
          </w:p>
        </w:tc>
        <w:tc>
          <w:tcPr>
            <w:tcW w:w="881" w:type="dxa"/>
            <w:tcBorders>
              <w:top w:val="nil"/>
              <w:left w:val="nil"/>
              <w:bottom w:val="nil"/>
              <w:right w:val="nil"/>
            </w:tcBorders>
          </w:tcPr>
          <w:p w14:paraId="736FCC4E" w14:textId="77777777" w:rsidR="007015D6" w:rsidRDefault="00350D12">
            <w:pPr>
              <w:spacing w:after="0" w:line="259" w:lineRule="auto"/>
              <w:ind w:left="63" w:firstLine="0"/>
              <w:jc w:val="left"/>
            </w:pPr>
            <w:r>
              <w:t>3.2107</w:t>
            </w:r>
          </w:p>
        </w:tc>
        <w:tc>
          <w:tcPr>
            <w:tcW w:w="923" w:type="dxa"/>
            <w:tcBorders>
              <w:top w:val="nil"/>
              <w:left w:val="nil"/>
              <w:bottom w:val="nil"/>
              <w:right w:val="nil"/>
            </w:tcBorders>
          </w:tcPr>
          <w:p w14:paraId="22FDCBDE" w14:textId="77777777" w:rsidR="007015D6" w:rsidRDefault="00350D12">
            <w:pPr>
              <w:spacing w:after="0" w:line="259" w:lineRule="auto"/>
              <w:ind w:left="0" w:firstLine="0"/>
              <w:jc w:val="left"/>
            </w:pPr>
            <w:r>
              <w:rPr>
                <w:b/>
              </w:rPr>
              <w:t>0.00132</w:t>
            </w:r>
          </w:p>
        </w:tc>
        <w:tc>
          <w:tcPr>
            <w:tcW w:w="607" w:type="dxa"/>
            <w:tcBorders>
              <w:top w:val="nil"/>
              <w:left w:val="nil"/>
              <w:bottom w:val="nil"/>
              <w:right w:val="nil"/>
            </w:tcBorders>
          </w:tcPr>
          <w:p w14:paraId="7D82BD1D" w14:textId="77777777" w:rsidR="007015D6" w:rsidRDefault="00350D12">
            <w:pPr>
              <w:spacing w:after="0" w:line="259" w:lineRule="auto"/>
              <w:ind w:left="105" w:firstLine="0"/>
              <w:jc w:val="left"/>
            </w:pPr>
            <w:r>
              <w:t>9.6</w:t>
            </w:r>
          </w:p>
        </w:tc>
        <w:tc>
          <w:tcPr>
            <w:tcW w:w="986" w:type="dxa"/>
            <w:tcBorders>
              <w:top w:val="nil"/>
              <w:left w:val="nil"/>
              <w:bottom w:val="nil"/>
              <w:right w:val="nil"/>
            </w:tcBorders>
          </w:tcPr>
          <w:p w14:paraId="1B9E0DF4" w14:textId="77777777" w:rsidR="007015D6" w:rsidRDefault="00350D12">
            <w:pPr>
              <w:spacing w:after="0" w:line="259" w:lineRule="auto"/>
              <w:ind w:left="150" w:firstLine="0"/>
              <w:jc w:val="center"/>
            </w:pPr>
            <w:r>
              <w:t>1.174</w:t>
            </w:r>
          </w:p>
        </w:tc>
        <w:tc>
          <w:tcPr>
            <w:tcW w:w="867" w:type="dxa"/>
            <w:tcBorders>
              <w:top w:val="nil"/>
              <w:left w:val="nil"/>
              <w:bottom w:val="nil"/>
              <w:right w:val="nil"/>
            </w:tcBorders>
          </w:tcPr>
          <w:p w14:paraId="198A0C68" w14:textId="77777777" w:rsidR="007015D6" w:rsidRDefault="00350D12">
            <w:pPr>
              <w:spacing w:after="0" w:line="259" w:lineRule="auto"/>
              <w:ind w:left="269" w:firstLine="0"/>
              <w:jc w:val="center"/>
            </w:pPr>
            <w:r>
              <w:t>4.854</w:t>
            </w:r>
          </w:p>
        </w:tc>
      </w:tr>
      <w:tr w:rsidR="007015D6" w14:paraId="4A3A838B" w14:textId="77777777">
        <w:trPr>
          <w:trHeight w:val="239"/>
        </w:trPr>
        <w:tc>
          <w:tcPr>
            <w:tcW w:w="1042" w:type="dxa"/>
            <w:tcBorders>
              <w:top w:val="nil"/>
              <w:left w:val="nil"/>
              <w:bottom w:val="nil"/>
              <w:right w:val="nil"/>
            </w:tcBorders>
          </w:tcPr>
          <w:p w14:paraId="1289D120" w14:textId="77777777" w:rsidR="007015D6" w:rsidRDefault="00350D12">
            <w:pPr>
              <w:spacing w:after="0" w:line="259" w:lineRule="auto"/>
              <w:ind w:left="120" w:firstLine="0"/>
              <w:jc w:val="left"/>
            </w:pPr>
            <w:r>
              <w:rPr>
                <w:b/>
              </w:rPr>
              <w:t>Ca - S</w:t>
            </w:r>
          </w:p>
        </w:tc>
        <w:tc>
          <w:tcPr>
            <w:tcW w:w="1091" w:type="dxa"/>
            <w:tcBorders>
              <w:top w:val="nil"/>
              <w:left w:val="nil"/>
              <w:bottom w:val="nil"/>
              <w:right w:val="nil"/>
            </w:tcBorders>
          </w:tcPr>
          <w:p w14:paraId="4C28868D" w14:textId="77777777" w:rsidR="007015D6" w:rsidRDefault="00350D12">
            <w:pPr>
              <w:spacing w:after="0" w:line="259" w:lineRule="auto"/>
              <w:ind w:left="150" w:firstLine="0"/>
              <w:jc w:val="center"/>
            </w:pPr>
            <w:r>
              <w:t>2.1672</w:t>
            </w:r>
          </w:p>
        </w:tc>
        <w:tc>
          <w:tcPr>
            <w:tcW w:w="1121" w:type="dxa"/>
            <w:tcBorders>
              <w:top w:val="nil"/>
              <w:left w:val="nil"/>
              <w:bottom w:val="nil"/>
              <w:right w:val="nil"/>
            </w:tcBorders>
          </w:tcPr>
          <w:p w14:paraId="49BEA577" w14:textId="77777777" w:rsidR="007015D6" w:rsidRDefault="00350D12">
            <w:pPr>
              <w:spacing w:after="0" w:line="259" w:lineRule="auto"/>
              <w:ind w:left="284" w:firstLine="0"/>
              <w:jc w:val="center"/>
            </w:pPr>
            <w:r>
              <w:t>0.903</w:t>
            </w:r>
          </w:p>
        </w:tc>
        <w:tc>
          <w:tcPr>
            <w:tcW w:w="881" w:type="dxa"/>
            <w:tcBorders>
              <w:top w:val="nil"/>
              <w:left w:val="nil"/>
              <w:bottom w:val="nil"/>
              <w:right w:val="nil"/>
            </w:tcBorders>
          </w:tcPr>
          <w:p w14:paraId="31DEA2B1" w14:textId="77777777" w:rsidR="007015D6" w:rsidRDefault="00350D12">
            <w:pPr>
              <w:spacing w:after="0" w:line="259" w:lineRule="auto"/>
              <w:ind w:left="63" w:firstLine="0"/>
              <w:jc w:val="left"/>
            </w:pPr>
            <w:r>
              <w:t>2.4002</w:t>
            </w:r>
          </w:p>
        </w:tc>
        <w:tc>
          <w:tcPr>
            <w:tcW w:w="923" w:type="dxa"/>
            <w:tcBorders>
              <w:top w:val="nil"/>
              <w:left w:val="nil"/>
              <w:bottom w:val="nil"/>
              <w:right w:val="nil"/>
            </w:tcBorders>
          </w:tcPr>
          <w:p w14:paraId="45143FAF" w14:textId="77777777" w:rsidR="007015D6" w:rsidRDefault="00350D12">
            <w:pPr>
              <w:spacing w:after="0" w:line="259" w:lineRule="auto"/>
              <w:ind w:left="0" w:firstLine="0"/>
              <w:jc w:val="left"/>
            </w:pPr>
            <w:r>
              <w:rPr>
                <w:b/>
              </w:rPr>
              <w:t>0.01639</w:t>
            </w:r>
          </w:p>
        </w:tc>
        <w:tc>
          <w:tcPr>
            <w:tcW w:w="607" w:type="dxa"/>
            <w:tcBorders>
              <w:top w:val="nil"/>
              <w:left w:val="nil"/>
              <w:bottom w:val="nil"/>
              <w:right w:val="nil"/>
            </w:tcBorders>
          </w:tcPr>
          <w:p w14:paraId="34DBFF2E" w14:textId="77777777" w:rsidR="007015D6" w:rsidRDefault="00350D12">
            <w:pPr>
              <w:spacing w:after="0" w:line="259" w:lineRule="auto"/>
              <w:ind w:left="105" w:firstLine="0"/>
              <w:jc w:val="left"/>
            </w:pPr>
            <w:r>
              <w:t>5.9</w:t>
            </w:r>
          </w:p>
        </w:tc>
        <w:tc>
          <w:tcPr>
            <w:tcW w:w="986" w:type="dxa"/>
            <w:tcBorders>
              <w:top w:val="nil"/>
              <w:left w:val="nil"/>
              <w:bottom w:val="nil"/>
              <w:right w:val="nil"/>
            </w:tcBorders>
          </w:tcPr>
          <w:p w14:paraId="76D9630C" w14:textId="77777777" w:rsidR="007015D6" w:rsidRDefault="00350D12">
            <w:pPr>
              <w:spacing w:after="0" w:line="259" w:lineRule="auto"/>
              <w:ind w:left="150" w:firstLine="0"/>
              <w:jc w:val="center"/>
            </w:pPr>
            <w:r>
              <w:t>0.397</w:t>
            </w:r>
          </w:p>
        </w:tc>
        <w:tc>
          <w:tcPr>
            <w:tcW w:w="867" w:type="dxa"/>
            <w:tcBorders>
              <w:top w:val="nil"/>
              <w:left w:val="nil"/>
              <w:bottom w:val="nil"/>
              <w:right w:val="nil"/>
            </w:tcBorders>
          </w:tcPr>
          <w:p w14:paraId="0CB9AD50" w14:textId="77777777" w:rsidR="007015D6" w:rsidRDefault="00350D12">
            <w:pPr>
              <w:spacing w:after="0" w:line="259" w:lineRule="auto"/>
              <w:ind w:left="269" w:firstLine="0"/>
              <w:jc w:val="center"/>
            </w:pPr>
            <w:r>
              <w:t>3.937</w:t>
            </w:r>
          </w:p>
        </w:tc>
      </w:tr>
      <w:tr w:rsidR="007015D6" w14:paraId="3264D0DD" w14:textId="77777777">
        <w:trPr>
          <w:trHeight w:val="239"/>
        </w:trPr>
        <w:tc>
          <w:tcPr>
            <w:tcW w:w="1042" w:type="dxa"/>
            <w:tcBorders>
              <w:top w:val="nil"/>
              <w:left w:val="nil"/>
              <w:bottom w:val="nil"/>
              <w:right w:val="nil"/>
            </w:tcBorders>
          </w:tcPr>
          <w:p w14:paraId="41D54F27" w14:textId="77777777" w:rsidR="007015D6" w:rsidRDefault="00350D12">
            <w:pPr>
              <w:spacing w:after="0" w:line="259" w:lineRule="auto"/>
              <w:ind w:left="120" w:firstLine="0"/>
              <w:jc w:val="left"/>
            </w:pPr>
            <w:r>
              <w:rPr>
                <w:b/>
              </w:rPr>
              <w:t>K - Mg</w:t>
            </w:r>
          </w:p>
        </w:tc>
        <w:tc>
          <w:tcPr>
            <w:tcW w:w="1091" w:type="dxa"/>
            <w:tcBorders>
              <w:top w:val="nil"/>
              <w:left w:val="nil"/>
              <w:bottom w:val="nil"/>
              <w:right w:val="nil"/>
            </w:tcBorders>
          </w:tcPr>
          <w:p w14:paraId="2F4A54F9" w14:textId="77777777" w:rsidR="007015D6" w:rsidRDefault="00350D12">
            <w:pPr>
              <w:spacing w:after="0" w:line="259" w:lineRule="auto"/>
              <w:ind w:left="105" w:firstLine="0"/>
              <w:jc w:val="left"/>
            </w:pPr>
            <w:r>
              <w:t>-72.7895</w:t>
            </w:r>
          </w:p>
        </w:tc>
        <w:tc>
          <w:tcPr>
            <w:tcW w:w="1121" w:type="dxa"/>
            <w:tcBorders>
              <w:top w:val="nil"/>
              <w:left w:val="nil"/>
              <w:bottom w:val="nil"/>
              <w:right w:val="nil"/>
            </w:tcBorders>
          </w:tcPr>
          <w:p w14:paraId="51AAAB13" w14:textId="77777777" w:rsidR="007015D6" w:rsidRDefault="00350D12">
            <w:pPr>
              <w:spacing w:after="0" w:line="259" w:lineRule="auto"/>
              <w:ind w:left="179" w:firstLine="0"/>
              <w:jc w:val="center"/>
            </w:pPr>
            <w:r>
              <w:t>15.921</w:t>
            </w:r>
          </w:p>
        </w:tc>
        <w:tc>
          <w:tcPr>
            <w:tcW w:w="881" w:type="dxa"/>
            <w:tcBorders>
              <w:top w:val="nil"/>
              <w:left w:val="nil"/>
              <w:bottom w:val="nil"/>
              <w:right w:val="nil"/>
            </w:tcBorders>
          </w:tcPr>
          <w:p w14:paraId="1B71D0D8" w14:textId="77777777" w:rsidR="007015D6" w:rsidRDefault="00350D12">
            <w:pPr>
              <w:spacing w:after="0" w:line="259" w:lineRule="auto"/>
              <w:ind w:left="0" w:firstLine="0"/>
              <w:jc w:val="left"/>
            </w:pPr>
            <w:r>
              <w:t>-4.5718</w:t>
            </w:r>
          </w:p>
        </w:tc>
        <w:tc>
          <w:tcPr>
            <w:tcW w:w="923" w:type="dxa"/>
            <w:tcBorders>
              <w:top w:val="nil"/>
              <w:left w:val="nil"/>
              <w:bottom w:val="nil"/>
              <w:right w:val="nil"/>
            </w:tcBorders>
          </w:tcPr>
          <w:p w14:paraId="7865B93E"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71808A5D" w14:textId="77777777" w:rsidR="007015D6" w:rsidRDefault="00350D12">
            <w:pPr>
              <w:spacing w:after="0" w:line="259" w:lineRule="auto"/>
              <w:ind w:left="0" w:firstLine="0"/>
              <w:jc w:val="left"/>
            </w:pPr>
            <w:r>
              <w:t>17.7</w:t>
            </w:r>
          </w:p>
        </w:tc>
        <w:tc>
          <w:tcPr>
            <w:tcW w:w="986" w:type="dxa"/>
            <w:tcBorders>
              <w:top w:val="nil"/>
              <w:left w:val="nil"/>
              <w:bottom w:val="nil"/>
              <w:right w:val="nil"/>
            </w:tcBorders>
          </w:tcPr>
          <w:p w14:paraId="6B4901F3" w14:textId="77777777" w:rsidR="007015D6" w:rsidRDefault="00350D12">
            <w:pPr>
              <w:spacing w:after="0" w:line="259" w:lineRule="auto"/>
              <w:ind w:left="0" w:firstLine="0"/>
              <w:jc w:val="left"/>
            </w:pPr>
            <w:r>
              <w:t>-103.995</w:t>
            </w:r>
          </w:p>
        </w:tc>
        <w:tc>
          <w:tcPr>
            <w:tcW w:w="867" w:type="dxa"/>
            <w:tcBorders>
              <w:top w:val="nil"/>
              <w:left w:val="nil"/>
              <w:bottom w:val="nil"/>
              <w:right w:val="nil"/>
            </w:tcBorders>
          </w:tcPr>
          <w:p w14:paraId="6ADCC455" w14:textId="77777777" w:rsidR="007015D6" w:rsidRDefault="00350D12">
            <w:pPr>
              <w:spacing w:after="0" w:line="259" w:lineRule="auto"/>
              <w:ind w:left="105" w:firstLine="0"/>
              <w:jc w:val="left"/>
            </w:pPr>
            <w:r>
              <w:t>-41.584</w:t>
            </w:r>
          </w:p>
        </w:tc>
      </w:tr>
      <w:tr w:rsidR="007015D6" w14:paraId="36C53849" w14:textId="77777777">
        <w:trPr>
          <w:trHeight w:val="239"/>
        </w:trPr>
        <w:tc>
          <w:tcPr>
            <w:tcW w:w="1042" w:type="dxa"/>
            <w:tcBorders>
              <w:top w:val="nil"/>
              <w:left w:val="nil"/>
              <w:bottom w:val="nil"/>
              <w:right w:val="nil"/>
            </w:tcBorders>
          </w:tcPr>
          <w:p w14:paraId="60AD7BFC" w14:textId="77777777" w:rsidR="007015D6" w:rsidRDefault="00350D12">
            <w:pPr>
              <w:spacing w:after="0" w:line="259" w:lineRule="auto"/>
              <w:ind w:left="120" w:firstLine="0"/>
              <w:jc w:val="left"/>
            </w:pPr>
            <w:r>
              <w:rPr>
                <w:b/>
              </w:rPr>
              <w:t>K - N</w:t>
            </w:r>
          </w:p>
        </w:tc>
        <w:tc>
          <w:tcPr>
            <w:tcW w:w="1091" w:type="dxa"/>
            <w:tcBorders>
              <w:top w:val="nil"/>
              <w:left w:val="nil"/>
              <w:bottom w:val="nil"/>
              <w:right w:val="nil"/>
            </w:tcBorders>
          </w:tcPr>
          <w:p w14:paraId="7A7A5A3F" w14:textId="77777777" w:rsidR="007015D6" w:rsidRDefault="00350D12">
            <w:pPr>
              <w:spacing w:after="0" w:line="259" w:lineRule="auto"/>
              <w:ind w:left="105" w:firstLine="0"/>
              <w:jc w:val="left"/>
            </w:pPr>
            <w:r>
              <w:t>-76.8619</w:t>
            </w:r>
          </w:p>
        </w:tc>
        <w:tc>
          <w:tcPr>
            <w:tcW w:w="1121" w:type="dxa"/>
            <w:tcBorders>
              <w:top w:val="nil"/>
              <w:left w:val="nil"/>
              <w:bottom w:val="nil"/>
              <w:right w:val="nil"/>
            </w:tcBorders>
          </w:tcPr>
          <w:p w14:paraId="42E50BB6" w14:textId="77777777" w:rsidR="007015D6" w:rsidRDefault="00350D12">
            <w:pPr>
              <w:spacing w:after="0" w:line="259" w:lineRule="auto"/>
              <w:ind w:left="179" w:firstLine="0"/>
              <w:jc w:val="center"/>
            </w:pPr>
            <w:r>
              <w:t>15.877</w:t>
            </w:r>
          </w:p>
        </w:tc>
        <w:tc>
          <w:tcPr>
            <w:tcW w:w="881" w:type="dxa"/>
            <w:tcBorders>
              <w:top w:val="nil"/>
              <w:left w:val="nil"/>
              <w:bottom w:val="nil"/>
              <w:right w:val="nil"/>
            </w:tcBorders>
          </w:tcPr>
          <w:p w14:paraId="67FF2373" w14:textId="77777777" w:rsidR="007015D6" w:rsidRDefault="00350D12">
            <w:pPr>
              <w:spacing w:after="0" w:line="259" w:lineRule="auto"/>
              <w:ind w:left="0" w:firstLine="0"/>
              <w:jc w:val="left"/>
            </w:pPr>
            <w:r>
              <w:t>-4.8410</w:t>
            </w:r>
          </w:p>
        </w:tc>
        <w:tc>
          <w:tcPr>
            <w:tcW w:w="923" w:type="dxa"/>
            <w:tcBorders>
              <w:top w:val="nil"/>
              <w:left w:val="nil"/>
              <w:bottom w:val="nil"/>
              <w:right w:val="nil"/>
            </w:tcBorders>
          </w:tcPr>
          <w:p w14:paraId="41FFE6EB"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14A8DAE" w14:textId="77777777" w:rsidR="007015D6" w:rsidRDefault="00350D12">
            <w:pPr>
              <w:spacing w:after="0" w:line="259" w:lineRule="auto"/>
              <w:ind w:left="0" w:firstLine="0"/>
              <w:jc w:val="left"/>
            </w:pPr>
            <w:r>
              <w:t>19.6</w:t>
            </w:r>
          </w:p>
        </w:tc>
        <w:tc>
          <w:tcPr>
            <w:tcW w:w="986" w:type="dxa"/>
            <w:tcBorders>
              <w:top w:val="nil"/>
              <w:left w:val="nil"/>
              <w:bottom w:val="nil"/>
              <w:right w:val="nil"/>
            </w:tcBorders>
          </w:tcPr>
          <w:p w14:paraId="742A0A8C" w14:textId="77777777" w:rsidR="007015D6" w:rsidRDefault="00350D12">
            <w:pPr>
              <w:spacing w:after="0" w:line="259" w:lineRule="auto"/>
              <w:ind w:left="0" w:firstLine="0"/>
              <w:jc w:val="left"/>
            </w:pPr>
            <w:r>
              <w:t>-107.981</w:t>
            </w:r>
          </w:p>
        </w:tc>
        <w:tc>
          <w:tcPr>
            <w:tcW w:w="867" w:type="dxa"/>
            <w:tcBorders>
              <w:top w:val="nil"/>
              <w:left w:val="nil"/>
              <w:bottom w:val="nil"/>
              <w:right w:val="nil"/>
            </w:tcBorders>
          </w:tcPr>
          <w:p w14:paraId="0BE3A1DC" w14:textId="77777777" w:rsidR="007015D6" w:rsidRDefault="00350D12">
            <w:pPr>
              <w:spacing w:after="0" w:line="259" w:lineRule="auto"/>
              <w:ind w:left="105" w:firstLine="0"/>
              <w:jc w:val="left"/>
            </w:pPr>
            <w:r>
              <w:t>-45.743</w:t>
            </w:r>
          </w:p>
        </w:tc>
      </w:tr>
      <w:tr w:rsidR="007015D6" w14:paraId="73DF93AC" w14:textId="77777777">
        <w:trPr>
          <w:trHeight w:val="239"/>
        </w:trPr>
        <w:tc>
          <w:tcPr>
            <w:tcW w:w="1042" w:type="dxa"/>
            <w:tcBorders>
              <w:top w:val="nil"/>
              <w:left w:val="nil"/>
              <w:bottom w:val="nil"/>
              <w:right w:val="nil"/>
            </w:tcBorders>
          </w:tcPr>
          <w:p w14:paraId="470D074F" w14:textId="77777777" w:rsidR="007015D6" w:rsidRDefault="00350D12">
            <w:pPr>
              <w:spacing w:after="0" w:line="259" w:lineRule="auto"/>
              <w:ind w:left="120" w:firstLine="0"/>
              <w:jc w:val="left"/>
            </w:pPr>
            <w:r>
              <w:rPr>
                <w:b/>
              </w:rPr>
              <w:t>K - Na</w:t>
            </w:r>
          </w:p>
        </w:tc>
        <w:tc>
          <w:tcPr>
            <w:tcW w:w="1091" w:type="dxa"/>
            <w:tcBorders>
              <w:top w:val="nil"/>
              <w:left w:val="nil"/>
              <w:bottom w:val="nil"/>
              <w:right w:val="nil"/>
            </w:tcBorders>
          </w:tcPr>
          <w:p w14:paraId="59DE43C7" w14:textId="77777777" w:rsidR="007015D6" w:rsidRDefault="00350D12">
            <w:pPr>
              <w:spacing w:after="0" w:line="259" w:lineRule="auto"/>
              <w:ind w:left="0" w:firstLine="0"/>
              <w:jc w:val="left"/>
            </w:pPr>
            <w:r>
              <w:t>-142.3052</w:t>
            </w:r>
          </w:p>
        </w:tc>
        <w:tc>
          <w:tcPr>
            <w:tcW w:w="1121" w:type="dxa"/>
            <w:tcBorders>
              <w:top w:val="nil"/>
              <w:left w:val="nil"/>
              <w:bottom w:val="nil"/>
              <w:right w:val="nil"/>
            </w:tcBorders>
          </w:tcPr>
          <w:p w14:paraId="3EDB2094" w14:textId="77777777" w:rsidR="007015D6" w:rsidRDefault="00350D12">
            <w:pPr>
              <w:spacing w:after="0" w:line="259" w:lineRule="auto"/>
              <w:ind w:left="179" w:firstLine="0"/>
              <w:jc w:val="center"/>
            </w:pPr>
            <w:r>
              <w:t>18.375</w:t>
            </w:r>
          </w:p>
        </w:tc>
        <w:tc>
          <w:tcPr>
            <w:tcW w:w="881" w:type="dxa"/>
            <w:tcBorders>
              <w:top w:val="nil"/>
              <w:left w:val="nil"/>
              <w:bottom w:val="nil"/>
              <w:right w:val="nil"/>
            </w:tcBorders>
          </w:tcPr>
          <w:p w14:paraId="777DAE32" w14:textId="77777777" w:rsidR="007015D6" w:rsidRDefault="00350D12">
            <w:pPr>
              <w:spacing w:after="0" w:line="259" w:lineRule="auto"/>
              <w:ind w:left="0" w:firstLine="0"/>
              <w:jc w:val="left"/>
            </w:pPr>
            <w:r>
              <w:t>-7.7447</w:t>
            </w:r>
          </w:p>
        </w:tc>
        <w:tc>
          <w:tcPr>
            <w:tcW w:w="923" w:type="dxa"/>
            <w:tcBorders>
              <w:top w:val="nil"/>
              <w:left w:val="nil"/>
              <w:bottom w:val="nil"/>
              <w:right w:val="nil"/>
            </w:tcBorders>
          </w:tcPr>
          <w:p w14:paraId="2B90AB9A"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6813FB19" w14:textId="77777777" w:rsidR="007015D6" w:rsidRDefault="00350D12">
            <w:pPr>
              <w:spacing w:after="0" w:line="259" w:lineRule="auto"/>
              <w:ind w:left="0" w:firstLine="0"/>
              <w:jc w:val="left"/>
            </w:pPr>
            <w:r>
              <w:t>46.6</w:t>
            </w:r>
          </w:p>
        </w:tc>
        <w:tc>
          <w:tcPr>
            <w:tcW w:w="986" w:type="dxa"/>
            <w:tcBorders>
              <w:top w:val="nil"/>
              <w:left w:val="nil"/>
              <w:bottom w:val="nil"/>
              <w:right w:val="nil"/>
            </w:tcBorders>
          </w:tcPr>
          <w:p w14:paraId="6194EB36" w14:textId="77777777" w:rsidR="007015D6" w:rsidRDefault="00350D12">
            <w:pPr>
              <w:spacing w:after="0" w:line="259" w:lineRule="auto"/>
              <w:ind w:left="0" w:firstLine="0"/>
              <w:jc w:val="left"/>
            </w:pPr>
            <w:r>
              <w:t>-178.319</w:t>
            </w:r>
          </w:p>
        </w:tc>
        <w:tc>
          <w:tcPr>
            <w:tcW w:w="867" w:type="dxa"/>
            <w:tcBorders>
              <w:top w:val="nil"/>
              <w:left w:val="nil"/>
              <w:bottom w:val="nil"/>
              <w:right w:val="nil"/>
            </w:tcBorders>
          </w:tcPr>
          <w:p w14:paraId="29105D7F" w14:textId="77777777" w:rsidR="007015D6" w:rsidRDefault="00350D12">
            <w:pPr>
              <w:spacing w:after="0" w:line="259" w:lineRule="auto"/>
              <w:ind w:left="0" w:firstLine="0"/>
              <w:jc w:val="left"/>
            </w:pPr>
            <w:r>
              <w:t>-106.292</w:t>
            </w:r>
          </w:p>
        </w:tc>
      </w:tr>
      <w:tr w:rsidR="007015D6" w14:paraId="208EE300" w14:textId="77777777">
        <w:trPr>
          <w:trHeight w:val="239"/>
        </w:trPr>
        <w:tc>
          <w:tcPr>
            <w:tcW w:w="1042" w:type="dxa"/>
            <w:tcBorders>
              <w:top w:val="nil"/>
              <w:left w:val="nil"/>
              <w:bottom w:val="nil"/>
              <w:right w:val="nil"/>
            </w:tcBorders>
          </w:tcPr>
          <w:p w14:paraId="633112B6" w14:textId="77777777" w:rsidR="007015D6" w:rsidRDefault="00350D12">
            <w:pPr>
              <w:spacing w:after="0" w:line="259" w:lineRule="auto"/>
              <w:ind w:left="120" w:firstLine="0"/>
              <w:jc w:val="left"/>
            </w:pPr>
            <w:r>
              <w:rPr>
                <w:b/>
              </w:rPr>
              <w:t>K - P</w:t>
            </w:r>
          </w:p>
        </w:tc>
        <w:tc>
          <w:tcPr>
            <w:tcW w:w="1091" w:type="dxa"/>
            <w:tcBorders>
              <w:top w:val="nil"/>
              <w:left w:val="nil"/>
              <w:bottom w:val="nil"/>
              <w:right w:val="nil"/>
            </w:tcBorders>
          </w:tcPr>
          <w:p w14:paraId="6CA7B93D" w14:textId="77777777" w:rsidR="007015D6" w:rsidRDefault="00350D12">
            <w:pPr>
              <w:spacing w:after="0" w:line="259" w:lineRule="auto"/>
              <w:ind w:left="105" w:firstLine="0"/>
              <w:jc w:val="left"/>
            </w:pPr>
            <w:r>
              <w:t>-78.8807</w:t>
            </w:r>
          </w:p>
        </w:tc>
        <w:tc>
          <w:tcPr>
            <w:tcW w:w="1121" w:type="dxa"/>
            <w:tcBorders>
              <w:top w:val="nil"/>
              <w:left w:val="nil"/>
              <w:bottom w:val="nil"/>
              <w:right w:val="nil"/>
            </w:tcBorders>
          </w:tcPr>
          <w:p w14:paraId="797A534A" w14:textId="77777777" w:rsidR="007015D6" w:rsidRDefault="00350D12">
            <w:pPr>
              <w:spacing w:after="0" w:line="259" w:lineRule="auto"/>
              <w:ind w:left="179" w:firstLine="0"/>
              <w:jc w:val="center"/>
            </w:pPr>
            <w:r>
              <w:t>15.859</w:t>
            </w:r>
          </w:p>
        </w:tc>
        <w:tc>
          <w:tcPr>
            <w:tcW w:w="881" w:type="dxa"/>
            <w:tcBorders>
              <w:top w:val="nil"/>
              <w:left w:val="nil"/>
              <w:bottom w:val="nil"/>
              <w:right w:val="nil"/>
            </w:tcBorders>
          </w:tcPr>
          <w:p w14:paraId="64DA4115" w14:textId="77777777" w:rsidR="007015D6" w:rsidRDefault="00350D12">
            <w:pPr>
              <w:spacing w:after="0" w:line="259" w:lineRule="auto"/>
              <w:ind w:left="0" w:firstLine="0"/>
              <w:jc w:val="left"/>
            </w:pPr>
            <w:r>
              <w:t>-4.9738</w:t>
            </w:r>
          </w:p>
        </w:tc>
        <w:tc>
          <w:tcPr>
            <w:tcW w:w="923" w:type="dxa"/>
            <w:tcBorders>
              <w:top w:val="nil"/>
              <w:left w:val="nil"/>
              <w:bottom w:val="nil"/>
              <w:right w:val="nil"/>
            </w:tcBorders>
          </w:tcPr>
          <w:p w14:paraId="23FF9E91"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2072F5A6" w14:textId="77777777" w:rsidR="007015D6" w:rsidRDefault="00350D12">
            <w:pPr>
              <w:spacing w:after="0" w:line="259" w:lineRule="auto"/>
              <w:ind w:left="0" w:firstLine="0"/>
              <w:jc w:val="left"/>
            </w:pPr>
            <w:r>
              <w:t>20.5</w:t>
            </w:r>
          </w:p>
        </w:tc>
        <w:tc>
          <w:tcPr>
            <w:tcW w:w="986" w:type="dxa"/>
            <w:tcBorders>
              <w:top w:val="nil"/>
              <w:left w:val="nil"/>
              <w:bottom w:val="nil"/>
              <w:right w:val="nil"/>
            </w:tcBorders>
          </w:tcPr>
          <w:p w14:paraId="75469407" w14:textId="77777777" w:rsidR="007015D6" w:rsidRDefault="00350D12">
            <w:pPr>
              <w:spacing w:after="0" w:line="259" w:lineRule="auto"/>
              <w:ind w:left="0" w:firstLine="0"/>
              <w:jc w:val="left"/>
            </w:pPr>
            <w:r>
              <w:t>-109.964</w:t>
            </w:r>
          </w:p>
        </w:tc>
        <w:tc>
          <w:tcPr>
            <w:tcW w:w="867" w:type="dxa"/>
            <w:tcBorders>
              <w:top w:val="nil"/>
              <w:left w:val="nil"/>
              <w:bottom w:val="nil"/>
              <w:right w:val="nil"/>
            </w:tcBorders>
          </w:tcPr>
          <w:p w14:paraId="2FA9CF9F" w14:textId="77777777" w:rsidR="007015D6" w:rsidRDefault="00350D12">
            <w:pPr>
              <w:spacing w:after="0" w:line="259" w:lineRule="auto"/>
              <w:ind w:left="105" w:firstLine="0"/>
              <w:jc w:val="left"/>
            </w:pPr>
            <w:r>
              <w:t>-47.797</w:t>
            </w:r>
          </w:p>
        </w:tc>
      </w:tr>
      <w:tr w:rsidR="007015D6" w14:paraId="48D4FF29" w14:textId="77777777">
        <w:trPr>
          <w:trHeight w:val="239"/>
        </w:trPr>
        <w:tc>
          <w:tcPr>
            <w:tcW w:w="1042" w:type="dxa"/>
            <w:tcBorders>
              <w:top w:val="nil"/>
              <w:left w:val="nil"/>
              <w:bottom w:val="nil"/>
              <w:right w:val="nil"/>
            </w:tcBorders>
          </w:tcPr>
          <w:p w14:paraId="24A7417B" w14:textId="77777777" w:rsidR="007015D6" w:rsidRDefault="00350D12">
            <w:pPr>
              <w:spacing w:after="0" w:line="259" w:lineRule="auto"/>
              <w:ind w:left="120" w:firstLine="0"/>
              <w:jc w:val="left"/>
            </w:pPr>
            <w:r>
              <w:rPr>
                <w:b/>
              </w:rPr>
              <w:t>K - S</w:t>
            </w:r>
          </w:p>
        </w:tc>
        <w:tc>
          <w:tcPr>
            <w:tcW w:w="1091" w:type="dxa"/>
            <w:tcBorders>
              <w:top w:val="nil"/>
              <w:left w:val="nil"/>
              <w:bottom w:val="nil"/>
              <w:right w:val="nil"/>
            </w:tcBorders>
          </w:tcPr>
          <w:p w14:paraId="3F87D44A" w14:textId="77777777" w:rsidR="007015D6" w:rsidRDefault="00350D12">
            <w:pPr>
              <w:spacing w:after="0" w:line="259" w:lineRule="auto"/>
              <w:ind w:left="105" w:firstLine="0"/>
              <w:jc w:val="left"/>
            </w:pPr>
            <w:r>
              <w:t>-79.7275</w:t>
            </w:r>
          </w:p>
        </w:tc>
        <w:tc>
          <w:tcPr>
            <w:tcW w:w="1121" w:type="dxa"/>
            <w:tcBorders>
              <w:top w:val="nil"/>
              <w:left w:val="nil"/>
              <w:bottom w:val="nil"/>
              <w:right w:val="nil"/>
            </w:tcBorders>
          </w:tcPr>
          <w:p w14:paraId="58E7F518" w14:textId="77777777" w:rsidR="007015D6" w:rsidRDefault="00350D12">
            <w:pPr>
              <w:spacing w:after="0" w:line="259" w:lineRule="auto"/>
              <w:ind w:left="179" w:firstLine="0"/>
              <w:jc w:val="center"/>
            </w:pPr>
            <w:r>
              <w:t>15.857</w:t>
            </w:r>
          </w:p>
        </w:tc>
        <w:tc>
          <w:tcPr>
            <w:tcW w:w="881" w:type="dxa"/>
            <w:tcBorders>
              <w:top w:val="nil"/>
              <w:left w:val="nil"/>
              <w:bottom w:val="nil"/>
              <w:right w:val="nil"/>
            </w:tcBorders>
          </w:tcPr>
          <w:p w14:paraId="55B28E3B" w14:textId="77777777" w:rsidR="007015D6" w:rsidRDefault="00350D12">
            <w:pPr>
              <w:spacing w:after="0" w:line="259" w:lineRule="auto"/>
              <w:ind w:left="0" w:firstLine="0"/>
              <w:jc w:val="left"/>
            </w:pPr>
            <w:r>
              <w:t>-5.0279</w:t>
            </w:r>
          </w:p>
        </w:tc>
        <w:tc>
          <w:tcPr>
            <w:tcW w:w="923" w:type="dxa"/>
            <w:tcBorders>
              <w:top w:val="nil"/>
              <w:left w:val="nil"/>
              <w:bottom w:val="nil"/>
              <w:right w:val="nil"/>
            </w:tcBorders>
          </w:tcPr>
          <w:p w14:paraId="3E07589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3ADE1C3A" w14:textId="77777777" w:rsidR="007015D6" w:rsidRDefault="00350D12">
            <w:pPr>
              <w:spacing w:after="0" w:line="259" w:lineRule="auto"/>
              <w:ind w:left="0" w:firstLine="0"/>
              <w:jc w:val="left"/>
            </w:pPr>
            <w:r>
              <w:t>20.9</w:t>
            </w:r>
          </w:p>
        </w:tc>
        <w:tc>
          <w:tcPr>
            <w:tcW w:w="986" w:type="dxa"/>
            <w:tcBorders>
              <w:top w:val="nil"/>
              <w:left w:val="nil"/>
              <w:bottom w:val="nil"/>
              <w:right w:val="nil"/>
            </w:tcBorders>
          </w:tcPr>
          <w:p w14:paraId="75EDBD93" w14:textId="77777777" w:rsidR="007015D6" w:rsidRDefault="00350D12">
            <w:pPr>
              <w:spacing w:after="0" w:line="259" w:lineRule="auto"/>
              <w:ind w:left="0" w:firstLine="0"/>
              <w:jc w:val="left"/>
            </w:pPr>
            <w:r>
              <w:t>-110.807</w:t>
            </w:r>
          </w:p>
        </w:tc>
        <w:tc>
          <w:tcPr>
            <w:tcW w:w="867" w:type="dxa"/>
            <w:tcBorders>
              <w:top w:val="nil"/>
              <w:left w:val="nil"/>
              <w:bottom w:val="nil"/>
              <w:right w:val="nil"/>
            </w:tcBorders>
          </w:tcPr>
          <w:p w14:paraId="3C8EAECF" w14:textId="77777777" w:rsidR="007015D6" w:rsidRDefault="00350D12">
            <w:pPr>
              <w:spacing w:after="0" w:line="259" w:lineRule="auto"/>
              <w:ind w:left="105" w:firstLine="0"/>
              <w:jc w:val="left"/>
            </w:pPr>
            <w:r>
              <w:t>-48.648</w:t>
            </w:r>
          </w:p>
        </w:tc>
      </w:tr>
      <w:tr w:rsidR="007015D6" w14:paraId="44E04FBD" w14:textId="77777777">
        <w:trPr>
          <w:trHeight w:val="239"/>
        </w:trPr>
        <w:tc>
          <w:tcPr>
            <w:tcW w:w="1042" w:type="dxa"/>
            <w:tcBorders>
              <w:top w:val="nil"/>
              <w:left w:val="nil"/>
              <w:bottom w:val="nil"/>
              <w:right w:val="nil"/>
            </w:tcBorders>
          </w:tcPr>
          <w:p w14:paraId="2E4D9812" w14:textId="77777777" w:rsidR="007015D6" w:rsidRDefault="00350D12">
            <w:pPr>
              <w:spacing w:after="0" w:line="259" w:lineRule="auto"/>
              <w:ind w:left="120" w:firstLine="0"/>
              <w:jc w:val="left"/>
            </w:pPr>
            <w:r>
              <w:rPr>
                <w:b/>
              </w:rPr>
              <w:t>Mg - N</w:t>
            </w:r>
          </w:p>
        </w:tc>
        <w:tc>
          <w:tcPr>
            <w:tcW w:w="1091" w:type="dxa"/>
            <w:tcBorders>
              <w:top w:val="nil"/>
              <w:left w:val="nil"/>
              <w:bottom w:val="nil"/>
              <w:right w:val="nil"/>
            </w:tcBorders>
          </w:tcPr>
          <w:p w14:paraId="71CFABA6" w14:textId="77777777" w:rsidR="007015D6" w:rsidRDefault="00350D12">
            <w:pPr>
              <w:spacing w:after="0" w:line="259" w:lineRule="auto"/>
              <w:ind w:left="87" w:firstLine="0"/>
              <w:jc w:val="center"/>
            </w:pPr>
            <w:r>
              <w:t>-4.0724</w:t>
            </w:r>
          </w:p>
        </w:tc>
        <w:tc>
          <w:tcPr>
            <w:tcW w:w="1121" w:type="dxa"/>
            <w:tcBorders>
              <w:top w:val="nil"/>
              <w:left w:val="nil"/>
              <w:bottom w:val="nil"/>
              <w:right w:val="nil"/>
            </w:tcBorders>
          </w:tcPr>
          <w:p w14:paraId="46F8F996" w14:textId="77777777" w:rsidR="007015D6" w:rsidRDefault="00350D12">
            <w:pPr>
              <w:spacing w:after="0" w:line="259" w:lineRule="auto"/>
              <w:ind w:left="284" w:firstLine="0"/>
              <w:jc w:val="center"/>
            </w:pPr>
            <w:r>
              <w:t>1.945</w:t>
            </w:r>
          </w:p>
        </w:tc>
        <w:tc>
          <w:tcPr>
            <w:tcW w:w="881" w:type="dxa"/>
            <w:tcBorders>
              <w:top w:val="nil"/>
              <w:left w:val="nil"/>
              <w:bottom w:val="nil"/>
              <w:right w:val="nil"/>
            </w:tcBorders>
          </w:tcPr>
          <w:p w14:paraId="588BDA1D" w14:textId="77777777" w:rsidR="007015D6" w:rsidRDefault="00350D12">
            <w:pPr>
              <w:spacing w:after="0" w:line="259" w:lineRule="auto"/>
              <w:ind w:left="0" w:firstLine="0"/>
              <w:jc w:val="left"/>
            </w:pPr>
            <w:r>
              <w:t>-2.0941</w:t>
            </w:r>
          </w:p>
        </w:tc>
        <w:tc>
          <w:tcPr>
            <w:tcW w:w="923" w:type="dxa"/>
            <w:tcBorders>
              <w:top w:val="nil"/>
              <w:left w:val="nil"/>
              <w:bottom w:val="nil"/>
              <w:right w:val="nil"/>
            </w:tcBorders>
          </w:tcPr>
          <w:p w14:paraId="083B7696" w14:textId="77777777" w:rsidR="007015D6" w:rsidRDefault="00350D12">
            <w:pPr>
              <w:spacing w:after="0" w:line="259" w:lineRule="auto"/>
              <w:ind w:left="0" w:firstLine="0"/>
              <w:jc w:val="left"/>
            </w:pPr>
            <w:r>
              <w:rPr>
                <w:b/>
              </w:rPr>
              <w:t>0.03625</w:t>
            </w:r>
          </w:p>
        </w:tc>
        <w:tc>
          <w:tcPr>
            <w:tcW w:w="607" w:type="dxa"/>
            <w:tcBorders>
              <w:top w:val="nil"/>
              <w:left w:val="nil"/>
              <w:bottom w:val="nil"/>
              <w:right w:val="nil"/>
            </w:tcBorders>
          </w:tcPr>
          <w:p w14:paraId="6C41091E" w14:textId="77777777" w:rsidR="007015D6" w:rsidRDefault="00350D12">
            <w:pPr>
              <w:spacing w:after="0" w:line="259" w:lineRule="auto"/>
              <w:ind w:left="105" w:firstLine="0"/>
              <w:jc w:val="left"/>
            </w:pPr>
            <w:r>
              <w:t>4.8</w:t>
            </w:r>
          </w:p>
        </w:tc>
        <w:tc>
          <w:tcPr>
            <w:tcW w:w="986" w:type="dxa"/>
            <w:tcBorders>
              <w:top w:val="nil"/>
              <w:left w:val="nil"/>
              <w:bottom w:val="nil"/>
              <w:right w:val="nil"/>
            </w:tcBorders>
          </w:tcPr>
          <w:p w14:paraId="1607BFAF" w14:textId="77777777" w:rsidR="007015D6" w:rsidRDefault="00350D12">
            <w:pPr>
              <w:spacing w:after="0" w:line="259" w:lineRule="auto"/>
              <w:ind w:left="87" w:firstLine="0"/>
              <w:jc w:val="center"/>
            </w:pPr>
            <w:r>
              <w:t>-7.884</w:t>
            </w:r>
          </w:p>
        </w:tc>
        <w:tc>
          <w:tcPr>
            <w:tcW w:w="867" w:type="dxa"/>
            <w:tcBorders>
              <w:top w:val="nil"/>
              <w:left w:val="nil"/>
              <w:bottom w:val="nil"/>
              <w:right w:val="nil"/>
            </w:tcBorders>
          </w:tcPr>
          <w:p w14:paraId="425152BF" w14:textId="77777777" w:rsidR="007015D6" w:rsidRDefault="00350D12">
            <w:pPr>
              <w:spacing w:after="0" w:line="259" w:lineRule="auto"/>
              <w:ind w:left="206" w:firstLine="0"/>
              <w:jc w:val="center"/>
            </w:pPr>
            <w:r>
              <w:t>-0.261</w:t>
            </w:r>
          </w:p>
        </w:tc>
      </w:tr>
      <w:tr w:rsidR="007015D6" w14:paraId="14E9FB65" w14:textId="77777777">
        <w:trPr>
          <w:trHeight w:val="239"/>
        </w:trPr>
        <w:tc>
          <w:tcPr>
            <w:tcW w:w="1042" w:type="dxa"/>
            <w:tcBorders>
              <w:top w:val="nil"/>
              <w:left w:val="nil"/>
              <w:bottom w:val="nil"/>
              <w:right w:val="nil"/>
            </w:tcBorders>
          </w:tcPr>
          <w:p w14:paraId="6C5FE424" w14:textId="77777777" w:rsidR="007015D6" w:rsidRDefault="00350D12">
            <w:pPr>
              <w:spacing w:after="0" w:line="259" w:lineRule="auto"/>
              <w:ind w:left="120" w:firstLine="0"/>
              <w:jc w:val="left"/>
            </w:pPr>
            <w:r>
              <w:rPr>
                <w:b/>
              </w:rPr>
              <w:t>Mg - Na</w:t>
            </w:r>
          </w:p>
        </w:tc>
        <w:tc>
          <w:tcPr>
            <w:tcW w:w="1091" w:type="dxa"/>
            <w:tcBorders>
              <w:top w:val="nil"/>
              <w:left w:val="nil"/>
              <w:bottom w:val="nil"/>
              <w:right w:val="nil"/>
            </w:tcBorders>
          </w:tcPr>
          <w:p w14:paraId="35C03B28" w14:textId="77777777" w:rsidR="007015D6" w:rsidRDefault="00350D12">
            <w:pPr>
              <w:spacing w:after="0" w:line="259" w:lineRule="auto"/>
              <w:ind w:left="105" w:firstLine="0"/>
              <w:jc w:val="left"/>
            </w:pPr>
            <w:r>
              <w:t>-69.5157</w:t>
            </w:r>
          </w:p>
        </w:tc>
        <w:tc>
          <w:tcPr>
            <w:tcW w:w="1121" w:type="dxa"/>
            <w:tcBorders>
              <w:top w:val="nil"/>
              <w:left w:val="nil"/>
              <w:bottom w:val="nil"/>
              <w:right w:val="nil"/>
            </w:tcBorders>
          </w:tcPr>
          <w:p w14:paraId="2AAA2D99" w14:textId="77777777" w:rsidR="007015D6" w:rsidRDefault="00350D12">
            <w:pPr>
              <w:spacing w:after="0" w:line="259" w:lineRule="auto"/>
              <w:ind w:left="284" w:firstLine="0"/>
              <w:jc w:val="center"/>
            </w:pPr>
            <w:r>
              <w:t>9.451</w:t>
            </w:r>
          </w:p>
        </w:tc>
        <w:tc>
          <w:tcPr>
            <w:tcW w:w="881" w:type="dxa"/>
            <w:tcBorders>
              <w:top w:val="nil"/>
              <w:left w:val="nil"/>
              <w:bottom w:val="nil"/>
              <w:right w:val="nil"/>
            </w:tcBorders>
          </w:tcPr>
          <w:p w14:paraId="5DA405AC" w14:textId="77777777" w:rsidR="007015D6" w:rsidRDefault="00350D12">
            <w:pPr>
              <w:spacing w:after="0" w:line="259" w:lineRule="auto"/>
              <w:ind w:left="0" w:firstLine="0"/>
              <w:jc w:val="left"/>
            </w:pPr>
            <w:r>
              <w:t>-7.3557</w:t>
            </w:r>
          </w:p>
        </w:tc>
        <w:tc>
          <w:tcPr>
            <w:tcW w:w="923" w:type="dxa"/>
            <w:tcBorders>
              <w:top w:val="nil"/>
              <w:left w:val="nil"/>
              <w:bottom w:val="nil"/>
              <w:right w:val="nil"/>
            </w:tcBorders>
          </w:tcPr>
          <w:p w14:paraId="787A6F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C0412B5" w14:textId="77777777" w:rsidR="007015D6" w:rsidRDefault="00350D12">
            <w:pPr>
              <w:spacing w:after="0" w:line="259" w:lineRule="auto"/>
              <w:ind w:left="0" w:firstLine="0"/>
              <w:jc w:val="left"/>
            </w:pPr>
            <w:r>
              <w:t>42.3</w:t>
            </w:r>
          </w:p>
        </w:tc>
        <w:tc>
          <w:tcPr>
            <w:tcW w:w="986" w:type="dxa"/>
            <w:tcBorders>
              <w:top w:val="nil"/>
              <w:left w:val="nil"/>
              <w:bottom w:val="nil"/>
              <w:right w:val="nil"/>
            </w:tcBorders>
          </w:tcPr>
          <w:p w14:paraId="134E6553" w14:textId="77777777" w:rsidR="007015D6" w:rsidRDefault="00350D12">
            <w:pPr>
              <w:spacing w:after="0" w:line="259" w:lineRule="auto"/>
              <w:ind w:left="105" w:firstLine="0"/>
              <w:jc w:val="left"/>
            </w:pPr>
            <w:r>
              <w:t>-88.038</w:t>
            </w:r>
          </w:p>
        </w:tc>
        <w:tc>
          <w:tcPr>
            <w:tcW w:w="867" w:type="dxa"/>
            <w:tcBorders>
              <w:top w:val="nil"/>
              <w:left w:val="nil"/>
              <w:bottom w:val="nil"/>
              <w:right w:val="nil"/>
            </w:tcBorders>
          </w:tcPr>
          <w:p w14:paraId="4191E423" w14:textId="77777777" w:rsidR="007015D6" w:rsidRDefault="00350D12">
            <w:pPr>
              <w:spacing w:after="0" w:line="259" w:lineRule="auto"/>
              <w:ind w:left="105" w:firstLine="0"/>
              <w:jc w:val="left"/>
            </w:pPr>
            <w:r>
              <w:t>-50.993</w:t>
            </w:r>
          </w:p>
        </w:tc>
      </w:tr>
      <w:tr w:rsidR="007015D6" w14:paraId="327A0C4C" w14:textId="77777777">
        <w:trPr>
          <w:trHeight w:val="239"/>
        </w:trPr>
        <w:tc>
          <w:tcPr>
            <w:tcW w:w="1042" w:type="dxa"/>
            <w:tcBorders>
              <w:top w:val="nil"/>
              <w:left w:val="nil"/>
              <w:bottom w:val="nil"/>
              <w:right w:val="nil"/>
            </w:tcBorders>
          </w:tcPr>
          <w:p w14:paraId="6F5DFBA6" w14:textId="77777777" w:rsidR="007015D6" w:rsidRDefault="00350D12">
            <w:pPr>
              <w:spacing w:after="0" w:line="259" w:lineRule="auto"/>
              <w:ind w:left="120" w:firstLine="0"/>
              <w:jc w:val="left"/>
            </w:pPr>
            <w:r>
              <w:rPr>
                <w:b/>
              </w:rPr>
              <w:t>Mg - P</w:t>
            </w:r>
          </w:p>
        </w:tc>
        <w:tc>
          <w:tcPr>
            <w:tcW w:w="1091" w:type="dxa"/>
            <w:tcBorders>
              <w:top w:val="nil"/>
              <w:left w:val="nil"/>
              <w:bottom w:val="nil"/>
              <w:right w:val="nil"/>
            </w:tcBorders>
          </w:tcPr>
          <w:p w14:paraId="038C04B9" w14:textId="77777777" w:rsidR="007015D6" w:rsidRDefault="00350D12">
            <w:pPr>
              <w:spacing w:after="0" w:line="259" w:lineRule="auto"/>
              <w:ind w:left="87" w:firstLine="0"/>
              <w:jc w:val="center"/>
            </w:pPr>
            <w:r>
              <w:t>-6.0912</w:t>
            </w:r>
          </w:p>
        </w:tc>
        <w:tc>
          <w:tcPr>
            <w:tcW w:w="1121" w:type="dxa"/>
            <w:tcBorders>
              <w:top w:val="nil"/>
              <w:left w:val="nil"/>
              <w:bottom w:val="nil"/>
              <w:right w:val="nil"/>
            </w:tcBorders>
          </w:tcPr>
          <w:p w14:paraId="2D9DD299" w14:textId="77777777" w:rsidR="007015D6" w:rsidRDefault="00350D12">
            <w:pPr>
              <w:spacing w:after="0" w:line="259" w:lineRule="auto"/>
              <w:ind w:left="284" w:firstLine="0"/>
              <w:jc w:val="center"/>
            </w:pPr>
            <w:r>
              <w:t>1.789</w:t>
            </w:r>
          </w:p>
        </w:tc>
        <w:tc>
          <w:tcPr>
            <w:tcW w:w="881" w:type="dxa"/>
            <w:tcBorders>
              <w:top w:val="nil"/>
              <w:left w:val="nil"/>
              <w:bottom w:val="nil"/>
              <w:right w:val="nil"/>
            </w:tcBorders>
          </w:tcPr>
          <w:p w14:paraId="1AA50390" w14:textId="77777777" w:rsidR="007015D6" w:rsidRDefault="00350D12">
            <w:pPr>
              <w:spacing w:after="0" w:line="259" w:lineRule="auto"/>
              <w:ind w:left="0" w:firstLine="0"/>
              <w:jc w:val="left"/>
            </w:pPr>
            <w:r>
              <w:t>-3.4049</w:t>
            </w:r>
          </w:p>
        </w:tc>
        <w:tc>
          <w:tcPr>
            <w:tcW w:w="923" w:type="dxa"/>
            <w:tcBorders>
              <w:top w:val="nil"/>
              <w:left w:val="nil"/>
              <w:bottom w:val="nil"/>
              <w:right w:val="nil"/>
            </w:tcBorders>
          </w:tcPr>
          <w:p w14:paraId="478665D5"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09FD70E7" w14:textId="77777777" w:rsidR="007015D6" w:rsidRDefault="00350D12">
            <w:pPr>
              <w:spacing w:after="0" w:line="259" w:lineRule="auto"/>
              <w:ind w:left="0" w:firstLine="0"/>
              <w:jc w:val="left"/>
            </w:pPr>
            <w:r>
              <w:t>10.6</w:t>
            </w:r>
          </w:p>
        </w:tc>
        <w:tc>
          <w:tcPr>
            <w:tcW w:w="986" w:type="dxa"/>
            <w:tcBorders>
              <w:top w:val="nil"/>
              <w:left w:val="nil"/>
              <w:bottom w:val="nil"/>
              <w:right w:val="nil"/>
            </w:tcBorders>
          </w:tcPr>
          <w:p w14:paraId="5AE0FD32" w14:textId="77777777" w:rsidR="007015D6" w:rsidRDefault="00350D12">
            <w:pPr>
              <w:spacing w:after="0" w:line="259" w:lineRule="auto"/>
              <w:ind w:left="87" w:firstLine="0"/>
              <w:jc w:val="center"/>
            </w:pPr>
            <w:r>
              <w:t>-9.597</w:t>
            </w:r>
          </w:p>
        </w:tc>
        <w:tc>
          <w:tcPr>
            <w:tcW w:w="867" w:type="dxa"/>
            <w:tcBorders>
              <w:top w:val="nil"/>
              <w:left w:val="nil"/>
              <w:bottom w:val="nil"/>
              <w:right w:val="nil"/>
            </w:tcBorders>
          </w:tcPr>
          <w:p w14:paraId="045E589C" w14:textId="77777777" w:rsidR="007015D6" w:rsidRDefault="00350D12">
            <w:pPr>
              <w:spacing w:after="0" w:line="259" w:lineRule="auto"/>
              <w:ind w:left="206" w:firstLine="0"/>
              <w:jc w:val="center"/>
            </w:pPr>
            <w:r>
              <w:t>-2.585</w:t>
            </w:r>
          </w:p>
        </w:tc>
      </w:tr>
      <w:tr w:rsidR="007015D6" w14:paraId="3167438D" w14:textId="77777777">
        <w:trPr>
          <w:trHeight w:val="239"/>
        </w:trPr>
        <w:tc>
          <w:tcPr>
            <w:tcW w:w="1042" w:type="dxa"/>
            <w:tcBorders>
              <w:top w:val="nil"/>
              <w:left w:val="nil"/>
              <w:bottom w:val="nil"/>
              <w:right w:val="nil"/>
            </w:tcBorders>
          </w:tcPr>
          <w:p w14:paraId="0F369F39" w14:textId="77777777" w:rsidR="007015D6" w:rsidRDefault="00350D12">
            <w:pPr>
              <w:spacing w:after="0" w:line="259" w:lineRule="auto"/>
              <w:ind w:left="120" w:firstLine="0"/>
              <w:jc w:val="left"/>
            </w:pPr>
            <w:r>
              <w:rPr>
                <w:b/>
              </w:rPr>
              <w:t>Mg - S</w:t>
            </w:r>
          </w:p>
        </w:tc>
        <w:tc>
          <w:tcPr>
            <w:tcW w:w="1091" w:type="dxa"/>
            <w:tcBorders>
              <w:top w:val="nil"/>
              <w:left w:val="nil"/>
              <w:bottom w:val="nil"/>
              <w:right w:val="nil"/>
            </w:tcBorders>
          </w:tcPr>
          <w:p w14:paraId="3D86F87E" w14:textId="77777777" w:rsidR="007015D6" w:rsidRDefault="00350D12">
            <w:pPr>
              <w:spacing w:after="0" w:line="259" w:lineRule="auto"/>
              <w:ind w:left="87" w:firstLine="0"/>
              <w:jc w:val="center"/>
            </w:pPr>
            <w:r>
              <w:t>-6.9380</w:t>
            </w:r>
          </w:p>
        </w:tc>
        <w:tc>
          <w:tcPr>
            <w:tcW w:w="1121" w:type="dxa"/>
            <w:tcBorders>
              <w:top w:val="nil"/>
              <w:left w:val="nil"/>
              <w:bottom w:val="nil"/>
              <w:right w:val="nil"/>
            </w:tcBorders>
          </w:tcPr>
          <w:p w14:paraId="7DF7C8BF" w14:textId="77777777" w:rsidR="007015D6" w:rsidRDefault="00350D12">
            <w:pPr>
              <w:spacing w:after="0" w:line="259" w:lineRule="auto"/>
              <w:ind w:left="284" w:firstLine="0"/>
              <w:jc w:val="center"/>
            </w:pPr>
            <w:r>
              <w:t>1.770</w:t>
            </w:r>
          </w:p>
        </w:tc>
        <w:tc>
          <w:tcPr>
            <w:tcW w:w="881" w:type="dxa"/>
            <w:tcBorders>
              <w:top w:val="nil"/>
              <w:left w:val="nil"/>
              <w:bottom w:val="nil"/>
              <w:right w:val="nil"/>
            </w:tcBorders>
          </w:tcPr>
          <w:p w14:paraId="25DD3276" w14:textId="77777777" w:rsidR="007015D6" w:rsidRDefault="00350D12">
            <w:pPr>
              <w:spacing w:after="0" w:line="259" w:lineRule="auto"/>
              <w:ind w:left="0" w:firstLine="0"/>
              <w:jc w:val="left"/>
            </w:pPr>
            <w:r>
              <w:t>-3.9188</w:t>
            </w:r>
          </w:p>
        </w:tc>
        <w:tc>
          <w:tcPr>
            <w:tcW w:w="923" w:type="dxa"/>
            <w:tcBorders>
              <w:top w:val="nil"/>
              <w:left w:val="nil"/>
              <w:bottom w:val="nil"/>
              <w:right w:val="nil"/>
            </w:tcBorders>
          </w:tcPr>
          <w:p w14:paraId="31E5A21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1877823" w14:textId="77777777" w:rsidR="007015D6" w:rsidRDefault="00350D12">
            <w:pPr>
              <w:spacing w:after="0" w:line="259" w:lineRule="auto"/>
              <w:ind w:left="0" w:firstLine="0"/>
              <w:jc w:val="left"/>
            </w:pPr>
            <w:r>
              <w:t>13.5</w:t>
            </w:r>
          </w:p>
        </w:tc>
        <w:tc>
          <w:tcPr>
            <w:tcW w:w="986" w:type="dxa"/>
            <w:tcBorders>
              <w:top w:val="nil"/>
              <w:left w:val="nil"/>
              <w:bottom w:val="nil"/>
              <w:right w:val="nil"/>
            </w:tcBorders>
          </w:tcPr>
          <w:p w14:paraId="5518AA42" w14:textId="77777777" w:rsidR="007015D6" w:rsidRDefault="00350D12">
            <w:pPr>
              <w:spacing w:after="0" w:line="259" w:lineRule="auto"/>
              <w:ind w:left="105" w:firstLine="0"/>
              <w:jc w:val="left"/>
            </w:pPr>
            <w:r>
              <w:t>-10.408</w:t>
            </w:r>
          </w:p>
        </w:tc>
        <w:tc>
          <w:tcPr>
            <w:tcW w:w="867" w:type="dxa"/>
            <w:tcBorders>
              <w:top w:val="nil"/>
              <w:left w:val="nil"/>
              <w:bottom w:val="nil"/>
              <w:right w:val="nil"/>
            </w:tcBorders>
          </w:tcPr>
          <w:p w14:paraId="2E48941F" w14:textId="77777777" w:rsidR="007015D6" w:rsidRDefault="00350D12">
            <w:pPr>
              <w:spacing w:after="0" w:line="259" w:lineRule="auto"/>
              <w:ind w:left="206" w:firstLine="0"/>
              <w:jc w:val="center"/>
            </w:pPr>
            <w:r>
              <w:t>-3.468</w:t>
            </w:r>
          </w:p>
        </w:tc>
      </w:tr>
      <w:tr w:rsidR="007015D6" w14:paraId="74265339" w14:textId="77777777">
        <w:trPr>
          <w:trHeight w:val="240"/>
        </w:trPr>
        <w:tc>
          <w:tcPr>
            <w:tcW w:w="1042" w:type="dxa"/>
            <w:tcBorders>
              <w:top w:val="nil"/>
              <w:left w:val="nil"/>
              <w:bottom w:val="nil"/>
              <w:right w:val="nil"/>
            </w:tcBorders>
          </w:tcPr>
          <w:p w14:paraId="61974D57" w14:textId="77777777" w:rsidR="007015D6" w:rsidRDefault="00350D12">
            <w:pPr>
              <w:spacing w:after="0" w:line="259" w:lineRule="auto"/>
              <w:ind w:left="120" w:firstLine="0"/>
              <w:jc w:val="left"/>
            </w:pPr>
            <w:r>
              <w:rPr>
                <w:b/>
              </w:rPr>
              <w:t>N - Na</w:t>
            </w:r>
          </w:p>
        </w:tc>
        <w:tc>
          <w:tcPr>
            <w:tcW w:w="1091" w:type="dxa"/>
            <w:tcBorders>
              <w:top w:val="nil"/>
              <w:left w:val="nil"/>
              <w:bottom w:val="nil"/>
              <w:right w:val="nil"/>
            </w:tcBorders>
          </w:tcPr>
          <w:p w14:paraId="047EE9A3" w14:textId="77777777" w:rsidR="007015D6" w:rsidRDefault="00350D12">
            <w:pPr>
              <w:spacing w:after="0" w:line="259" w:lineRule="auto"/>
              <w:ind w:left="105" w:firstLine="0"/>
              <w:jc w:val="left"/>
            </w:pPr>
            <w:r>
              <w:t>-65.4433</w:t>
            </w:r>
          </w:p>
        </w:tc>
        <w:tc>
          <w:tcPr>
            <w:tcW w:w="1121" w:type="dxa"/>
            <w:tcBorders>
              <w:top w:val="nil"/>
              <w:left w:val="nil"/>
              <w:bottom w:val="nil"/>
              <w:right w:val="nil"/>
            </w:tcBorders>
          </w:tcPr>
          <w:p w14:paraId="13D5BC54" w14:textId="77777777" w:rsidR="007015D6" w:rsidRDefault="00350D12">
            <w:pPr>
              <w:spacing w:after="0" w:line="259" w:lineRule="auto"/>
              <w:ind w:left="284" w:firstLine="0"/>
              <w:jc w:val="center"/>
            </w:pPr>
            <w:r>
              <w:t>9.376</w:t>
            </w:r>
          </w:p>
        </w:tc>
        <w:tc>
          <w:tcPr>
            <w:tcW w:w="881" w:type="dxa"/>
            <w:tcBorders>
              <w:top w:val="nil"/>
              <w:left w:val="nil"/>
              <w:bottom w:val="nil"/>
              <w:right w:val="nil"/>
            </w:tcBorders>
          </w:tcPr>
          <w:p w14:paraId="09A69924" w14:textId="77777777" w:rsidR="007015D6" w:rsidRDefault="00350D12">
            <w:pPr>
              <w:spacing w:after="0" w:line="259" w:lineRule="auto"/>
              <w:ind w:left="0" w:firstLine="0"/>
              <w:jc w:val="left"/>
            </w:pPr>
            <w:r>
              <w:t>-6.9798</w:t>
            </w:r>
          </w:p>
        </w:tc>
        <w:tc>
          <w:tcPr>
            <w:tcW w:w="923" w:type="dxa"/>
            <w:tcBorders>
              <w:top w:val="nil"/>
              <w:left w:val="nil"/>
              <w:bottom w:val="nil"/>
              <w:right w:val="nil"/>
            </w:tcBorders>
          </w:tcPr>
          <w:p w14:paraId="574DBD83"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5C6C36B6" w14:textId="77777777" w:rsidR="007015D6" w:rsidRDefault="00350D12">
            <w:pPr>
              <w:spacing w:after="0" w:line="259" w:lineRule="auto"/>
              <w:ind w:left="0" w:firstLine="0"/>
              <w:jc w:val="left"/>
            </w:pPr>
            <w:r>
              <w:t>38.3</w:t>
            </w:r>
          </w:p>
        </w:tc>
        <w:tc>
          <w:tcPr>
            <w:tcW w:w="986" w:type="dxa"/>
            <w:tcBorders>
              <w:top w:val="nil"/>
              <w:left w:val="nil"/>
              <w:bottom w:val="nil"/>
              <w:right w:val="nil"/>
            </w:tcBorders>
          </w:tcPr>
          <w:p w14:paraId="3E7BC214" w14:textId="77777777" w:rsidR="007015D6" w:rsidRDefault="00350D12">
            <w:pPr>
              <w:spacing w:after="0" w:line="259" w:lineRule="auto"/>
              <w:ind w:left="105" w:firstLine="0"/>
              <w:jc w:val="left"/>
            </w:pPr>
            <w:r>
              <w:t>-83.820</w:t>
            </w:r>
          </w:p>
        </w:tc>
        <w:tc>
          <w:tcPr>
            <w:tcW w:w="867" w:type="dxa"/>
            <w:tcBorders>
              <w:top w:val="nil"/>
              <w:left w:val="nil"/>
              <w:bottom w:val="nil"/>
              <w:right w:val="nil"/>
            </w:tcBorders>
          </w:tcPr>
          <w:p w14:paraId="2CD14A90" w14:textId="77777777" w:rsidR="007015D6" w:rsidRDefault="00350D12">
            <w:pPr>
              <w:spacing w:after="0" w:line="259" w:lineRule="auto"/>
              <w:ind w:left="105" w:firstLine="0"/>
              <w:jc w:val="left"/>
            </w:pPr>
            <w:r>
              <w:t>-47.066</w:t>
            </w:r>
          </w:p>
        </w:tc>
      </w:tr>
      <w:tr w:rsidR="007015D6" w14:paraId="507E4ECF" w14:textId="77777777">
        <w:trPr>
          <w:trHeight w:val="238"/>
        </w:trPr>
        <w:tc>
          <w:tcPr>
            <w:tcW w:w="1042" w:type="dxa"/>
            <w:tcBorders>
              <w:top w:val="nil"/>
              <w:left w:val="nil"/>
              <w:bottom w:val="nil"/>
              <w:right w:val="nil"/>
            </w:tcBorders>
          </w:tcPr>
          <w:p w14:paraId="7D539489" w14:textId="77777777" w:rsidR="007015D6" w:rsidRDefault="00350D12">
            <w:pPr>
              <w:spacing w:after="0" w:line="259" w:lineRule="auto"/>
              <w:ind w:left="120" w:firstLine="0"/>
              <w:jc w:val="left"/>
            </w:pPr>
            <w:r>
              <w:t>N - P</w:t>
            </w:r>
          </w:p>
        </w:tc>
        <w:tc>
          <w:tcPr>
            <w:tcW w:w="1091" w:type="dxa"/>
            <w:tcBorders>
              <w:top w:val="nil"/>
              <w:left w:val="nil"/>
              <w:bottom w:val="nil"/>
              <w:right w:val="nil"/>
            </w:tcBorders>
          </w:tcPr>
          <w:p w14:paraId="0A763C17" w14:textId="77777777" w:rsidR="007015D6" w:rsidRDefault="00350D12">
            <w:pPr>
              <w:spacing w:after="0" w:line="259" w:lineRule="auto"/>
              <w:ind w:left="87" w:firstLine="0"/>
              <w:jc w:val="center"/>
            </w:pPr>
            <w:r>
              <w:t>-2.0188</w:t>
            </w:r>
          </w:p>
        </w:tc>
        <w:tc>
          <w:tcPr>
            <w:tcW w:w="1121" w:type="dxa"/>
            <w:tcBorders>
              <w:top w:val="nil"/>
              <w:left w:val="nil"/>
              <w:bottom w:val="nil"/>
              <w:right w:val="nil"/>
            </w:tcBorders>
          </w:tcPr>
          <w:p w14:paraId="74EBFC9E" w14:textId="77777777" w:rsidR="007015D6" w:rsidRDefault="00350D12">
            <w:pPr>
              <w:spacing w:after="0" w:line="259" w:lineRule="auto"/>
              <w:ind w:left="284" w:firstLine="0"/>
              <w:jc w:val="center"/>
            </w:pPr>
            <w:r>
              <w:t>1.342</w:t>
            </w:r>
          </w:p>
        </w:tc>
        <w:tc>
          <w:tcPr>
            <w:tcW w:w="881" w:type="dxa"/>
            <w:tcBorders>
              <w:top w:val="nil"/>
              <w:left w:val="nil"/>
              <w:bottom w:val="nil"/>
              <w:right w:val="nil"/>
            </w:tcBorders>
          </w:tcPr>
          <w:p w14:paraId="1C47376E" w14:textId="77777777" w:rsidR="007015D6" w:rsidRDefault="00350D12">
            <w:pPr>
              <w:spacing w:after="0" w:line="259" w:lineRule="auto"/>
              <w:ind w:left="0" w:firstLine="0"/>
              <w:jc w:val="left"/>
            </w:pPr>
            <w:r>
              <w:t>-1.5047</w:t>
            </w:r>
          </w:p>
        </w:tc>
        <w:tc>
          <w:tcPr>
            <w:tcW w:w="923" w:type="dxa"/>
            <w:tcBorders>
              <w:top w:val="nil"/>
              <w:left w:val="nil"/>
              <w:bottom w:val="nil"/>
              <w:right w:val="nil"/>
            </w:tcBorders>
          </w:tcPr>
          <w:p w14:paraId="73263E84" w14:textId="77777777" w:rsidR="007015D6" w:rsidRDefault="00350D12">
            <w:pPr>
              <w:spacing w:after="0" w:line="259" w:lineRule="auto"/>
              <w:ind w:left="0" w:firstLine="0"/>
              <w:jc w:val="left"/>
            </w:pPr>
            <w:r>
              <w:t>0.13240</w:t>
            </w:r>
          </w:p>
        </w:tc>
        <w:tc>
          <w:tcPr>
            <w:tcW w:w="607" w:type="dxa"/>
            <w:tcBorders>
              <w:top w:val="nil"/>
              <w:left w:val="nil"/>
              <w:bottom w:val="nil"/>
              <w:right w:val="nil"/>
            </w:tcBorders>
          </w:tcPr>
          <w:p w14:paraId="1D3939B4" w14:textId="77777777" w:rsidR="007015D6" w:rsidRDefault="00350D12">
            <w:pPr>
              <w:spacing w:after="0" w:line="259" w:lineRule="auto"/>
              <w:ind w:left="105" w:firstLine="0"/>
              <w:jc w:val="left"/>
            </w:pPr>
            <w:r>
              <w:t>2.9</w:t>
            </w:r>
          </w:p>
        </w:tc>
        <w:tc>
          <w:tcPr>
            <w:tcW w:w="986" w:type="dxa"/>
            <w:tcBorders>
              <w:top w:val="nil"/>
              <w:left w:val="nil"/>
              <w:bottom w:val="nil"/>
              <w:right w:val="nil"/>
            </w:tcBorders>
          </w:tcPr>
          <w:p w14:paraId="376769A9" w14:textId="77777777" w:rsidR="007015D6" w:rsidRDefault="00350D12">
            <w:pPr>
              <w:spacing w:after="0" w:line="259" w:lineRule="auto"/>
              <w:ind w:left="86" w:firstLine="0"/>
              <w:jc w:val="center"/>
            </w:pPr>
            <w:r>
              <w:t>-4.648</w:t>
            </w:r>
          </w:p>
        </w:tc>
        <w:tc>
          <w:tcPr>
            <w:tcW w:w="867" w:type="dxa"/>
            <w:tcBorders>
              <w:top w:val="nil"/>
              <w:left w:val="nil"/>
              <w:bottom w:val="nil"/>
              <w:right w:val="nil"/>
            </w:tcBorders>
          </w:tcPr>
          <w:p w14:paraId="154D45E0" w14:textId="77777777" w:rsidR="007015D6" w:rsidRDefault="00350D12">
            <w:pPr>
              <w:spacing w:after="0" w:line="259" w:lineRule="auto"/>
              <w:ind w:left="269" w:firstLine="0"/>
              <w:jc w:val="center"/>
            </w:pPr>
            <w:r>
              <w:t>0.611</w:t>
            </w:r>
          </w:p>
        </w:tc>
      </w:tr>
      <w:tr w:rsidR="007015D6" w14:paraId="71F09B6E" w14:textId="77777777">
        <w:trPr>
          <w:trHeight w:val="239"/>
        </w:trPr>
        <w:tc>
          <w:tcPr>
            <w:tcW w:w="1042" w:type="dxa"/>
            <w:tcBorders>
              <w:top w:val="nil"/>
              <w:left w:val="nil"/>
              <w:bottom w:val="nil"/>
              <w:right w:val="nil"/>
            </w:tcBorders>
          </w:tcPr>
          <w:p w14:paraId="18A22A07" w14:textId="77777777" w:rsidR="007015D6" w:rsidRDefault="00350D12">
            <w:pPr>
              <w:spacing w:after="0" w:line="259" w:lineRule="auto"/>
              <w:ind w:left="120" w:firstLine="0"/>
              <w:jc w:val="left"/>
            </w:pPr>
            <w:r>
              <w:rPr>
                <w:b/>
              </w:rPr>
              <w:t>N - S</w:t>
            </w:r>
          </w:p>
        </w:tc>
        <w:tc>
          <w:tcPr>
            <w:tcW w:w="1091" w:type="dxa"/>
            <w:tcBorders>
              <w:top w:val="nil"/>
              <w:left w:val="nil"/>
              <w:bottom w:val="nil"/>
              <w:right w:val="nil"/>
            </w:tcBorders>
          </w:tcPr>
          <w:p w14:paraId="20330551" w14:textId="77777777" w:rsidR="007015D6" w:rsidRDefault="00350D12">
            <w:pPr>
              <w:spacing w:after="0" w:line="259" w:lineRule="auto"/>
              <w:ind w:left="87" w:firstLine="0"/>
              <w:jc w:val="center"/>
            </w:pPr>
            <w:r>
              <w:t>-2.8656</w:t>
            </w:r>
          </w:p>
        </w:tc>
        <w:tc>
          <w:tcPr>
            <w:tcW w:w="1121" w:type="dxa"/>
            <w:tcBorders>
              <w:top w:val="nil"/>
              <w:left w:val="nil"/>
              <w:bottom w:val="nil"/>
              <w:right w:val="nil"/>
            </w:tcBorders>
          </w:tcPr>
          <w:p w14:paraId="605FC5CC" w14:textId="77777777" w:rsidR="007015D6" w:rsidRDefault="00350D12">
            <w:pPr>
              <w:spacing w:after="0" w:line="259" w:lineRule="auto"/>
              <w:ind w:left="284" w:firstLine="0"/>
              <w:jc w:val="center"/>
            </w:pPr>
            <w:r>
              <w:t>1.317</w:t>
            </w:r>
          </w:p>
        </w:tc>
        <w:tc>
          <w:tcPr>
            <w:tcW w:w="881" w:type="dxa"/>
            <w:tcBorders>
              <w:top w:val="nil"/>
              <w:left w:val="nil"/>
              <w:bottom w:val="nil"/>
              <w:right w:val="nil"/>
            </w:tcBorders>
          </w:tcPr>
          <w:p w14:paraId="553406FD" w14:textId="77777777" w:rsidR="007015D6" w:rsidRDefault="00350D12">
            <w:pPr>
              <w:spacing w:after="0" w:line="259" w:lineRule="auto"/>
              <w:ind w:left="0" w:firstLine="0"/>
              <w:jc w:val="left"/>
            </w:pPr>
            <w:r>
              <w:t>-2.1762</w:t>
            </w:r>
          </w:p>
        </w:tc>
        <w:tc>
          <w:tcPr>
            <w:tcW w:w="923" w:type="dxa"/>
            <w:tcBorders>
              <w:top w:val="nil"/>
              <w:left w:val="nil"/>
              <w:bottom w:val="nil"/>
              <w:right w:val="nil"/>
            </w:tcBorders>
          </w:tcPr>
          <w:p w14:paraId="47FCF69F" w14:textId="77777777" w:rsidR="007015D6" w:rsidRDefault="00350D12">
            <w:pPr>
              <w:spacing w:after="0" w:line="259" w:lineRule="auto"/>
              <w:ind w:left="0" w:firstLine="0"/>
              <w:jc w:val="left"/>
            </w:pPr>
            <w:r>
              <w:rPr>
                <w:b/>
              </w:rPr>
              <w:t>0.02954</w:t>
            </w:r>
          </w:p>
        </w:tc>
        <w:tc>
          <w:tcPr>
            <w:tcW w:w="607" w:type="dxa"/>
            <w:tcBorders>
              <w:top w:val="nil"/>
              <w:left w:val="nil"/>
              <w:bottom w:val="nil"/>
              <w:right w:val="nil"/>
            </w:tcBorders>
          </w:tcPr>
          <w:p w14:paraId="4E8DFC04" w14:textId="77777777" w:rsidR="007015D6" w:rsidRDefault="00350D12">
            <w:pPr>
              <w:spacing w:after="0" w:line="259" w:lineRule="auto"/>
              <w:ind w:left="105" w:firstLine="0"/>
              <w:jc w:val="left"/>
            </w:pPr>
            <w:r>
              <w:t>5.1</w:t>
            </w:r>
          </w:p>
        </w:tc>
        <w:tc>
          <w:tcPr>
            <w:tcW w:w="986" w:type="dxa"/>
            <w:tcBorders>
              <w:top w:val="nil"/>
              <w:left w:val="nil"/>
              <w:bottom w:val="nil"/>
              <w:right w:val="nil"/>
            </w:tcBorders>
          </w:tcPr>
          <w:p w14:paraId="3809FF85" w14:textId="77777777" w:rsidR="007015D6" w:rsidRDefault="00350D12">
            <w:pPr>
              <w:spacing w:after="0" w:line="259" w:lineRule="auto"/>
              <w:ind w:left="87" w:firstLine="0"/>
              <w:jc w:val="center"/>
            </w:pPr>
            <w:r>
              <w:t>-5.447</w:t>
            </w:r>
          </w:p>
        </w:tc>
        <w:tc>
          <w:tcPr>
            <w:tcW w:w="867" w:type="dxa"/>
            <w:tcBorders>
              <w:top w:val="nil"/>
              <w:left w:val="nil"/>
              <w:bottom w:val="nil"/>
              <w:right w:val="nil"/>
            </w:tcBorders>
          </w:tcPr>
          <w:p w14:paraId="729C5187" w14:textId="77777777" w:rsidR="007015D6" w:rsidRDefault="00350D12">
            <w:pPr>
              <w:spacing w:after="0" w:line="259" w:lineRule="auto"/>
              <w:ind w:left="206" w:firstLine="0"/>
              <w:jc w:val="center"/>
            </w:pPr>
            <w:r>
              <w:t>-0.285</w:t>
            </w:r>
          </w:p>
        </w:tc>
      </w:tr>
      <w:tr w:rsidR="007015D6" w14:paraId="0359D270" w14:textId="77777777">
        <w:trPr>
          <w:trHeight w:val="239"/>
        </w:trPr>
        <w:tc>
          <w:tcPr>
            <w:tcW w:w="1042" w:type="dxa"/>
            <w:tcBorders>
              <w:top w:val="nil"/>
              <w:left w:val="nil"/>
              <w:bottom w:val="nil"/>
              <w:right w:val="nil"/>
            </w:tcBorders>
          </w:tcPr>
          <w:p w14:paraId="3687C0AD" w14:textId="77777777" w:rsidR="007015D6" w:rsidRDefault="00350D12">
            <w:pPr>
              <w:spacing w:after="0" w:line="259" w:lineRule="auto"/>
              <w:ind w:left="120" w:firstLine="0"/>
              <w:jc w:val="left"/>
            </w:pPr>
            <w:r>
              <w:rPr>
                <w:b/>
              </w:rPr>
              <w:t>Na - P</w:t>
            </w:r>
          </w:p>
        </w:tc>
        <w:tc>
          <w:tcPr>
            <w:tcW w:w="1091" w:type="dxa"/>
            <w:tcBorders>
              <w:top w:val="nil"/>
              <w:left w:val="nil"/>
              <w:bottom w:val="nil"/>
              <w:right w:val="nil"/>
            </w:tcBorders>
          </w:tcPr>
          <w:p w14:paraId="10F76E1D" w14:textId="77777777" w:rsidR="007015D6" w:rsidRDefault="00350D12">
            <w:pPr>
              <w:spacing w:after="0" w:line="259" w:lineRule="auto"/>
              <w:ind w:left="168" w:firstLine="0"/>
              <w:jc w:val="left"/>
            </w:pPr>
            <w:r>
              <w:t>63.4245</w:t>
            </w:r>
          </w:p>
        </w:tc>
        <w:tc>
          <w:tcPr>
            <w:tcW w:w="1121" w:type="dxa"/>
            <w:tcBorders>
              <w:top w:val="nil"/>
              <w:left w:val="nil"/>
              <w:bottom w:val="nil"/>
              <w:right w:val="nil"/>
            </w:tcBorders>
          </w:tcPr>
          <w:p w14:paraId="7F480A06" w14:textId="77777777" w:rsidR="007015D6" w:rsidRDefault="00350D12">
            <w:pPr>
              <w:spacing w:after="0" w:line="259" w:lineRule="auto"/>
              <w:ind w:left="284" w:firstLine="0"/>
              <w:jc w:val="center"/>
            </w:pPr>
            <w:r>
              <w:t>9.345</w:t>
            </w:r>
          </w:p>
        </w:tc>
        <w:tc>
          <w:tcPr>
            <w:tcW w:w="881" w:type="dxa"/>
            <w:tcBorders>
              <w:top w:val="nil"/>
              <w:left w:val="nil"/>
              <w:bottom w:val="nil"/>
              <w:right w:val="nil"/>
            </w:tcBorders>
          </w:tcPr>
          <w:p w14:paraId="09B590ED" w14:textId="77777777" w:rsidR="007015D6" w:rsidRDefault="00350D12">
            <w:pPr>
              <w:spacing w:after="0" w:line="259" w:lineRule="auto"/>
              <w:ind w:left="63" w:firstLine="0"/>
              <w:jc w:val="left"/>
            </w:pPr>
            <w:r>
              <w:t>6.7869</w:t>
            </w:r>
          </w:p>
        </w:tc>
        <w:tc>
          <w:tcPr>
            <w:tcW w:w="923" w:type="dxa"/>
            <w:tcBorders>
              <w:top w:val="nil"/>
              <w:left w:val="nil"/>
              <w:bottom w:val="nil"/>
              <w:right w:val="nil"/>
            </w:tcBorders>
          </w:tcPr>
          <w:p w14:paraId="15859A9C"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4189033A" w14:textId="77777777" w:rsidR="007015D6" w:rsidRDefault="00350D12">
            <w:pPr>
              <w:spacing w:after="0" w:line="259" w:lineRule="auto"/>
              <w:ind w:left="0" w:firstLine="0"/>
              <w:jc w:val="left"/>
            </w:pPr>
            <w:r>
              <w:t>36.3</w:t>
            </w:r>
          </w:p>
        </w:tc>
        <w:tc>
          <w:tcPr>
            <w:tcW w:w="986" w:type="dxa"/>
            <w:tcBorders>
              <w:top w:val="nil"/>
              <w:left w:val="nil"/>
              <w:bottom w:val="nil"/>
              <w:right w:val="nil"/>
            </w:tcBorders>
          </w:tcPr>
          <w:p w14:paraId="404D9685" w14:textId="77777777" w:rsidR="007015D6" w:rsidRDefault="00350D12">
            <w:pPr>
              <w:spacing w:after="0" w:line="259" w:lineRule="auto"/>
              <w:ind w:left="168" w:firstLine="0"/>
              <w:jc w:val="left"/>
            </w:pPr>
            <w:r>
              <w:t>45.108</w:t>
            </w:r>
          </w:p>
        </w:tc>
        <w:tc>
          <w:tcPr>
            <w:tcW w:w="867" w:type="dxa"/>
            <w:tcBorders>
              <w:top w:val="nil"/>
              <w:left w:val="nil"/>
              <w:bottom w:val="nil"/>
              <w:right w:val="nil"/>
            </w:tcBorders>
          </w:tcPr>
          <w:p w14:paraId="7B944CF8" w14:textId="77777777" w:rsidR="007015D6" w:rsidRDefault="00350D12">
            <w:pPr>
              <w:spacing w:after="0" w:line="259" w:lineRule="auto"/>
              <w:ind w:left="168" w:firstLine="0"/>
              <w:jc w:val="left"/>
            </w:pPr>
            <w:r>
              <w:t>81.741</w:t>
            </w:r>
          </w:p>
        </w:tc>
      </w:tr>
      <w:tr w:rsidR="007015D6" w14:paraId="5ACFD581" w14:textId="77777777">
        <w:trPr>
          <w:trHeight w:val="240"/>
        </w:trPr>
        <w:tc>
          <w:tcPr>
            <w:tcW w:w="1042" w:type="dxa"/>
            <w:tcBorders>
              <w:top w:val="nil"/>
              <w:left w:val="nil"/>
              <w:bottom w:val="nil"/>
              <w:right w:val="nil"/>
            </w:tcBorders>
          </w:tcPr>
          <w:p w14:paraId="27EACE68" w14:textId="77777777" w:rsidR="007015D6" w:rsidRDefault="00350D12">
            <w:pPr>
              <w:spacing w:after="0" w:line="259" w:lineRule="auto"/>
              <w:ind w:left="120" w:firstLine="0"/>
              <w:jc w:val="left"/>
            </w:pPr>
            <w:r>
              <w:rPr>
                <w:b/>
              </w:rPr>
              <w:t>Na - S</w:t>
            </w:r>
          </w:p>
        </w:tc>
        <w:tc>
          <w:tcPr>
            <w:tcW w:w="1091" w:type="dxa"/>
            <w:tcBorders>
              <w:top w:val="nil"/>
              <w:left w:val="nil"/>
              <w:bottom w:val="nil"/>
              <w:right w:val="nil"/>
            </w:tcBorders>
          </w:tcPr>
          <w:p w14:paraId="75FD3CB3" w14:textId="77777777" w:rsidR="007015D6" w:rsidRDefault="00350D12">
            <w:pPr>
              <w:spacing w:after="0" w:line="259" w:lineRule="auto"/>
              <w:ind w:left="168" w:firstLine="0"/>
              <w:jc w:val="left"/>
            </w:pPr>
            <w:r>
              <w:t>62.5776</w:t>
            </w:r>
          </w:p>
        </w:tc>
        <w:tc>
          <w:tcPr>
            <w:tcW w:w="1121" w:type="dxa"/>
            <w:tcBorders>
              <w:top w:val="nil"/>
              <w:left w:val="nil"/>
              <w:bottom w:val="nil"/>
              <w:right w:val="nil"/>
            </w:tcBorders>
          </w:tcPr>
          <w:p w14:paraId="0F0EA5D4" w14:textId="77777777" w:rsidR="007015D6" w:rsidRDefault="00350D12">
            <w:pPr>
              <w:spacing w:after="0" w:line="259" w:lineRule="auto"/>
              <w:ind w:left="284" w:firstLine="0"/>
              <w:jc w:val="center"/>
            </w:pPr>
            <w:r>
              <w:t>9.342</w:t>
            </w:r>
          </w:p>
        </w:tc>
        <w:tc>
          <w:tcPr>
            <w:tcW w:w="881" w:type="dxa"/>
            <w:tcBorders>
              <w:top w:val="nil"/>
              <w:left w:val="nil"/>
              <w:bottom w:val="nil"/>
              <w:right w:val="nil"/>
            </w:tcBorders>
          </w:tcPr>
          <w:p w14:paraId="3FFC60CD" w14:textId="77777777" w:rsidR="007015D6" w:rsidRDefault="00350D12">
            <w:pPr>
              <w:spacing w:after="0" w:line="259" w:lineRule="auto"/>
              <w:ind w:left="63" w:firstLine="0"/>
              <w:jc w:val="left"/>
            </w:pPr>
            <w:r>
              <w:t>6.6988</w:t>
            </w:r>
          </w:p>
        </w:tc>
        <w:tc>
          <w:tcPr>
            <w:tcW w:w="923" w:type="dxa"/>
            <w:tcBorders>
              <w:top w:val="nil"/>
              <w:left w:val="nil"/>
              <w:bottom w:val="nil"/>
              <w:right w:val="nil"/>
            </w:tcBorders>
          </w:tcPr>
          <w:p w14:paraId="501A6772" w14:textId="77777777" w:rsidR="007015D6" w:rsidRDefault="00350D12">
            <w:pPr>
              <w:spacing w:after="0" w:line="259" w:lineRule="auto"/>
              <w:ind w:left="47" w:firstLine="0"/>
              <w:jc w:val="left"/>
            </w:pPr>
            <w:r>
              <w:rPr>
                <w:b/>
              </w:rPr>
              <w:t>&lt; 0.001</w:t>
            </w:r>
          </w:p>
        </w:tc>
        <w:tc>
          <w:tcPr>
            <w:tcW w:w="607" w:type="dxa"/>
            <w:tcBorders>
              <w:top w:val="nil"/>
              <w:left w:val="nil"/>
              <w:bottom w:val="nil"/>
              <w:right w:val="nil"/>
            </w:tcBorders>
          </w:tcPr>
          <w:p w14:paraId="1FFF6B7D" w14:textId="77777777" w:rsidR="007015D6" w:rsidRDefault="00350D12">
            <w:pPr>
              <w:spacing w:after="0" w:line="259" w:lineRule="auto"/>
              <w:ind w:left="0" w:firstLine="0"/>
              <w:jc w:val="left"/>
            </w:pPr>
            <w:r>
              <w:t>35.5</w:t>
            </w:r>
          </w:p>
        </w:tc>
        <w:tc>
          <w:tcPr>
            <w:tcW w:w="986" w:type="dxa"/>
            <w:tcBorders>
              <w:top w:val="nil"/>
              <w:left w:val="nil"/>
              <w:bottom w:val="nil"/>
              <w:right w:val="nil"/>
            </w:tcBorders>
          </w:tcPr>
          <w:p w14:paraId="24CB638B" w14:textId="77777777" w:rsidR="007015D6" w:rsidRDefault="00350D12">
            <w:pPr>
              <w:spacing w:after="0" w:line="259" w:lineRule="auto"/>
              <w:ind w:left="168" w:firstLine="0"/>
              <w:jc w:val="left"/>
            </w:pPr>
            <w:r>
              <w:t>44.269</w:t>
            </w:r>
          </w:p>
        </w:tc>
        <w:tc>
          <w:tcPr>
            <w:tcW w:w="867" w:type="dxa"/>
            <w:tcBorders>
              <w:top w:val="nil"/>
              <w:left w:val="nil"/>
              <w:bottom w:val="nil"/>
              <w:right w:val="nil"/>
            </w:tcBorders>
          </w:tcPr>
          <w:p w14:paraId="29B689C3" w14:textId="77777777" w:rsidR="007015D6" w:rsidRDefault="00350D12">
            <w:pPr>
              <w:spacing w:after="0" w:line="259" w:lineRule="auto"/>
              <w:ind w:left="168" w:firstLine="0"/>
              <w:jc w:val="left"/>
            </w:pPr>
            <w:r>
              <w:t>80.887</w:t>
            </w:r>
          </w:p>
        </w:tc>
      </w:tr>
      <w:tr w:rsidR="007015D6" w14:paraId="22BDCADA" w14:textId="77777777">
        <w:trPr>
          <w:trHeight w:val="280"/>
        </w:trPr>
        <w:tc>
          <w:tcPr>
            <w:tcW w:w="1042" w:type="dxa"/>
            <w:tcBorders>
              <w:top w:val="nil"/>
              <w:left w:val="nil"/>
              <w:bottom w:val="single" w:sz="6" w:space="0" w:color="000000"/>
              <w:right w:val="nil"/>
            </w:tcBorders>
          </w:tcPr>
          <w:p w14:paraId="723EA3A1" w14:textId="77777777" w:rsidR="007015D6" w:rsidRDefault="00350D12">
            <w:pPr>
              <w:spacing w:after="0" w:line="259" w:lineRule="auto"/>
              <w:ind w:left="120" w:firstLine="0"/>
              <w:jc w:val="left"/>
            </w:pPr>
            <w:r>
              <w:t>P - S</w:t>
            </w:r>
          </w:p>
        </w:tc>
        <w:tc>
          <w:tcPr>
            <w:tcW w:w="1091" w:type="dxa"/>
            <w:tcBorders>
              <w:top w:val="nil"/>
              <w:left w:val="nil"/>
              <w:bottom w:val="single" w:sz="6" w:space="0" w:color="000000"/>
              <w:right w:val="nil"/>
            </w:tcBorders>
          </w:tcPr>
          <w:p w14:paraId="68185BA9" w14:textId="77777777" w:rsidR="007015D6" w:rsidRDefault="00350D12">
            <w:pPr>
              <w:spacing w:after="0" w:line="259" w:lineRule="auto"/>
              <w:ind w:left="87" w:firstLine="0"/>
              <w:jc w:val="center"/>
            </w:pPr>
            <w:r>
              <w:t>-0.8469</w:t>
            </w:r>
          </w:p>
        </w:tc>
        <w:tc>
          <w:tcPr>
            <w:tcW w:w="1121" w:type="dxa"/>
            <w:tcBorders>
              <w:top w:val="nil"/>
              <w:left w:val="nil"/>
              <w:bottom w:val="single" w:sz="6" w:space="0" w:color="000000"/>
              <w:right w:val="nil"/>
            </w:tcBorders>
          </w:tcPr>
          <w:p w14:paraId="09814C1F" w14:textId="77777777" w:rsidR="007015D6" w:rsidRDefault="00350D12">
            <w:pPr>
              <w:spacing w:after="0" w:line="259" w:lineRule="auto"/>
              <w:ind w:left="284" w:firstLine="0"/>
              <w:jc w:val="center"/>
            </w:pPr>
            <w:r>
              <w:t>1.074</w:t>
            </w:r>
          </w:p>
        </w:tc>
        <w:tc>
          <w:tcPr>
            <w:tcW w:w="881" w:type="dxa"/>
            <w:tcBorders>
              <w:top w:val="nil"/>
              <w:left w:val="nil"/>
              <w:bottom w:val="single" w:sz="6" w:space="0" w:color="000000"/>
              <w:right w:val="nil"/>
            </w:tcBorders>
          </w:tcPr>
          <w:p w14:paraId="4052000D" w14:textId="77777777" w:rsidR="007015D6" w:rsidRDefault="00350D12">
            <w:pPr>
              <w:spacing w:after="0" w:line="259" w:lineRule="auto"/>
              <w:ind w:left="0" w:firstLine="0"/>
              <w:jc w:val="left"/>
            </w:pPr>
            <w:r>
              <w:t>-0.7888</w:t>
            </w:r>
          </w:p>
        </w:tc>
        <w:tc>
          <w:tcPr>
            <w:tcW w:w="923" w:type="dxa"/>
            <w:tcBorders>
              <w:top w:val="nil"/>
              <w:left w:val="nil"/>
              <w:bottom w:val="single" w:sz="6" w:space="0" w:color="000000"/>
              <w:right w:val="nil"/>
            </w:tcBorders>
          </w:tcPr>
          <w:p w14:paraId="24D8D4CE" w14:textId="77777777" w:rsidR="007015D6" w:rsidRDefault="00350D12">
            <w:pPr>
              <w:spacing w:after="0" w:line="259" w:lineRule="auto"/>
              <w:ind w:left="0" w:firstLine="0"/>
              <w:jc w:val="left"/>
            </w:pPr>
            <w:r>
              <w:t>0.43022</w:t>
            </w:r>
          </w:p>
        </w:tc>
        <w:tc>
          <w:tcPr>
            <w:tcW w:w="607" w:type="dxa"/>
            <w:tcBorders>
              <w:top w:val="nil"/>
              <w:left w:val="nil"/>
              <w:bottom w:val="single" w:sz="6" w:space="0" w:color="000000"/>
              <w:right w:val="nil"/>
            </w:tcBorders>
          </w:tcPr>
          <w:p w14:paraId="2D68B3C3" w14:textId="77777777" w:rsidR="007015D6" w:rsidRDefault="00350D12">
            <w:pPr>
              <w:spacing w:after="0" w:line="259" w:lineRule="auto"/>
              <w:ind w:left="105" w:firstLine="0"/>
              <w:jc w:val="left"/>
            </w:pPr>
            <w:r>
              <w:t>1.2</w:t>
            </w:r>
          </w:p>
        </w:tc>
        <w:tc>
          <w:tcPr>
            <w:tcW w:w="986" w:type="dxa"/>
            <w:tcBorders>
              <w:top w:val="nil"/>
              <w:left w:val="nil"/>
              <w:bottom w:val="single" w:sz="6" w:space="0" w:color="000000"/>
              <w:right w:val="nil"/>
            </w:tcBorders>
          </w:tcPr>
          <w:p w14:paraId="24C4F9E9" w14:textId="77777777" w:rsidR="007015D6" w:rsidRDefault="00350D12">
            <w:pPr>
              <w:spacing w:after="0" w:line="259" w:lineRule="auto"/>
              <w:ind w:left="86" w:firstLine="0"/>
              <w:jc w:val="center"/>
            </w:pPr>
            <w:r>
              <w:t>-2.951</w:t>
            </w:r>
          </w:p>
        </w:tc>
        <w:tc>
          <w:tcPr>
            <w:tcW w:w="867" w:type="dxa"/>
            <w:tcBorders>
              <w:top w:val="nil"/>
              <w:left w:val="nil"/>
              <w:bottom w:val="single" w:sz="6" w:space="0" w:color="000000"/>
              <w:right w:val="nil"/>
            </w:tcBorders>
          </w:tcPr>
          <w:p w14:paraId="33B430B8" w14:textId="77777777" w:rsidR="007015D6" w:rsidRDefault="00350D12">
            <w:pPr>
              <w:spacing w:after="0" w:line="259" w:lineRule="auto"/>
              <w:ind w:left="269" w:firstLine="0"/>
              <w:jc w:val="center"/>
            </w:pPr>
            <w:r>
              <w:t>1.257</w:t>
            </w:r>
          </w:p>
        </w:tc>
      </w:tr>
    </w:tbl>
    <w:p w14:paraId="661BD606" w14:textId="77777777" w:rsidR="007015D6" w:rsidRDefault="00350D12">
      <w:pPr>
        <w:pStyle w:val="Titre3"/>
        <w:spacing w:after="806"/>
        <w:ind w:left="90"/>
      </w:pPr>
      <w:r>
        <w:t>Frass and larvae</w:t>
      </w:r>
    </w:p>
    <w:p w14:paraId="54EE934C" w14:textId="77777777" w:rsidR="007015D6" w:rsidRDefault="00350D12">
      <w:pPr>
        <w:spacing w:after="267" w:line="259" w:lineRule="auto"/>
        <w:ind w:left="319" w:firstLine="0"/>
        <w:jc w:val="left"/>
      </w:pPr>
      <w:r>
        <w:rPr>
          <w:noProof/>
          <w:lang w:val="en-US" w:eastAsia="en-US"/>
        </w:rPr>
        <w:drawing>
          <wp:inline distT="0" distB="0" distL="0" distR="0" wp14:anchorId="429956B7" wp14:editId="0FA08991">
            <wp:extent cx="5718048" cy="1331976"/>
            <wp:effectExtent l="0" t="0" r="0" b="0"/>
            <wp:docPr id="132500" name="Picture 132500"/>
            <wp:cNvGraphicFramePr/>
            <a:graphic xmlns:a="http://schemas.openxmlformats.org/drawingml/2006/main">
              <a:graphicData uri="http://schemas.openxmlformats.org/drawingml/2006/picture">
                <pic:pic xmlns:pic="http://schemas.openxmlformats.org/drawingml/2006/picture">
                  <pic:nvPicPr>
                    <pic:cNvPr id="132500" name="Picture 132500"/>
                    <pic:cNvPicPr/>
                  </pic:nvPicPr>
                  <pic:blipFill>
                    <a:blip r:embed="rId52"/>
                    <a:stretch>
                      <a:fillRect/>
                    </a:stretch>
                  </pic:blipFill>
                  <pic:spPr>
                    <a:xfrm>
                      <a:off x="0" y="0"/>
                      <a:ext cx="5718048" cy="1331976"/>
                    </a:xfrm>
                    <a:prstGeom prst="rect">
                      <a:avLst/>
                    </a:prstGeom>
                  </pic:spPr>
                </pic:pic>
              </a:graphicData>
            </a:graphic>
          </wp:inline>
        </w:drawing>
      </w:r>
    </w:p>
    <w:p w14:paraId="5F95B2C2" w14:textId="77777777" w:rsidR="007015D6" w:rsidRDefault="00350D12">
      <w:pPr>
        <w:spacing w:after="348" w:line="259" w:lineRule="auto"/>
        <w:ind w:left="319" w:firstLine="0"/>
        <w:jc w:val="left"/>
      </w:pPr>
      <w:r>
        <w:rPr>
          <w:noProof/>
          <w:lang w:val="en-US" w:eastAsia="en-US"/>
        </w:rPr>
        <w:lastRenderedPageBreak/>
        <w:drawing>
          <wp:inline distT="0" distB="0" distL="0" distR="0" wp14:anchorId="1CCA4669" wp14:editId="16FBEF9B">
            <wp:extent cx="5718048" cy="1328928"/>
            <wp:effectExtent l="0" t="0" r="0" b="0"/>
            <wp:docPr id="132502" name="Picture 132502"/>
            <wp:cNvGraphicFramePr/>
            <a:graphic xmlns:a="http://schemas.openxmlformats.org/drawingml/2006/main">
              <a:graphicData uri="http://schemas.openxmlformats.org/drawingml/2006/picture">
                <pic:pic xmlns:pic="http://schemas.openxmlformats.org/drawingml/2006/picture">
                  <pic:nvPicPr>
                    <pic:cNvPr id="132502" name="Picture 132502"/>
                    <pic:cNvPicPr/>
                  </pic:nvPicPr>
                  <pic:blipFill>
                    <a:blip r:embed="rId53"/>
                    <a:stretch>
                      <a:fillRect/>
                    </a:stretch>
                  </pic:blipFill>
                  <pic:spPr>
                    <a:xfrm>
                      <a:off x="0" y="0"/>
                      <a:ext cx="5718048" cy="1328928"/>
                    </a:xfrm>
                    <a:prstGeom prst="rect">
                      <a:avLst/>
                    </a:prstGeom>
                  </pic:spPr>
                </pic:pic>
              </a:graphicData>
            </a:graphic>
          </wp:inline>
        </w:drawing>
      </w:r>
    </w:p>
    <w:p w14:paraId="0CF7A8C0"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14119349" w14:textId="77777777" w:rsidR="007015D6" w:rsidRDefault="00350D12">
      <w:pPr>
        <w:spacing w:after="1163" w:line="255" w:lineRule="auto"/>
        <w:ind w:left="-5"/>
      </w:pPr>
      <w:r>
        <w:rPr>
          <w:b/>
          <w:sz w:val="17"/>
        </w:rPr>
        <w:t xml:space="preserve">Figure S11. </w:t>
      </w:r>
      <w:r>
        <w:rPr>
          <w:sz w:val="15"/>
        </w:rPr>
        <w:t>Body content in the eight tested elements as a function of mass-specific intake rate. Each point is a measurement done on four larvae. Lines are GAMs.</w:t>
      </w:r>
    </w:p>
    <w:p w14:paraId="014C2094" w14:textId="77777777" w:rsidR="007015D6" w:rsidRDefault="00350D12">
      <w:pPr>
        <w:spacing w:after="267" w:line="259" w:lineRule="auto"/>
        <w:ind w:left="319" w:firstLine="0"/>
        <w:jc w:val="left"/>
      </w:pPr>
      <w:r>
        <w:rPr>
          <w:noProof/>
          <w:lang w:val="en-US" w:eastAsia="en-US"/>
        </w:rPr>
        <w:drawing>
          <wp:inline distT="0" distB="0" distL="0" distR="0" wp14:anchorId="5A23CF65" wp14:editId="2AD83779">
            <wp:extent cx="5718048" cy="1331976"/>
            <wp:effectExtent l="0" t="0" r="0" b="0"/>
            <wp:docPr id="132504" name="Picture 132504"/>
            <wp:cNvGraphicFramePr/>
            <a:graphic xmlns:a="http://schemas.openxmlformats.org/drawingml/2006/main">
              <a:graphicData uri="http://schemas.openxmlformats.org/drawingml/2006/picture">
                <pic:pic xmlns:pic="http://schemas.openxmlformats.org/drawingml/2006/picture">
                  <pic:nvPicPr>
                    <pic:cNvPr id="132504" name="Picture 132504"/>
                    <pic:cNvPicPr/>
                  </pic:nvPicPr>
                  <pic:blipFill>
                    <a:blip r:embed="rId54"/>
                    <a:stretch>
                      <a:fillRect/>
                    </a:stretch>
                  </pic:blipFill>
                  <pic:spPr>
                    <a:xfrm>
                      <a:off x="0" y="0"/>
                      <a:ext cx="5718048" cy="1331976"/>
                    </a:xfrm>
                    <a:prstGeom prst="rect">
                      <a:avLst/>
                    </a:prstGeom>
                  </pic:spPr>
                </pic:pic>
              </a:graphicData>
            </a:graphic>
          </wp:inline>
        </w:drawing>
      </w:r>
    </w:p>
    <w:p w14:paraId="608A8510" w14:textId="77777777" w:rsidR="007015D6" w:rsidRDefault="00350D12">
      <w:pPr>
        <w:spacing w:after="345" w:line="259" w:lineRule="auto"/>
        <w:ind w:left="319" w:firstLine="0"/>
        <w:jc w:val="left"/>
      </w:pPr>
      <w:r>
        <w:rPr>
          <w:noProof/>
          <w:lang w:val="en-US" w:eastAsia="en-US"/>
        </w:rPr>
        <w:drawing>
          <wp:inline distT="0" distB="0" distL="0" distR="0" wp14:anchorId="43D4F85F" wp14:editId="5C491F10">
            <wp:extent cx="5718048" cy="1331976"/>
            <wp:effectExtent l="0" t="0" r="0" b="0"/>
            <wp:docPr id="132506" name="Picture 132506"/>
            <wp:cNvGraphicFramePr/>
            <a:graphic xmlns:a="http://schemas.openxmlformats.org/drawingml/2006/main">
              <a:graphicData uri="http://schemas.openxmlformats.org/drawingml/2006/picture">
                <pic:pic xmlns:pic="http://schemas.openxmlformats.org/drawingml/2006/picture">
                  <pic:nvPicPr>
                    <pic:cNvPr id="132506" name="Picture 132506"/>
                    <pic:cNvPicPr/>
                  </pic:nvPicPr>
                  <pic:blipFill>
                    <a:blip r:embed="rId55"/>
                    <a:stretch>
                      <a:fillRect/>
                    </a:stretch>
                  </pic:blipFill>
                  <pic:spPr>
                    <a:xfrm>
                      <a:off x="0" y="0"/>
                      <a:ext cx="5718048" cy="1331976"/>
                    </a:xfrm>
                    <a:prstGeom prst="rect">
                      <a:avLst/>
                    </a:prstGeom>
                  </pic:spPr>
                </pic:pic>
              </a:graphicData>
            </a:graphic>
          </wp:inline>
        </w:drawing>
      </w:r>
    </w:p>
    <w:p w14:paraId="3D1F929A" w14:textId="77777777" w:rsidR="007015D6" w:rsidRDefault="00350D12">
      <w:pPr>
        <w:pStyle w:val="Titre2"/>
        <w:spacing w:after="392" w:line="297" w:lineRule="auto"/>
        <w:jc w:val="center"/>
      </w:pPr>
      <w:r>
        <w:rPr>
          <w:rFonts w:ascii="Arial" w:eastAsia="Arial" w:hAnsi="Arial" w:cs="Arial"/>
          <w:b w:val="0"/>
          <w:sz w:val="21"/>
        </w:rPr>
        <w:t>Intake rate (</w:t>
      </w:r>
      <w:proofErr w:type="spellStart"/>
      <w:r>
        <w:rPr>
          <w:rFonts w:ascii="Arial" w:eastAsia="Arial" w:hAnsi="Arial" w:cs="Arial"/>
          <w:b w:val="0"/>
          <w:sz w:val="21"/>
        </w:rPr>
        <w:t>mg</w:t>
      </w:r>
      <w:r>
        <w:rPr>
          <w:rFonts w:ascii="Arial" w:eastAsia="Arial" w:hAnsi="Arial" w:cs="Arial"/>
          <w:b w:val="0"/>
          <w:sz w:val="15"/>
        </w:rPr>
        <w:t>food</w:t>
      </w:r>
      <w:proofErr w:type="spellEnd"/>
      <w:r>
        <w:rPr>
          <w:rFonts w:ascii="Arial" w:eastAsia="Arial" w:hAnsi="Arial" w:cs="Arial"/>
          <w:b w:val="0"/>
          <w:sz w:val="21"/>
        </w:rPr>
        <w:t xml:space="preserve"> mg</w:t>
      </w:r>
      <w:r>
        <w:rPr>
          <w:rFonts w:ascii="Segoe UI Symbol" w:eastAsia="Segoe UI Symbol" w:hAnsi="Segoe UI Symbol" w:cs="Segoe UI Symbol"/>
          <w:b w:val="0"/>
          <w:sz w:val="15"/>
        </w:rPr>
        <w:t>−</w:t>
      </w:r>
      <w:r>
        <w:rPr>
          <w:rFonts w:ascii="Arial" w:eastAsia="Arial" w:hAnsi="Arial" w:cs="Arial"/>
          <w:b w:val="0"/>
          <w:sz w:val="15"/>
        </w:rPr>
        <w:t xml:space="preserve">body1 </w:t>
      </w:r>
      <w:r>
        <w:rPr>
          <w:rFonts w:ascii="Segoe UI Symbol" w:eastAsia="Segoe UI Symbol" w:hAnsi="Segoe UI Symbol" w:cs="Segoe UI Symbol"/>
          <w:b w:val="0"/>
        </w:rPr>
        <w:t>(</w:t>
      </w:r>
      <w:proofErr w:type="spellStart"/>
      <w:r>
        <w:rPr>
          <w:rFonts w:ascii="Arial" w:eastAsia="Arial" w:hAnsi="Arial" w:cs="Arial"/>
          <w:b w:val="0"/>
          <w:sz w:val="15"/>
        </w:rPr>
        <w:t>fw</w:t>
      </w:r>
      <w:proofErr w:type="spellEnd"/>
      <w:r>
        <w:rPr>
          <w:rFonts w:ascii="Segoe UI Symbol" w:eastAsia="Segoe UI Symbol" w:hAnsi="Segoe UI Symbol" w:cs="Segoe UI Symbol"/>
          <w:b w:val="0"/>
        </w:rPr>
        <w:t>)</w:t>
      </w:r>
      <w:r>
        <w:rPr>
          <w:rFonts w:ascii="Arial" w:eastAsia="Arial" w:hAnsi="Arial" w:cs="Arial"/>
          <w:b w:val="0"/>
          <w:sz w:val="21"/>
        </w:rPr>
        <w:t xml:space="preserve"> day</w:t>
      </w:r>
      <w:r>
        <w:rPr>
          <w:rFonts w:ascii="Segoe UI Symbol" w:eastAsia="Segoe UI Symbol" w:hAnsi="Segoe UI Symbol" w:cs="Segoe UI Symbol"/>
          <w:b w:val="0"/>
          <w:sz w:val="15"/>
        </w:rPr>
        <w:t>−</w:t>
      </w:r>
      <w:r>
        <w:rPr>
          <w:rFonts w:ascii="Arial" w:eastAsia="Arial" w:hAnsi="Arial" w:cs="Arial"/>
          <w:b w:val="0"/>
          <w:sz w:val="15"/>
        </w:rPr>
        <w:t>1</w:t>
      </w:r>
      <w:r>
        <w:rPr>
          <w:rFonts w:ascii="Arial" w:eastAsia="Arial" w:hAnsi="Arial" w:cs="Arial"/>
          <w:b w:val="0"/>
          <w:sz w:val="21"/>
        </w:rPr>
        <w:t>)</w:t>
      </w:r>
    </w:p>
    <w:p w14:paraId="7F47F070" w14:textId="77777777" w:rsidR="007015D6" w:rsidRDefault="00350D12">
      <w:pPr>
        <w:spacing w:after="88" w:line="255" w:lineRule="auto"/>
        <w:ind w:left="-5"/>
      </w:pPr>
      <w:r>
        <w:rPr>
          <w:b/>
          <w:sz w:val="17"/>
        </w:rPr>
        <w:t xml:space="preserve">Figure S12. </w:t>
      </w:r>
      <w:r>
        <w:rPr>
          <w:sz w:val="15"/>
        </w:rPr>
        <w:t>Frass (egestion) content in the eight tested elements according to the mass-specific intake rate. Each point is a measurement done on four larvae. Lines are GAMs</w:t>
      </w:r>
    </w:p>
    <w:p w14:paraId="05DFF85F" w14:textId="77777777" w:rsidR="007015D6" w:rsidRDefault="00350D12">
      <w:pPr>
        <w:pStyle w:val="Titre3"/>
        <w:spacing w:after="413"/>
        <w:ind w:left="90"/>
      </w:pPr>
      <w:r>
        <w:lastRenderedPageBreak/>
        <w:t>Stoichiometry</w:t>
      </w:r>
    </w:p>
    <w:p w14:paraId="7C47F567" w14:textId="77777777" w:rsidR="007015D6" w:rsidRDefault="00350D12">
      <w:pPr>
        <w:spacing w:after="451" w:line="259" w:lineRule="auto"/>
        <w:ind w:left="279" w:firstLine="0"/>
        <w:jc w:val="left"/>
      </w:pPr>
      <w:r>
        <w:rPr>
          <w:noProof/>
          <w:lang w:val="en-US" w:eastAsia="en-US"/>
        </w:rPr>
        <w:drawing>
          <wp:inline distT="0" distB="0" distL="0" distR="0" wp14:anchorId="7C399EBF" wp14:editId="498C01D8">
            <wp:extent cx="5769864" cy="2432304"/>
            <wp:effectExtent l="0" t="0" r="0" b="0"/>
            <wp:docPr id="132508" name="Picture 132508"/>
            <wp:cNvGraphicFramePr/>
            <a:graphic xmlns:a="http://schemas.openxmlformats.org/drawingml/2006/main">
              <a:graphicData uri="http://schemas.openxmlformats.org/drawingml/2006/picture">
                <pic:pic xmlns:pic="http://schemas.openxmlformats.org/drawingml/2006/picture">
                  <pic:nvPicPr>
                    <pic:cNvPr id="132508" name="Picture 132508"/>
                    <pic:cNvPicPr/>
                  </pic:nvPicPr>
                  <pic:blipFill>
                    <a:blip r:embed="rId56"/>
                    <a:stretch>
                      <a:fillRect/>
                    </a:stretch>
                  </pic:blipFill>
                  <pic:spPr>
                    <a:xfrm>
                      <a:off x="0" y="0"/>
                      <a:ext cx="5769864" cy="2432304"/>
                    </a:xfrm>
                    <a:prstGeom prst="rect">
                      <a:avLst/>
                    </a:prstGeom>
                  </pic:spPr>
                </pic:pic>
              </a:graphicData>
            </a:graphic>
          </wp:inline>
        </w:drawing>
      </w:r>
    </w:p>
    <w:p w14:paraId="6F9E66A7" w14:textId="77777777" w:rsidR="007015D6" w:rsidRDefault="00350D12">
      <w:pPr>
        <w:spacing w:after="280" w:line="259" w:lineRule="auto"/>
        <w:ind w:left="0" w:firstLine="0"/>
        <w:jc w:val="center"/>
      </w:pPr>
      <w:r>
        <w:rPr>
          <w:rFonts w:ascii="Arial" w:eastAsia="Arial" w:hAnsi="Arial" w:cs="Arial"/>
          <w:sz w:val="18"/>
        </w:rPr>
        <w:t>Growth rate</w:t>
      </w:r>
    </w:p>
    <w:p w14:paraId="2AD506C9" w14:textId="77777777" w:rsidR="007015D6" w:rsidRDefault="00350D12">
      <w:pPr>
        <w:spacing w:after="206" w:line="255" w:lineRule="auto"/>
        <w:ind w:left="-5"/>
      </w:pPr>
      <w:r>
        <w:rPr>
          <w:b/>
          <w:sz w:val="17"/>
        </w:rPr>
        <w:t xml:space="preserve">Figure S13. </w:t>
      </w:r>
      <w:r>
        <w:rPr>
          <w:sz w:val="15"/>
        </w:rPr>
        <w:t>Relationship between larval P, P/C and P/N and growth rate. Each point represents a group of four larvae. The regression line is a linear model, of which R</w:t>
      </w:r>
      <w:r>
        <w:rPr>
          <w:sz w:val="15"/>
          <w:vertAlign w:val="superscript"/>
        </w:rPr>
        <w:t xml:space="preserve">2 </w:t>
      </w:r>
      <w:r>
        <w:rPr>
          <w:sz w:val="15"/>
        </w:rPr>
        <w:t>and Pearson correlation p-values are shown.</w:t>
      </w:r>
    </w:p>
    <w:p w14:paraId="49721912" w14:textId="77777777" w:rsidR="007015D6" w:rsidRDefault="00350D12">
      <w:pPr>
        <w:spacing w:after="341" w:line="259" w:lineRule="auto"/>
        <w:ind w:left="1691" w:firstLine="0"/>
        <w:jc w:val="left"/>
      </w:pPr>
      <w:r>
        <w:rPr>
          <w:noProof/>
          <w:sz w:val="22"/>
          <w:lang w:val="en-US" w:eastAsia="en-US"/>
        </w:rPr>
        <mc:AlternateContent>
          <mc:Choice Requires="wpg">
            <w:drawing>
              <wp:inline distT="0" distB="0" distL="0" distR="0" wp14:anchorId="1B2F8A12" wp14:editId="09D09CC6">
                <wp:extent cx="3921012" cy="2612652"/>
                <wp:effectExtent l="0" t="0" r="0" b="0"/>
                <wp:docPr id="123411" name="Group 123411"/>
                <wp:cNvGraphicFramePr/>
                <a:graphic xmlns:a="http://schemas.openxmlformats.org/drawingml/2006/main">
                  <a:graphicData uri="http://schemas.microsoft.com/office/word/2010/wordprocessingGroup">
                    <wpg:wgp>
                      <wpg:cNvGrpSpPr/>
                      <wpg:grpSpPr>
                        <a:xfrm>
                          <a:off x="0" y="0"/>
                          <a:ext cx="3921012" cy="2612652"/>
                          <a:chOff x="0" y="0"/>
                          <a:chExt cx="3921012" cy="2612652"/>
                        </a:xfrm>
                      </wpg:grpSpPr>
                      <wps:wsp>
                        <wps:cNvPr id="15009" name="Shape 15009"/>
                        <wps:cNvSpPr/>
                        <wps:spPr>
                          <a:xfrm>
                            <a:off x="216902" y="2124584"/>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0" name="Shape 15010"/>
                        <wps:cNvSpPr/>
                        <wps:spPr>
                          <a:xfrm>
                            <a:off x="216902" y="1321437"/>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1" name="Shape 15011"/>
                        <wps:cNvSpPr/>
                        <wps:spPr>
                          <a:xfrm>
                            <a:off x="216902" y="518196"/>
                            <a:ext cx="3031804" cy="0"/>
                          </a:xfrm>
                          <a:custGeom>
                            <a:avLst/>
                            <a:gdLst/>
                            <a:ahLst/>
                            <a:cxnLst/>
                            <a:rect l="0" t="0" r="0" b="0"/>
                            <a:pathLst>
                              <a:path w="3031804">
                                <a:moveTo>
                                  <a:pt x="0" y="0"/>
                                </a:moveTo>
                                <a:lnTo>
                                  <a:pt x="3031804"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2" name="Shape 15012"/>
                        <wps:cNvSpPr/>
                        <wps:spPr>
                          <a:xfrm>
                            <a:off x="30918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3" name="Shape 15013"/>
                        <wps:cNvSpPr/>
                        <wps:spPr>
                          <a:xfrm>
                            <a:off x="839738"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4" name="Shape 15014"/>
                        <wps:cNvSpPr/>
                        <wps:spPr>
                          <a:xfrm>
                            <a:off x="137020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5" name="Shape 15015"/>
                        <wps:cNvSpPr/>
                        <wps:spPr>
                          <a:xfrm>
                            <a:off x="1900661"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6" name="Shape 15016"/>
                        <wps:cNvSpPr/>
                        <wps:spPr>
                          <a:xfrm>
                            <a:off x="2431217"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7" name="Shape 15017"/>
                        <wps:cNvSpPr/>
                        <wps:spPr>
                          <a:xfrm>
                            <a:off x="2961680" y="0"/>
                            <a:ext cx="0" cy="2364622"/>
                          </a:xfrm>
                          <a:custGeom>
                            <a:avLst/>
                            <a:gdLst/>
                            <a:ahLst/>
                            <a:cxnLst/>
                            <a:rect l="0" t="0" r="0" b="0"/>
                            <a:pathLst>
                              <a:path h="2364622">
                                <a:moveTo>
                                  <a:pt x="0" y="2364622"/>
                                </a:moveTo>
                                <a:lnTo>
                                  <a:pt x="0" y="0"/>
                                </a:lnTo>
                              </a:path>
                            </a:pathLst>
                          </a:custGeom>
                          <a:ln w="10096" cap="flat">
                            <a:round/>
                          </a:ln>
                        </wps:spPr>
                        <wps:style>
                          <a:lnRef idx="1">
                            <a:srgbClr val="F1F1F1"/>
                          </a:lnRef>
                          <a:fillRef idx="0">
                            <a:srgbClr val="000000">
                              <a:alpha val="0"/>
                            </a:srgbClr>
                          </a:fillRef>
                          <a:effectRef idx="0">
                            <a:scrgbClr r="0" g="0" b="0"/>
                          </a:effectRef>
                          <a:fontRef idx="none"/>
                        </wps:style>
                        <wps:bodyPr/>
                      </wps:wsp>
                      <wps:wsp>
                        <wps:cNvPr id="15018" name="Shape 15018"/>
                        <wps:cNvSpPr/>
                        <wps:spPr>
                          <a:xfrm>
                            <a:off x="1393788" y="1751317"/>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5C00EB"/>
                          </a:lnRef>
                          <a:fillRef idx="1">
                            <a:srgbClr val="5C00EB"/>
                          </a:fillRef>
                          <a:effectRef idx="0">
                            <a:scrgbClr r="0" g="0" b="0"/>
                          </a:effectRef>
                          <a:fontRef idx="none"/>
                        </wps:style>
                        <wps:bodyPr/>
                      </wps:wsp>
                      <wps:wsp>
                        <wps:cNvPr id="15019" name="Shape 15019"/>
                        <wps:cNvSpPr/>
                        <wps:spPr>
                          <a:xfrm>
                            <a:off x="980798" y="1912003"/>
                            <a:ext cx="36893" cy="36893"/>
                          </a:xfrm>
                          <a:custGeom>
                            <a:avLst/>
                            <a:gdLst/>
                            <a:ahLst/>
                            <a:cxnLst/>
                            <a:rect l="0" t="0" r="0" b="0"/>
                            <a:pathLst>
                              <a:path w="36893" h="36893">
                                <a:moveTo>
                                  <a:pt x="18399" y="0"/>
                                </a:moveTo>
                                <a:cubicBezTo>
                                  <a:pt x="28589" y="0"/>
                                  <a:pt x="36893" y="8303"/>
                                  <a:pt x="36893" y="18400"/>
                                </a:cubicBezTo>
                                <a:cubicBezTo>
                                  <a:pt x="36893" y="28590"/>
                                  <a:pt x="28589" y="36893"/>
                                  <a:pt x="18399" y="36893"/>
                                </a:cubicBezTo>
                                <a:cubicBezTo>
                                  <a:pt x="8303" y="36893"/>
                                  <a:pt x="0" y="28590"/>
                                  <a:pt x="0" y="18400"/>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20" name="Shape 15020"/>
                        <wps:cNvSpPr/>
                        <wps:spPr>
                          <a:xfrm>
                            <a:off x="1688081" y="1037524"/>
                            <a:ext cx="36892" cy="36893"/>
                          </a:xfrm>
                          <a:custGeom>
                            <a:avLst/>
                            <a:gdLst/>
                            <a:ahLst/>
                            <a:cxnLst/>
                            <a:rect l="0" t="0" r="0" b="0"/>
                            <a:pathLst>
                              <a:path w="36892" h="36893">
                                <a:moveTo>
                                  <a:pt x="18399" y="0"/>
                                </a:moveTo>
                                <a:cubicBezTo>
                                  <a:pt x="28589" y="0"/>
                                  <a:pt x="36892" y="8303"/>
                                  <a:pt x="36892" y="18493"/>
                                </a:cubicBezTo>
                                <a:cubicBezTo>
                                  <a:pt x="36892"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021" name="Shape 15021"/>
                        <wps:cNvSpPr/>
                        <wps:spPr>
                          <a:xfrm>
                            <a:off x="12096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9400C6"/>
                          </a:lnRef>
                          <a:fillRef idx="1">
                            <a:srgbClr val="9400C6"/>
                          </a:fillRef>
                          <a:effectRef idx="0">
                            <a:scrgbClr r="0" g="0" b="0"/>
                          </a:effectRef>
                          <a:fontRef idx="none"/>
                        </wps:style>
                        <wps:bodyPr/>
                      </wps:wsp>
                      <wps:wsp>
                        <wps:cNvPr id="15022" name="Shape 15022"/>
                        <wps:cNvSpPr/>
                        <wps:spPr>
                          <a:xfrm>
                            <a:off x="2662198" y="512912"/>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D0007D"/>
                          </a:lnRef>
                          <a:fillRef idx="1">
                            <a:srgbClr val="D0007D"/>
                          </a:fillRef>
                          <a:effectRef idx="0">
                            <a:scrgbClr r="0" g="0" b="0"/>
                          </a:effectRef>
                          <a:fontRef idx="none"/>
                        </wps:style>
                        <wps:bodyPr/>
                      </wps:wsp>
                      <wps:wsp>
                        <wps:cNvPr id="15023" name="Shape 15023"/>
                        <wps:cNvSpPr/>
                        <wps:spPr>
                          <a:xfrm>
                            <a:off x="1547398" y="763140"/>
                            <a:ext cx="36892" cy="36893"/>
                          </a:xfrm>
                          <a:custGeom>
                            <a:avLst/>
                            <a:gdLst/>
                            <a:ahLst/>
                            <a:cxnLst/>
                            <a:rect l="0" t="0" r="0" b="0"/>
                            <a:pathLst>
                              <a:path w="36892" h="36893">
                                <a:moveTo>
                                  <a:pt x="18399" y="0"/>
                                </a:moveTo>
                                <a:cubicBezTo>
                                  <a:pt x="28589" y="0"/>
                                  <a:pt x="36892" y="8303"/>
                                  <a:pt x="36892" y="18399"/>
                                </a:cubicBezTo>
                                <a:cubicBezTo>
                                  <a:pt x="36892" y="28590"/>
                                  <a:pt x="28589" y="36893"/>
                                  <a:pt x="18399" y="36893"/>
                                </a:cubicBezTo>
                                <a:cubicBezTo>
                                  <a:pt x="8303" y="36893"/>
                                  <a:pt x="0" y="28590"/>
                                  <a:pt x="0" y="18399"/>
                                </a:cubicBezTo>
                                <a:cubicBezTo>
                                  <a:pt x="0" y="8303"/>
                                  <a:pt x="8303" y="0"/>
                                  <a:pt x="18399"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024" name="Shape 15024"/>
                        <wps:cNvSpPr/>
                        <wps:spPr>
                          <a:xfrm>
                            <a:off x="2894594" y="810412"/>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E0064"/>
                          </a:lnRef>
                          <a:fillRef idx="1">
                            <a:srgbClr val="DE0064"/>
                          </a:fillRef>
                          <a:effectRef idx="0">
                            <a:scrgbClr r="0" g="0" b="0"/>
                          </a:effectRef>
                          <a:fontRef idx="none"/>
                        </wps:style>
                        <wps:bodyPr/>
                      </wps:wsp>
                      <wps:wsp>
                        <wps:cNvPr id="15025" name="Shape 15025"/>
                        <wps:cNvSpPr/>
                        <wps:spPr>
                          <a:xfrm>
                            <a:off x="1741580" y="424124"/>
                            <a:ext cx="36892" cy="36893"/>
                          </a:xfrm>
                          <a:custGeom>
                            <a:avLst/>
                            <a:gdLst/>
                            <a:ahLst/>
                            <a:cxnLst/>
                            <a:rect l="0" t="0" r="0" b="0"/>
                            <a:pathLst>
                              <a:path w="36892" h="36893">
                                <a:moveTo>
                                  <a:pt x="18399" y="0"/>
                                </a:moveTo>
                                <a:cubicBezTo>
                                  <a:pt x="28589" y="0"/>
                                  <a:pt x="36892" y="8303"/>
                                  <a:pt x="36892" y="18494"/>
                                </a:cubicBezTo>
                                <a:cubicBezTo>
                                  <a:pt x="36892" y="28589"/>
                                  <a:pt x="28589" y="36893"/>
                                  <a:pt x="18399" y="36893"/>
                                </a:cubicBezTo>
                                <a:cubicBezTo>
                                  <a:pt x="8303" y="36893"/>
                                  <a:pt x="0" y="28589"/>
                                  <a:pt x="0" y="18494"/>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26" name="Shape 15026"/>
                        <wps:cNvSpPr/>
                        <wps:spPr>
                          <a:xfrm>
                            <a:off x="1735258" y="105111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F9001E"/>
                          </a:lnRef>
                          <a:fillRef idx="1">
                            <a:srgbClr val="F9001E"/>
                          </a:fillRef>
                          <a:effectRef idx="0">
                            <a:scrgbClr r="0" g="0" b="0"/>
                          </a:effectRef>
                          <a:fontRef idx="none"/>
                        </wps:style>
                        <wps:bodyPr/>
                      </wps:wsp>
                      <wps:wsp>
                        <wps:cNvPr id="15027" name="Shape 15027"/>
                        <wps:cNvSpPr/>
                        <wps:spPr>
                          <a:xfrm>
                            <a:off x="1955953" y="770028"/>
                            <a:ext cx="36798" cy="36893"/>
                          </a:xfrm>
                          <a:custGeom>
                            <a:avLst/>
                            <a:gdLst/>
                            <a:ahLst/>
                            <a:cxnLst/>
                            <a:rect l="0" t="0" r="0" b="0"/>
                            <a:pathLst>
                              <a:path w="36798" h="36893">
                                <a:moveTo>
                                  <a:pt x="18399" y="0"/>
                                </a:moveTo>
                                <a:cubicBezTo>
                                  <a:pt x="28589" y="0"/>
                                  <a:pt x="36798" y="8303"/>
                                  <a:pt x="36798" y="18493"/>
                                </a:cubicBezTo>
                                <a:cubicBezTo>
                                  <a:pt x="36798" y="28590"/>
                                  <a:pt x="28589" y="36893"/>
                                  <a:pt x="18399" y="36893"/>
                                </a:cubicBezTo>
                                <a:cubicBezTo>
                                  <a:pt x="8209" y="36893"/>
                                  <a:pt x="0" y="28590"/>
                                  <a:pt x="0" y="18493"/>
                                </a:cubicBezTo>
                                <a:cubicBezTo>
                                  <a:pt x="0" y="8303"/>
                                  <a:pt x="8209" y="0"/>
                                  <a:pt x="18399" y="0"/>
                                </a:cubicBezTo>
                                <a:close/>
                              </a:path>
                            </a:pathLst>
                          </a:custGeom>
                          <a:ln w="6699" cap="rnd">
                            <a:round/>
                          </a:ln>
                        </wps:spPr>
                        <wps:style>
                          <a:lnRef idx="1">
                            <a:srgbClr val="FF0003"/>
                          </a:lnRef>
                          <a:fillRef idx="1">
                            <a:srgbClr val="FF0003"/>
                          </a:fillRef>
                          <a:effectRef idx="0">
                            <a:scrgbClr r="0" g="0" b="0"/>
                          </a:effectRef>
                          <a:fontRef idx="none"/>
                        </wps:style>
                        <wps:bodyPr/>
                      </wps:wsp>
                      <wps:wsp>
                        <wps:cNvPr id="15028" name="Shape 15028"/>
                        <wps:cNvSpPr/>
                        <wps:spPr>
                          <a:xfrm>
                            <a:off x="1130161" y="981288"/>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5800ED"/>
                          </a:lnRef>
                          <a:fillRef idx="1">
                            <a:srgbClr val="5800ED"/>
                          </a:fillRef>
                          <a:effectRef idx="0">
                            <a:scrgbClr r="0" g="0" b="0"/>
                          </a:effectRef>
                          <a:fontRef idx="none"/>
                        </wps:style>
                        <wps:bodyPr/>
                      </wps:wsp>
                      <wps:wsp>
                        <wps:cNvPr id="15029" name="Shape 15029"/>
                        <wps:cNvSpPr/>
                        <wps:spPr>
                          <a:xfrm>
                            <a:off x="1838387" y="10856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50073"/>
                          </a:lnRef>
                          <a:fillRef idx="1">
                            <a:srgbClr val="D50073"/>
                          </a:fillRef>
                          <a:effectRef idx="0">
                            <a:scrgbClr r="0" g="0" b="0"/>
                          </a:effectRef>
                          <a:fontRef idx="none"/>
                        </wps:style>
                        <wps:bodyPr/>
                      </wps:wsp>
                      <wps:wsp>
                        <wps:cNvPr id="15030" name="Shape 15030"/>
                        <wps:cNvSpPr/>
                        <wps:spPr>
                          <a:xfrm>
                            <a:off x="1806684" y="647839"/>
                            <a:ext cx="36892" cy="36893"/>
                          </a:xfrm>
                          <a:custGeom>
                            <a:avLst/>
                            <a:gdLst/>
                            <a:ahLst/>
                            <a:cxnLst/>
                            <a:rect l="0" t="0" r="0" b="0"/>
                            <a:pathLst>
                              <a:path w="36892" h="36893">
                                <a:moveTo>
                                  <a:pt x="18493" y="0"/>
                                </a:moveTo>
                                <a:cubicBezTo>
                                  <a:pt x="28590" y="0"/>
                                  <a:pt x="36892" y="8303"/>
                                  <a:pt x="36892" y="18399"/>
                                </a:cubicBezTo>
                                <a:cubicBezTo>
                                  <a:pt x="36892"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DC0068"/>
                          </a:lnRef>
                          <a:fillRef idx="1">
                            <a:srgbClr val="DC0068"/>
                          </a:fillRef>
                          <a:effectRef idx="0">
                            <a:scrgbClr r="0" g="0" b="0"/>
                          </a:effectRef>
                          <a:fontRef idx="none"/>
                        </wps:style>
                        <wps:bodyPr/>
                      </wps:wsp>
                      <wps:wsp>
                        <wps:cNvPr id="15031" name="Shape 15031"/>
                        <wps:cNvSpPr/>
                        <wps:spPr>
                          <a:xfrm>
                            <a:off x="3092455" y="744458"/>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F0000"/>
                          </a:lnRef>
                          <a:fillRef idx="1">
                            <a:srgbClr val="FF0000"/>
                          </a:fillRef>
                          <a:effectRef idx="0">
                            <a:scrgbClr r="0" g="0" b="0"/>
                          </a:effectRef>
                          <a:fontRef idx="none"/>
                        </wps:style>
                        <wps:bodyPr/>
                      </wps:wsp>
                      <wps:wsp>
                        <wps:cNvPr id="15032" name="Shape 15032"/>
                        <wps:cNvSpPr/>
                        <wps:spPr>
                          <a:xfrm>
                            <a:off x="2522175" y="548389"/>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F6002C"/>
                          </a:lnRef>
                          <a:fillRef idx="1">
                            <a:srgbClr val="F6002C"/>
                          </a:fillRef>
                          <a:effectRef idx="0">
                            <a:scrgbClr r="0" g="0" b="0"/>
                          </a:effectRef>
                          <a:fontRef idx="none"/>
                        </wps:style>
                        <wps:bodyPr/>
                      </wps:wsp>
                      <wps:wsp>
                        <wps:cNvPr id="15033" name="Shape 15033"/>
                        <wps:cNvSpPr/>
                        <wps:spPr>
                          <a:xfrm>
                            <a:off x="817658" y="1416264"/>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4100F6"/>
                          </a:lnRef>
                          <a:fillRef idx="1">
                            <a:srgbClr val="4100F6"/>
                          </a:fillRef>
                          <a:effectRef idx="0">
                            <a:scrgbClr r="0" g="0" b="0"/>
                          </a:effectRef>
                          <a:fontRef idx="none"/>
                        </wps:style>
                        <wps:bodyPr/>
                      </wps:wsp>
                      <wps:wsp>
                        <wps:cNvPr id="15034" name="Shape 15034"/>
                        <wps:cNvSpPr/>
                        <wps:spPr>
                          <a:xfrm>
                            <a:off x="1298962" y="1571666"/>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2C00F9"/>
                          </a:lnRef>
                          <a:fillRef idx="1">
                            <a:srgbClr val="2C00F9"/>
                          </a:fillRef>
                          <a:effectRef idx="0">
                            <a:scrgbClr r="0" g="0" b="0"/>
                          </a:effectRef>
                          <a:fontRef idx="none"/>
                        </wps:style>
                        <wps:bodyPr/>
                      </wps:wsp>
                      <wps:wsp>
                        <wps:cNvPr id="15035" name="Shape 15035"/>
                        <wps:cNvSpPr/>
                        <wps:spPr>
                          <a:xfrm>
                            <a:off x="1481726" y="113272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9400C7"/>
                          </a:lnRef>
                          <a:fillRef idx="1">
                            <a:srgbClr val="9400C7"/>
                          </a:fillRef>
                          <a:effectRef idx="0">
                            <a:scrgbClr r="0" g="0" b="0"/>
                          </a:effectRef>
                          <a:fontRef idx="none"/>
                        </wps:style>
                        <wps:bodyPr/>
                      </wps:wsp>
                      <wps:wsp>
                        <wps:cNvPr id="15036" name="Shape 15036"/>
                        <wps:cNvSpPr/>
                        <wps:spPr>
                          <a:xfrm>
                            <a:off x="1278015" y="859854"/>
                            <a:ext cx="36893" cy="36893"/>
                          </a:xfrm>
                          <a:custGeom>
                            <a:avLst/>
                            <a:gdLst/>
                            <a:ahLst/>
                            <a:cxnLst/>
                            <a:rect l="0" t="0" r="0" b="0"/>
                            <a:pathLst>
                              <a:path w="36893" h="36893">
                                <a:moveTo>
                                  <a:pt x="18493" y="0"/>
                                </a:moveTo>
                                <a:cubicBezTo>
                                  <a:pt x="28590" y="0"/>
                                  <a:pt x="36893" y="8303"/>
                                  <a:pt x="36893" y="18494"/>
                                </a:cubicBezTo>
                                <a:cubicBezTo>
                                  <a:pt x="36893" y="28590"/>
                                  <a:pt x="28590" y="36893"/>
                                  <a:pt x="18493" y="36893"/>
                                </a:cubicBezTo>
                                <a:cubicBezTo>
                                  <a:pt x="8303" y="36893"/>
                                  <a:pt x="0" y="28590"/>
                                  <a:pt x="0" y="18494"/>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37" name="Shape 15037"/>
                        <wps:cNvSpPr/>
                        <wps:spPr>
                          <a:xfrm>
                            <a:off x="2036060" y="1029787"/>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38" name="Shape 15038"/>
                        <wps:cNvSpPr/>
                        <wps:spPr>
                          <a:xfrm>
                            <a:off x="2211371" y="1213307"/>
                            <a:ext cx="36893" cy="36893"/>
                          </a:xfrm>
                          <a:custGeom>
                            <a:avLst/>
                            <a:gdLst/>
                            <a:ahLst/>
                            <a:cxnLst/>
                            <a:rect l="0" t="0" r="0" b="0"/>
                            <a:pathLst>
                              <a:path w="36893" h="36893">
                                <a:moveTo>
                                  <a:pt x="18493" y="0"/>
                                </a:moveTo>
                                <a:cubicBezTo>
                                  <a:pt x="28590" y="0"/>
                                  <a:pt x="36893" y="8303"/>
                                  <a:pt x="36893" y="18493"/>
                                </a:cubicBezTo>
                                <a:cubicBezTo>
                                  <a:pt x="36893" y="28590"/>
                                  <a:pt x="28590" y="36893"/>
                                  <a:pt x="18493" y="36893"/>
                                </a:cubicBezTo>
                                <a:cubicBezTo>
                                  <a:pt x="8303" y="36893"/>
                                  <a:pt x="0" y="28590"/>
                                  <a:pt x="0" y="18493"/>
                                </a:cubicBezTo>
                                <a:cubicBezTo>
                                  <a:pt x="0" y="8303"/>
                                  <a:pt x="8303" y="0"/>
                                  <a:pt x="18493"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39" name="Shape 15039"/>
                        <wps:cNvSpPr/>
                        <wps:spPr>
                          <a:xfrm>
                            <a:off x="1340289" y="592076"/>
                            <a:ext cx="36893" cy="36799"/>
                          </a:xfrm>
                          <a:custGeom>
                            <a:avLst/>
                            <a:gdLst/>
                            <a:ahLst/>
                            <a:cxnLst/>
                            <a:rect l="0" t="0" r="0" b="0"/>
                            <a:pathLst>
                              <a:path w="36893" h="36799">
                                <a:moveTo>
                                  <a:pt x="18494" y="0"/>
                                </a:moveTo>
                                <a:cubicBezTo>
                                  <a:pt x="28590" y="0"/>
                                  <a:pt x="36893" y="8209"/>
                                  <a:pt x="36893" y="18399"/>
                                </a:cubicBezTo>
                                <a:cubicBezTo>
                                  <a:pt x="36893" y="28589"/>
                                  <a:pt x="28590" y="36799"/>
                                  <a:pt x="18494" y="36799"/>
                                </a:cubicBezTo>
                                <a:cubicBezTo>
                                  <a:pt x="8303" y="36799"/>
                                  <a:pt x="0" y="28589"/>
                                  <a:pt x="0" y="18399"/>
                                </a:cubicBezTo>
                                <a:cubicBezTo>
                                  <a:pt x="0" y="8209"/>
                                  <a:pt x="8303" y="0"/>
                                  <a:pt x="18494" y="0"/>
                                </a:cubicBezTo>
                                <a:close/>
                              </a:path>
                            </a:pathLst>
                          </a:custGeom>
                          <a:ln w="6699" cap="rnd">
                            <a:round/>
                          </a:ln>
                        </wps:spPr>
                        <wps:style>
                          <a:lnRef idx="1">
                            <a:srgbClr val="DF005F"/>
                          </a:lnRef>
                          <a:fillRef idx="1">
                            <a:srgbClr val="DF005F"/>
                          </a:fillRef>
                          <a:effectRef idx="0">
                            <a:scrgbClr r="0" g="0" b="0"/>
                          </a:effectRef>
                          <a:fontRef idx="none"/>
                        </wps:style>
                        <wps:bodyPr/>
                      </wps:wsp>
                      <wps:wsp>
                        <wps:cNvPr id="15040" name="Shape 15040"/>
                        <wps:cNvSpPr/>
                        <wps:spPr>
                          <a:xfrm>
                            <a:off x="2817411" y="1339081"/>
                            <a:ext cx="36893" cy="36893"/>
                          </a:xfrm>
                          <a:custGeom>
                            <a:avLst/>
                            <a:gdLst/>
                            <a:ahLst/>
                            <a:cxnLst/>
                            <a:rect l="0" t="0" r="0" b="0"/>
                            <a:pathLst>
                              <a:path w="36893" h="36893">
                                <a:moveTo>
                                  <a:pt x="18494" y="0"/>
                                </a:moveTo>
                                <a:cubicBezTo>
                                  <a:pt x="28590" y="0"/>
                                  <a:pt x="36893" y="8303"/>
                                  <a:pt x="36893" y="18494"/>
                                </a:cubicBezTo>
                                <a:cubicBezTo>
                                  <a:pt x="36893" y="28590"/>
                                  <a:pt x="28590" y="36893"/>
                                  <a:pt x="18494" y="36893"/>
                                </a:cubicBezTo>
                                <a:cubicBezTo>
                                  <a:pt x="8303" y="36893"/>
                                  <a:pt x="0" y="28590"/>
                                  <a:pt x="0" y="18494"/>
                                </a:cubicBezTo>
                                <a:cubicBezTo>
                                  <a:pt x="0" y="8303"/>
                                  <a:pt x="8303" y="0"/>
                                  <a:pt x="18494" y="0"/>
                                </a:cubicBezTo>
                                <a:close/>
                              </a:path>
                            </a:pathLst>
                          </a:custGeom>
                          <a:ln w="6699" cap="rnd">
                            <a:round/>
                          </a:ln>
                        </wps:spPr>
                        <wps:style>
                          <a:lnRef idx="1">
                            <a:srgbClr val="ED0042"/>
                          </a:lnRef>
                          <a:fillRef idx="1">
                            <a:srgbClr val="ED0042"/>
                          </a:fillRef>
                          <a:effectRef idx="0">
                            <a:scrgbClr r="0" g="0" b="0"/>
                          </a:effectRef>
                          <a:fontRef idx="none"/>
                        </wps:style>
                        <wps:bodyPr/>
                      </wps:wsp>
                      <wps:wsp>
                        <wps:cNvPr id="15041" name="Shape 15041"/>
                        <wps:cNvSpPr/>
                        <wps:spPr>
                          <a:xfrm>
                            <a:off x="2232035" y="1169149"/>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F10036"/>
                          </a:lnRef>
                          <a:fillRef idx="1">
                            <a:srgbClr val="F10036"/>
                          </a:fillRef>
                          <a:effectRef idx="0">
                            <a:scrgbClr r="0" g="0" b="0"/>
                          </a:effectRef>
                          <a:fontRef idx="none"/>
                        </wps:style>
                        <wps:bodyPr/>
                      </wps:wsp>
                      <wps:wsp>
                        <wps:cNvPr id="15042" name="Shape 15042"/>
                        <wps:cNvSpPr/>
                        <wps:spPr>
                          <a:xfrm>
                            <a:off x="1502673" y="150316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0000FF"/>
                          </a:lnRef>
                          <a:fillRef idx="1">
                            <a:srgbClr val="0000FF"/>
                          </a:fillRef>
                          <a:effectRef idx="0">
                            <a:scrgbClr r="0" g="0" b="0"/>
                          </a:effectRef>
                          <a:fontRef idx="none"/>
                        </wps:style>
                        <wps:bodyPr/>
                      </wps:wsp>
                      <wps:wsp>
                        <wps:cNvPr id="15043" name="Shape 15043"/>
                        <wps:cNvSpPr/>
                        <wps:spPr>
                          <a:xfrm>
                            <a:off x="1077417" y="176141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5500EE"/>
                          </a:lnRef>
                          <a:fillRef idx="1">
                            <a:srgbClr val="5500EE"/>
                          </a:fillRef>
                          <a:effectRef idx="0">
                            <a:scrgbClr r="0" g="0" b="0"/>
                          </a:effectRef>
                          <a:fontRef idx="none"/>
                        </wps:style>
                        <wps:bodyPr/>
                      </wps:wsp>
                      <wps:wsp>
                        <wps:cNvPr id="15044" name="Shape 15044"/>
                        <wps:cNvSpPr/>
                        <wps:spPr>
                          <a:xfrm>
                            <a:off x="3001969" y="993083"/>
                            <a:ext cx="36892" cy="36893"/>
                          </a:xfrm>
                          <a:custGeom>
                            <a:avLst/>
                            <a:gdLst/>
                            <a:ahLst/>
                            <a:cxnLst/>
                            <a:rect l="0" t="0" r="0" b="0"/>
                            <a:pathLst>
                              <a:path w="36892" h="36893">
                                <a:moveTo>
                                  <a:pt x="18493" y="0"/>
                                </a:moveTo>
                                <a:cubicBezTo>
                                  <a:pt x="28589" y="0"/>
                                  <a:pt x="36892" y="8303"/>
                                  <a:pt x="36892" y="18493"/>
                                </a:cubicBezTo>
                                <a:cubicBezTo>
                                  <a:pt x="36892"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9900C4"/>
                          </a:lnRef>
                          <a:fillRef idx="1">
                            <a:srgbClr val="9900C4"/>
                          </a:fillRef>
                          <a:effectRef idx="0">
                            <a:scrgbClr r="0" g="0" b="0"/>
                          </a:effectRef>
                          <a:fontRef idx="none"/>
                        </wps:style>
                        <wps:bodyPr/>
                      </wps:wsp>
                      <wps:wsp>
                        <wps:cNvPr id="15045" name="Shape 15045"/>
                        <wps:cNvSpPr/>
                        <wps:spPr>
                          <a:xfrm>
                            <a:off x="2512551" y="1115933"/>
                            <a:ext cx="36893" cy="36798"/>
                          </a:xfrm>
                          <a:custGeom>
                            <a:avLst/>
                            <a:gdLst/>
                            <a:ahLst/>
                            <a:cxnLst/>
                            <a:rect l="0" t="0" r="0" b="0"/>
                            <a:pathLst>
                              <a:path w="36893" h="36798">
                                <a:moveTo>
                                  <a:pt x="18399" y="0"/>
                                </a:moveTo>
                                <a:cubicBezTo>
                                  <a:pt x="28590" y="0"/>
                                  <a:pt x="36893" y="8209"/>
                                  <a:pt x="36893" y="18399"/>
                                </a:cubicBezTo>
                                <a:cubicBezTo>
                                  <a:pt x="36893" y="28589"/>
                                  <a:pt x="28590" y="36798"/>
                                  <a:pt x="18399" y="36798"/>
                                </a:cubicBezTo>
                                <a:cubicBezTo>
                                  <a:pt x="8303" y="36798"/>
                                  <a:pt x="0" y="28589"/>
                                  <a:pt x="0" y="18399"/>
                                </a:cubicBezTo>
                                <a:cubicBezTo>
                                  <a:pt x="0" y="8209"/>
                                  <a:pt x="8303" y="0"/>
                                  <a:pt x="18399"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46" name="Shape 15046"/>
                        <wps:cNvSpPr/>
                        <wps:spPr>
                          <a:xfrm>
                            <a:off x="2296574" y="851174"/>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BC009B"/>
                          </a:lnRef>
                          <a:fillRef idx="1">
                            <a:srgbClr val="BC009B"/>
                          </a:fillRef>
                          <a:effectRef idx="0">
                            <a:scrgbClr r="0" g="0" b="0"/>
                          </a:effectRef>
                          <a:fontRef idx="none"/>
                        </wps:style>
                        <wps:bodyPr/>
                      </wps:wsp>
                      <wps:wsp>
                        <wps:cNvPr id="15047" name="Shape 15047"/>
                        <wps:cNvSpPr/>
                        <wps:spPr>
                          <a:xfrm>
                            <a:off x="1731200" y="907880"/>
                            <a:ext cx="36893" cy="36799"/>
                          </a:xfrm>
                          <a:custGeom>
                            <a:avLst/>
                            <a:gdLst/>
                            <a:ahLst/>
                            <a:cxnLst/>
                            <a:rect l="0" t="0" r="0" b="0"/>
                            <a:pathLst>
                              <a:path w="36893" h="36799">
                                <a:moveTo>
                                  <a:pt x="18399" y="0"/>
                                </a:moveTo>
                                <a:cubicBezTo>
                                  <a:pt x="28590" y="0"/>
                                  <a:pt x="36893" y="8209"/>
                                  <a:pt x="36893" y="18400"/>
                                </a:cubicBezTo>
                                <a:cubicBezTo>
                                  <a:pt x="36893" y="28495"/>
                                  <a:pt x="28590" y="36799"/>
                                  <a:pt x="18399" y="36799"/>
                                </a:cubicBezTo>
                                <a:cubicBezTo>
                                  <a:pt x="8303" y="36799"/>
                                  <a:pt x="0" y="28495"/>
                                  <a:pt x="0" y="18400"/>
                                </a:cubicBezTo>
                                <a:cubicBezTo>
                                  <a:pt x="0" y="8209"/>
                                  <a:pt x="8303" y="0"/>
                                  <a:pt x="18399"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48" name="Shape 15048"/>
                        <wps:cNvSpPr/>
                        <wps:spPr>
                          <a:xfrm>
                            <a:off x="2327145" y="864100"/>
                            <a:ext cx="36892" cy="36893"/>
                          </a:xfrm>
                          <a:custGeom>
                            <a:avLst/>
                            <a:gdLst/>
                            <a:ahLst/>
                            <a:cxnLst/>
                            <a:rect l="0" t="0" r="0" b="0"/>
                            <a:pathLst>
                              <a:path w="36892" h="36893">
                                <a:moveTo>
                                  <a:pt x="18399" y="0"/>
                                </a:moveTo>
                                <a:cubicBezTo>
                                  <a:pt x="28589" y="0"/>
                                  <a:pt x="36892" y="8303"/>
                                  <a:pt x="36892" y="18399"/>
                                </a:cubicBezTo>
                                <a:cubicBezTo>
                                  <a:pt x="36892"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40075"/>
                          </a:lnRef>
                          <a:fillRef idx="1">
                            <a:srgbClr val="D40075"/>
                          </a:fillRef>
                          <a:effectRef idx="0">
                            <a:scrgbClr r="0" g="0" b="0"/>
                          </a:effectRef>
                          <a:fontRef idx="none"/>
                        </wps:style>
                        <wps:bodyPr/>
                      </wps:wsp>
                      <wps:wsp>
                        <wps:cNvPr id="15049" name="Shape 15049"/>
                        <wps:cNvSpPr/>
                        <wps:spPr>
                          <a:xfrm>
                            <a:off x="2007754" y="1034693"/>
                            <a:ext cx="36892" cy="36892"/>
                          </a:xfrm>
                          <a:custGeom>
                            <a:avLst/>
                            <a:gdLst/>
                            <a:ahLst/>
                            <a:cxnLst/>
                            <a:rect l="0" t="0" r="0" b="0"/>
                            <a:pathLst>
                              <a:path w="36892" h="36892">
                                <a:moveTo>
                                  <a:pt x="18399" y="0"/>
                                </a:moveTo>
                                <a:cubicBezTo>
                                  <a:pt x="28589" y="0"/>
                                  <a:pt x="36892" y="8303"/>
                                  <a:pt x="36892" y="18399"/>
                                </a:cubicBezTo>
                                <a:cubicBezTo>
                                  <a:pt x="36892" y="28589"/>
                                  <a:pt x="28589" y="36892"/>
                                  <a:pt x="18399" y="36892"/>
                                </a:cubicBezTo>
                                <a:cubicBezTo>
                                  <a:pt x="8303" y="36892"/>
                                  <a:pt x="0" y="28589"/>
                                  <a:pt x="0" y="18399"/>
                                </a:cubicBezTo>
                                <a:cubicBezTo>
                                  <a:pt x="0" y="8303"/>
                                  <a:pt x="8303" y="0"/>
                                  <a:pt x="18399"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50" name="Shape 15050"/>
                        <wps:cNvSpPr/>
                        <wps:spPr>
                          <a:xfrm>
                            <a:off x="2879591" y="651519"/>
                            <a:ext cx="36892" cy="36892"/>
                          </a:xfrm>
                          <a:custGeom>
                            <a:avLst/>
                            <a:gdLst/>
                            <a:ahLst/>
                            <a:cxnLst/>
                            <a:rect l="0" t="0" r="0" b="0"/>
                            <a:pathLst>
                              <a:path w="36892" h="36892">
                                <a:moveTo>
                                  <a:pt x="18399" y="0"/>
                                </a:moveTo>
                                <a:cubicBezTo>
                                  <a:pt x="28589" y="0"/>
                                  <a:pt x="36892" y="8303"/>
                                  <a:pt x="36892" y="18493"/>
                                </a:cubicBezTo>
                                <a:cubicBezTo>
                                  <a:pt x="36892"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F10037"/>
                          </a:lnRef>
                          <a:fillRef idx="1">
                            <a:srgbClr val="F10037"/>
                          </a:fillRef>
                          <a:effectRef idx="0">
                            <a:scrgbClr r="0" g="0" b="0"/>
                          </a:effectRef>
                          <a:fontRef idx="none"/>
                        </wps:style>
                        <wps:bodyPr/>
                      </wps:wsp>
                      <wps:wsp>
                        <wps:cNvPr id="15051" name="Shape 15051"/>
                        <wps:cNvSpPr/>
                        <wps:spPr>
                          <a:xfrm>
                            <a:off x="2055026" y="1049601"/>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F00039"/>
                          </a:lnRef>
                          <a:fillRef idx="1">
                            <a:srgbClr val="F00039"/>
                          </a:fillRef>
                          <a:effectRef idx="0">
                            <a:scrgbClr r="0" g="0" b="0"/>
                          </a:effectRef>
                          <a:fontRef idx="none"/>
                        </wps:style>
                        <wps:bodyPr/>
                      </wps:wsp>
                      <wps:wsp>
                        <wps:cNvPr id="15052" name="Shape 15052"/>
                        <wps:cNvSpPr/>
                        <wps:spPr>
                          <a:xfrm>
                            <a:off x="1211778" y="1211231"/>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3100F8"/>
                          </a:lnRef>
                          <a:fillRef idx="1">
                            <a:srgbClr val="3100F8"/>
                          </a:fillRef>
                          <a:effectRef idx="0">
                            <a:scrgbClr r="0" g="0" b="0"/>
                          </a:effectRef>
                          <a:fontRef idx="none"/>
                        </wps:style>
                        <wps:bodyPr/>
                      </wps:wsp>
                      <wps:wsp>
                        <wps:cNvPr id="15053" name="Shape 15053"/>
                        <wps:cNvSpPr/>
                        <wps:spPr>
                          <a:xfrm>
                            <a:off x="1118367" y="158949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4000F6"/>
                          </a:lnRef>
                          <a:fillRef idx="1">
                            <a:srgbClr val="4000F6"/>
                          </a:fillRef>
                          <a:effectRef idx="0">
                            <a:scrgbClr r="0" g="0" b="0"/>
                          </a:effectRef>
                          <a:fontRef idx="none"/>
                        </wps:style>
                        <wps:bodyPr/>
                      </wps:wsp>
                      <wps:wsp>
                        <wps:cNvPr id="15054" name="Shape 15054"/>
                        <wps:cNvSpPr/>
                        <wps:spPr>
                          <a:xfrm>
                            <a:off x="1518808" y="1062622"/>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A100BA"/>
                          </a:lnRef>
                          <a:fillRef idx="1">
                            <a:srgbClr val="A100BA"/>
                          </a:fillRef>
                          <a:effectRef idx="0">
                            <a:scrgbClr r="0" g="0" b="0"/>
                          </a:effectRef>
                          <a:fontRef idx="none"/>
                        </wps:style>
                        <wps:bodyPr/>
                      </wps:wsp>
                      <wps:wsp>
                        <wps:cNvPr id="15055" name="Shape 15055"/>
                        <wps:cNvSpPr/>
                        <wps:spPr>
                          <a:xfrm>
                            <a:off x="1051281" y="910145"/>
                            <a:ext cx="36893" cy="36892"/>
                          </a:xfrm>
                          <a:custGeom>
                            <a:avLst/>
                            <a:gdLst/>
                            <a:ahLst/>
                            <a:cxnLst/>
                            <a:rect l="0" t="0" r="0" b="0"/>
                            <a:pathLst>
                              <a:path w="36893" h="36892">
                                <a:moveTo>
                                  <a:pt x="18493" y="0"/>
                                </a:moveTo>
                                <a:cubicBezTo>
                                  <a:pt x="28590" y="0"/>
                                  <a:pt x="36893" y="8303"/>
                                  <a:pt x="36893" y="18493"/>
                                </a:cubicBezTo>
                                <a:cubicBezTo>
                                  <a:pt x="36893" y="28589"/>
                                  <a:pt x="28590" y="36892"/>
                                  <a:pt x="18493" y="36892"/>
                                </a:cubicBezTo>
                                <a:cubicBezTo>
                                  <a:pt x="8303" y="36892"/>
                                  <a:pt x="0" y="28589"/>
                                  <a:pt x="0" y="18493"/>
                                </a:cubicBezTo>
                                <a:cubicBezTo>
                                  <a:pt x="0" y="8303"/>
                                  <a:pt x="8303" y="0"/>
                                  <a:pt x="18493" y="0"/>
                                </a:cubicBezTo>
                                <a:close/>
                              </a:path>
                            </a:pathLst>
                          </a:custGeom>
                          <a:ln w="6699" cap="rnd">
                            <a:round/>
                          </a:ln>
                        </wps:spPr>
                        <wps:style>
                          <a:lnRef idx="1">
                            <a:srgbClr val="9700C5"/>
                          </a:lnRef>
                          <a:fillRef idx="1">
                            <a:srgbClr val="9700C5"/>
                          </a:fillRef>
                          <a:effectRef idx="0">
                            <a:scrgbClr r="0" g="0" b="0"/>
                          </a:effectRef>
                          <a:fontRef idx="none"/>
                        </wps:style>
                        <wps:bodyPr/>
                      </wps:wsp>
                      <wps:wsp>
                        <wps:cNvPr id="15056" name="Shape 15056"/>
                        <wps:cNvSpPr/>
                        <wps:spPr>
                          <a:xfrm>
                            <a:off x="1326136" y="131285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BA009E"/>
                          </a:lnRef>
                          <a:fillRef idx="1">
                            <a:srgbClr val="BA009E"/>
                          </a:fillRef>
                          <a:effectRef idx="0">
                            <a:scrgbClr r="0" g="0" b="0"/>
                          </a:effectRef>
                          <a:fontRef idx="none"/>
                        </wps:style>
                        <wps:bodyPr/>
                      </wps:wsp>
                      <wps:wsp>
                        <wps:cNvPr id="15057" name="Shape 15057"/>
                        <wps:cNvSpPr/>
                        <wps:spPr>
                          <a:xfrm>
                            <a:off x="1233102" y="863534"/>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90087"/>
                          </a:lnRef>
                          <a:fillRef idx="1">
                            <a:srgbClr val="C90087"/>
                          </a:fillRef>
                          <a:effectRef idx="0">
                            <a:scrgbClr r="0" g="0" b="0"/>
                          </a:effectRef>
                          <a:fontRef idx="none"/>
                        </wps:style>
                        <wps:bodyPr/>
                      </wps:wsp>
                      <wps:wsp>
                        <wps:cNvPr id="15058" name="Shape 15058"/>
                        <wps:cNvSpPr/>
                        <wps:spPr>
                          <a:xfrm>
                            <a:off x="2144380" y="716624"/>
                            <a:ext cx="36893" cy="36892"/>
                          </a:xfrm>
                          <a:custGeom>
                            <a:avLst/>
                            <a:gdLst/>
                            <a:ahLst/>
                            <a:cxnLst/>
                            <a:rect l="0" t="0" r="0" b="0"/>
                            <a:pathLst>
                              <a:path w="36893" h="36892">
                                <a:moveTo>
                                  <a:pt x="18399" y="0"/>
                                </a:moveTo>
                                <a:cubicBezTo>
                                  <a:pt x="28589" y="0"/>
                                  <a:pt x="36893" y="8303"/>
                                  <a:pt x="36893" y="18493"/>
                                </a:cubicBezTo>
                                <a:cubicBezTo>
                                  <a:pt x="36893" y="28589"/>
                                  <a:pt x="28589" y="36892"/>
                                  <a:pt x="18399" y="36892"/>
                                </a:cubicBezTo>
                                <a:cubicBezTo>
                                  <a:pt x="8303" y="36892"/>
                                  <a:pt x="0" y="28589"/>
                                  <a:pt x="0" y="18493"/>
                                </a:cubicBezTo>
                                <a:cubicBezTo>
                                  <a:pt x="0" y="8303"/>
                                  <a:pt x="8303" y="0"/>
                                  <a:pt x="18399" y="0"/>
                                </a:cubicBezTo>
                                <a:close/>
                              </a:path>
                            </a:pathLst>
                          </a:custGeom>
                          <a:ln w="6699" cap="rnd">
                            <a:round/>
                          </a:ln>
                        </wps:spPr>
                        <wps:style>
                          <a:lnRef idx="1">
                            <a:srgbClr val="E0005F"/>
                          </a:lnRef>
                          <a:fillRef idx="1">
                            <a:srgbClr val="E0005F"/>
                          </a:fillRef>
                          <a:effectRef idx="0">
                            <a:scrgbClr r="0" g="0" b="0"/>
                          </a:effectRef>
                          <a:fontRef idx="none"/>
                        </wps:style>
                        <wps:bodyPr/>
                      </wps:wsp>
                      <wps:wsp>
                        <wps:cNvPr id="15059" name="Shape 15059"/>
                        <wps:cNvSpPr/>
                        <wps:spPr>
                          <a:xfrm>
                            <a:off x="1480972" y="1500239"/>
                            <a:ext cx="36893" cy="36893"/>
                          </a:xfrm>
                          <a:custGeom>
                            <a:avLst/>
                            <a:gdLst/>
                            <a:ahLst/>
                            <a:cxnLst/>
                            <a:rect l="0" t="0" r="0" b="0"/>
                            <a:pathLst>
                              <a:path w="36893" h="36893">
                                <a:moveTo>
                                  <a:pt x="18493" y="0"/>
                                </a:moveTo>
                                <a:cubicBezTo>
                                  <a:pt x="28589" y="0"/>
                                  <a:pt x="36893" y="8303"/>
                                  <a:pt x="36893" y="18493"/>
                                </a:cubicBezTo>
                                <a:cubicBezTo>
                                  <a:pt x="36893" y="28589"/>
                                  <a:pt x="28589" y="36893"/>
                                  <a:pt x="18493" y="36893"/>
                                </a:cubicBezTo>
                                <a:cubicBezTo>
                                  <a:pt x="8303" y="36893"/>
                                  <a:pt x="0" y="28589"/>
                                  <a:pt x="0" y="18493"/>
                                </a:cubicBezTo>
                                <a:cubicBezTo>
                                  <a:pt x="0" y="8303"/>
                                  <a:pt x="8303" y="0"/>
                                  <a:pt x="18493" y="0"/>
                                </a:cubicBezTo>
                                <a:close/>
                              </a:path>
                            </a:pathLst>
                          </a:custGeom>
                          <a:ln w="6699" cap="rnd">
                            <a:round/>
                          </a:ln>
                        </wps:spPr>
                        <wps:style>
                          <a:lnRef idx="1">
                            <a:srgbClr val="D60070"/>
                          </a:lnRef>
                          <a:fillRef idx="1">
                            <a:srgbClr val="D60070"/>
                          </a:fillRef>
                          <a:effectRef idx="0">
                            <a:scrgbClr r="0" g="0" b="0"/>
                          </a:effectRef>
                          <a:fontRef idx="none"/>
                        </wps:style>
                        <wps:bodyPr/>
                      </wps:wsp>
                      <wps:wsp>
                        <wps:cNvPr id="15060" name="Shape 15060"/>
                        <wps:cNvSpPr/>
                        <wps:spPr>
                          <a:xfrm>
                            <a:off x="2173252" y="1529017"/>
                            <a:ext cx="36893" cy="36893"/>
                          </a:xfrm>
                          <a:custGeom>
                            <a:avLst/>
                            <a:gdLst/>
                            <a:ahLst/>
                            <a:cxnLst/>
                            <a:rect l="0" t="0" r="0" b="0"/>
                            <a:pathLst>
                              <a:path w="36893" h="36893">
                                <a:moveTo>
                                  <a:pt x="18400" y="0"/>
                                </a:moveTo>
                                <a:cubicBezTo>
                                  <a:pt x="28590" y="0"/>
                                  <a:pt x="36893" y="8303"/>
                                  <a:pt x="36893" y="18494"/>
                                </a:cubicBezTo>
                                <a:cubicBezTo>
                                  <a:pt x="36893" y="28589"/>
                                  <a:pt x="28590" y="36893"/>
                                  <a:pt x="18400" y="36893"/>
                                </a:cubicBezTo>
                                <a:cubicBezTo>
                                  <a:pt x="8303" y="36893"/>
                                  <a:pt x="0" y="28589"/>
                                  <a:pt x="0" y="18494"/>
                                </a:cubicBezTo>
                                <a:cubicBezTo>
                                  <a:pt x="0" y="8303"/>
                                  <a:pt x="8303" y="0"/>
                                  <a:pt x="18400" y="0"/>
                                </a:cubicBezTo>
                                <a:close/>
                              </a:path>
                            </a:pathLst>
                          </a:custGeom>
                          <a:ln w="6699" cap="rnd">
                            <a:round/>
                          </a:ln>
                        </wps:spPr>
                        <wps:style>
                          <a:lnRef idx="1">
                            <a:srgbClr val="EA0049"/>
                          </a:lnRef>
                          <a:fillRef idx="1">
                            <a:srgbClr val="EA0049"/>
                          </a:fillRef>
                          <a:effectRef idx="0">
                            <a:scrgbClr r="0" g="0" b="0"/>
                          </a:effectRef>
                          <a:fontRef idx="none"/>
                        </wps:style>
                        <wps:bodyPr/>
                      </wps:wsp>
                      <wps:wsp>
                        <wps:cNvPr id="15061" name="Shape 15061"/>
                        <wps:cNvSpPr/>
                        <wps:spPr>
                          <a:xfrm>
                            <a:off x="2652951" y="1572515"/>
                            <a:ext cx="36798" cy="36893"/>
                          </a:xfrm>
                          <a:custGeom>
                            <a:avLst/>
                            <a:gdLst/>
                            <a:ahLst/>
                            <a:cxnLst/>
                            <a:rect l="0" t="0" r="0" b="0"/>
                            <a:pathLst>
                              <a:path w="36798" h="36893">
                                <a:moveTo>
                                  <a:pt x="18399" y="0"/>
                                </a:moveTo>
                                <a:cubicBezTo>
                                  <a:pt x="28589" y="0"/>
                                  <a:pt x="36798" y="8303"/>
                                  <a:pt x="36798" y="18493"/>
                                </a:cubicBezTo>
                                <a:cubicBezTo>
                                  <a:pt x="36798" y="28589"/>
                                  <a:pt x="28589" y="36893"/>
                                  <a:pt x="18399" y="36893"/>
                                </a:cubicBezTo>
                                <a:cubicBezTo>
                                  <a:pt x="8209" y="36893"/>
                                  <a:pt x="0" y="28589"/>
                                  <a:pt x="0" y="18493"/>
                                </a:cubicBezTo>
                                <a:cubicBezTo>
                                  <a:pt x="0" y="8303"/>
                                  <a:pt x="8209" y="0"/>
                                  <a:pt x="18399" y="0"/>
                                </a:cubicBezTo>
                                <a:close/>
                              </a:path>
                            </a:pathLst>
                          </a:custGeom>
                          <a:ln w="6699" cap="rnd">
                            <a:round/>
                          </a:ln>
                        </wps:spPr>
                        <wps:style>
                          <a:lnRef idx="1">
                            <a:srgbClr val="EA004B"/>
                          </a:lnRef>
                          <a:fillRef idx="1">
                            <a:srgbClr val="EA004B"/>
                          </a:fillRef>
                          <a:effectRef idx="0">
                            <a:scrgbClr r="0" g="0" b="0"/>
                          </a:effectRef>
                          <a:fontRef idx="none"/>
                        </wps:style>
                        <wps:bodyPr/>
                      </wps:wsp>
                      <wps:wsp>
                        <wps:cNvPr id="15062" name="Shape 15062"/>
                        <wps:cNvSpPr/>
                        <wps:spPr>
                          <a:xfrm>
                            <a:off x="1387844" y="1512505"/>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6F00E1"/>
                          </a:lnRef>
                          <a:fillRef idx="1">
                            <a:srgbClr val="6F00E1"/>
                          </a:fillRef>
                          <a:effectRef idx="0">
                            <a:scrgbClr r="0" g="0" b="0"/>
                          </a:effectRef>
                          <a:fontRef idx="none"/>
                        </wps:style>
                        <wps:bodyPr/>
                      </wps:wsp>
                      <wps:wsp>
                        <wps:cNvPr id="15063" name="Shape 15063"/>
                        <wps:cNvSpPr/>
                        <wps:spPr>
                          <a:xfrm>
                            <a:off x="1221874" y="1637147"/>
                            <a:ext cx="36893" cy="36893"/>
                          </a:xfrm>
                          <a:custGeom>
                            <a:avLst/>
                            <a:gdLst/>
                            <a:ahLst/>
                            <a:cxnLst/>
                            <a:rect l="0" t="0" r="0" b="0"/>
                            <a:pathLst>
                              <a:path w="36893" h="36893">
                                <a:moveTo>
                                  <a:pt x="18494" y="0"/>
                                </a:moveTo>
                                <a:cubicBezTo>
                                  <a:pt x="28590" y="0"/>
                                  <a:pt x="36893" y="8303"/>
                                  <a:pt x="36893" y="18493"/>
                                </a:cubicBezTo>
                                <a:cubicBezTo>
                                  <a:pt x="36893" y="28590"/>
                                  <a:pt x="28590" y="36893"/>
                                  <a:pt x="18494" y="36893"/>
                                </a:cubicBezTo>
                                <a:cubicBezTo>
                                  <a:pt x="8303" y="36893"/>
                                  <a:pt x="0" y="28590"/>
                                  <a:pt x="0" y="18493"/>
                                </a:cubicBezTo>
                                <a:cubicBezTo>
                                  <a:pt x="0" y="8303"/>
                                  <a:pt x="8303" y="0"/>
                                  <a:pt x="18494" y="0"/>
                                </a:cubicBezTo>
                                <a:close/>
                              </a:path>
                            </a:pathLst>
                          </a:custGeom>
                          <a:ln w="6699" cap="rnd">
                            <a:round/>
                          </a:ln>
                        </wps:spPr>
                        <wps:style>
                          <a:lnRef idx="1">
                            <a:srgbClr val="6C00E3"/>
                          </a:lnRef>
                          <a:fillRef idx="1">
                            <a:srgbClr val="6C00E3"/>
                          </a:fillRef>
                          <a:effectRef idx="0">
                            <a:scrgbClr r="0" g="0" b="0"/>
                          </a:effectRef>
                          <a:fontRef idx="none"/>
                        </wps:style>
                        <wps:bodyPr/>
                      </wps:wsp>
                      <wps:wsp>
                        <wps:cNvPr id="15064" name="Shape 15064"/>
                        <wps:cNvSpPr/>
                        <wps:spPr>
                          <a:xfrm>
                            <a:off x="1339345" y="1122443"/>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A300B8"/>
                          </a:lnRef>
                          <a:fillRef idx="1">
                            <a:srgbClr val="A300B8"/>
                          </a:fillRef>
                          <a:effectRef idx="0">
                            <a:scrgbClr r="0" g="0" b="0"/>
                          </a:effectRef>
                          <a:fontRef idx="none"/>
                        </wps:style>
                        <wps:bodyPr/>
                      </wps:wsp>
                      <wps:wsp>
                        <wps:cNvPr id="15065" name="Shape 15065"/>
                        <wps:cNvSpPr/>
                        <wps:spPr>
                          <a:xfrm>
                            <a:off x="1387749" y="773331"/>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A800B4"/>
                          </a:lnRef>
                          <a:fillRef idx="1">
                            <a:srgbClr val="A800B4"/>
                          </a:fillRef>
                          <a:effectRef idx="0">
                            <a:scrgbClr r="0" g="0" b="0"/>
                          </a:effectRef>
                          <a:fontRef idx="none"/>
                        </wps:style>
                        <wps:bodyPr/>
                      </wps:wsp>
                      <wps:wsp>
                        <wps:cNvPr id="15066" name="Shape 15066"/>
                        <wps:cNvSpPr/>
                        <wps:spPr>
                          <a:xfrm>
                            <a:off x="1394826" y="1257748"/>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BB009D"/>
                          </a:lnRef>
                          <a:fillRef idx="1">
                            <a:srgbClr val="BB009D"/>
                          </a:fillRef>
                          <a:effectRef idx="0">
                            <a:scrgbClr r="0" g="0" b="0"/>
                          </a:effectRef>
                          <a:fontRef idx="none"/>
                        </wps:style>
                        <wps:bodyPr/>
                      </wps:wsp>
                      <wps:wsp>
                        <wps:cNvPr id="15067" name="Shape 15067"/>
                        <wps:cNvSpPr/>
                        <wps:spPr>
                          <a:xfrm>
                            <a:off x="2270532" y="1227837"/>
                            <a:ext cx="36892" cy="36893"/>
                          </a:xfrm>
                          <a:custGeom>
                            <a:avLst/>
                            <a:gdLst/>
                            <a:ahLst/>
                            <a:cxnLst/>
                            <a:rect l="0" t="0" r="0" b="0"/>
                            <a:pathLst>
                              <a:path w="36892" h="36893">
                                <a:moveTo>
                                  <a:pt x="18493" y="0"/>
                                </a:moveTo>
                                <a:cubicBezTo>
                                  <a:pt x="28589" y="0"/>
                                  <a:pt x="36892" y="8303"/>
                                  <a:pt x="36892" y="18399"/>
                                </a:cubicBezTo>
                                <a:cubicBezTo>
                                  <a:pt x="36892"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C5008E"/>
                          </a:lnRef>
                          <a:fillRef idx="1">
                            <a:srgbClr val="C5008E"/>
                          </a:fillRef>
                          <a:effectRef idx="0">
                            <a:scrgbClr r="0" g="0" b="0"/>
                          </a:effectRef>
                          <a:fontRef idx="none"/>
                        </wps:style>
                        <wps:bodyPr/>
                      </wps:wsp>
                      <wps:wsp>
                        <wps:cNvPr id="15068" name="Shape 15068"/>
                        <wps:cNvSpPr/>
                        <wps:spPr>
                          <a:xfrm>
                            <a:off x="1794324" y="1264069"/>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D0007C"/>
                          </a:lnRef>
                          <a:fillRef idx="1">
                            <a:srgbClr val="D0007C"/>
                          </a:fillRef>
                          <a:effectRef idx="0">
                            <a:scrgbClr r="0" g="0" b="0"/>
                          </a:effectRef>
                          <a:fontRef idx="none"/>
                        </wps:style>
                        <wps:bodyPr/>
                      </wps:wsp>
                      <wps:wsp>
                        <wps:cNvPr id="15069" name="Shape 15069"/>
                        <wps:cNvSpPr/>
                        <wps:spPr>
                          <a:xfrm>
                            <a:off x="1539094" y="1294074"/>
                            <a:ext cx="36893" cy="36893"/>
                          </a:xfrm>
                          <a:custGeom>
                            <a:avLst/>
                            <a:gdLst/>
                            <a:ahLst/>
                            <a:cxnLst/>
                            <a:rect l="0" t="0" r="0" b="0"/>
                            <a:pathLst>
                              <a:path w="36893" h="36893">
                                <a:moveTo>
                                  <a:pt x="18399" y="0"/>
                                </a:moveTo>
                                <a:cubicBezTo>
                                  <a:pt x="28590" y="0"/>
                                  <a:pt x="36893" y="8303"/>
                                  <a:pt x="36893" y="18493"/>
                                </a:cubicBezTo>
                                <a:cubicBezTo>
                                  <a:pt x="36893" y="28589"/>
                                  <a:pt x="28590" y="36893"/>
                                  <a:pt x="18399" y="36893"/>
                                </a:cubicBezTo>
                                <a:cubicBezTo>
                                  <a:pt x="8303" y="36893"/>
                                  <a:pt x="0" y="28589"/>
                                  <a:pt x="0" y="18493"/>
                                </a:cubicBezTo>
                                <a:cubicBezTo>
                                  <a:pt x="0" y="8303"/>
                                  <a:pt x="8303" y="0"/>
                                  <a:pt x="18399" y="0"/>
                                </a:cubicBezTo>
                                <a:close/>
                              </a:path>
                            </a:pathLst>
                          </a:custGeom>
                          <a:ln w="6699" cap="rnd">
                            <a:round/>
                          </a:ln>
                        </wps:spPr>
                        <wps:style>
                          <a:lnRef idx="1">
                            <a:srgbClr val="DB006A"/>
                          </a:lnRef>
                          <a:fillRef idx="1">
                            <a:srgbClr val="DB006A"/>
                          </a:fillRef>
                          <a:effectRef idx="0">
                            <a:scrgbClr r="0" g="0" b="0"/>
                          </a:effectRef>
                          <a:fontRef idx="none"/>
                        </wps:style>
                        <wps:bodyPr/>
                      </wps:wsp>
                      <wps:wsp>
                        <wps:cNvPr id="15070" name="Shape 15070"/>
                        <wps:cNvSpPr/>
                        <wps:spPr>
                          <a:xfrm>
                            <a:off x="1587498" y="759083"/>
                            <a:ext cx="36892" cy="36893"/>
                          </a:xfrm>
                          <a:custGeom>
                            <a:avLst/>
                            <a:gdLst/>
                            <a:ahLst/>
                            <a:cxnLst/>
                            <a:rect l="0" t="0" r="0" b="0"/>
                            <a:pathLst>
                              <a:path w="36892" h="36893">
                                <a:moveTo>
                                  <a:pt x="18493" y="0"/>
                                </a:moveTo>
                                <a:cubicBezTo>
                                  <a:pt x="28589" y="0"/>
                                  <a:pt x="36892" y="8303"/>
                                  <a:pt x="36892" y="18493"/>
                                </a:cubicBezTo>
                                <a:cubicBezTo>
                                  <a:pt x="36892"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E8004E"/>
                          </a:lnRef>
                          <a:fillRef idx="1">
                            <a:srgbClr val="E8004E"/>
                          </a:fillRef>
                          <a:effectRef idx="0">
                            <a:scrgbClr r="0" g="0" b="0"/>
                          </a:effectRef>
                          <a:fontRef idx="none"/>
                        </wps:style>
                        <wps:bodyPr/>
                      </wps:wsp>
                      <wps:wsp>
                        <wps:cNvPr id="15071" name="Shape 15071"/>
                        <wps:cNvSpPr/>
                        <wps:spPr>
                          <a:xfrm>
                            <a:off x="1219043" y="1136596"/>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4F"/>
                          </a:lnRef>
                          <a:fillRef idx="1">
                            <a:srgbClr val="E8004F"/>
                          </a:fillRef>
                          <a:effectRef idx="0">
                            <a:scrgbClr r="0" g="0" b="0"/>
                          </a:effectRef>
                          <a:fontRef idx="none"/>
                        </wps:style>
                        <wps:bodyPr/>
                      </wps:wsp>
                      <wps:wsp>
                        <wps:cNvPr id="15072" name="Shape 15072"/>
                        <wps:cNvSpPr/>
                        <wps:spPr>
                          <a:xfrm>
                            <a:off x="925128" y="2238659"/>
                            <a:ext cx="36893" cy="36892"/>
                          </a:xfrm>
                          <a:custGeom>
                            <a:avLst/>
                            <a:gdLst/>
                            <a:ahLst/>
                            <a:cxnLst/>
                            <a:rect l="0" t="0" r="0" b="0"/>
                            <a:pathLst>
                              <a:path w="36893" h="36892">
                                <a:moveTo>
                                  <a:pt x="18494" y="0"/>
                                </a:moveTo>
                                <a:cubicBezTo>
                                  <a:pt x="28590" y="0"/>
                                  <a:pt x="36893" y="8303"/>
                                  <a:pt x="36893" y="18493"/>
                                </a:cubicBezTo>
                                <a:cubicBezTo>
                                  <a:pt x="36893" y="28590"/>
                                  <a:pt x="28590" y="36892"/>
                                  <a:pt x="18494" y="36892"/>
                                </a:cubicBezTo>
                                <a:cubicBezTo>
                                  <a:pt x="8303" y="36892"/>
                                  <a:pt x="0" y="28590"/>
                                  <a:pt x="0" y="18493"/>
                                </a:cubicBezTo>
                                <a:cubicBezTo>
                                  <a:pt x="0" y="8303"/>
                                  <a:pt x="8303" y="0"/>
                                  <a:pt x="18494" y="0"/>
                                </a:cubicBezTo>
                                <a:close/>
                              </a:path>
                            </a:pathLst>
                          </a:custGeom>
                          <a:ln w="6699" cap="rnd">
                            <a:round/>
                          </a:ln>
                        </wps:spPr>
                        <wps:style>
                          <a:lnRef idx="1">
                            <a:srgbClr val="6A00E4"/>
                          </a:lnRef>
                          <a:fillRef idx="1">
                            <a:srgbClr val="6A00E4"/>
                          </a:fillRef>
                          <a:effectRef idx="0">
                            <a:scrgbClr r="0" g="0" b="0"/>
                          </a:effectRef>
                          <a:fontRef idx="none"/>
                        </wps:style>
                        <wps:bodyPr/>
                      </wps:wsp>
                      <wps:wsp>
                        <wps:cNvPr id="15073" name="Shape 15073"/>
                        <wps:cNvSpPr/>
                        <wps:spPr>
                          <a:xfrm>
                            <a:off x="981741" y="1775661"/>
                            <a:ext cx="36893" cy="36892"/>
                          </a:xfrm>
                          <a:custGeom>
                            <a:avLst/>
                            <a:gdLst/>
                            <a:ahLst/>
                            <a:cxnLst/>
                            <a:rect l="0" t="0" r="0" b="0"/>
                            <a:pathLst>
                              <a:path w="36893" h="36892">
                                <a:moveTo>
                                  <a:pt x="18399" y="0"/>
                                </a:moveTo>
                                <a:cubicBezTo>
                                  <a:pt x="28590" y="0"/>
                                  <a:pt x="36893" y="8303"/>
                                  <a:pt x="36893" y="18399"/>
                                </a:cubicBezTo>
                                <a:cubicBezTo>
                                  <a:pt x="36893" y="28589"/>
                                  <a:pt x="28590" y="36892"/>
                                  <a:pt x="18399" y="36892"/>
                                </a:cubicBezTo>
                                <a:cubicBezTo>
                                  <a:pt x="8303" y="36892"/>
                                  <a:pt x="0" y="28589"/>
                                  <a:pt x="0" y="18399"/>
                                </a:cubicBezTo>
                                <a:cubicBezTo>
                                  <a:pt x="0" y="8303"/>
                                  <a:pt x="8303" y="0"/>
                                  <a:pt x="18399" y="0"/>
                                </a:cubicBezTo>
                                <a:close/>
                              </a:path>
                            </a:pathLst>
                          </a:custGeom>
                          <a:ln w="6699" cap="rnd">
                            <a:round/>
                          </a:ln>
                        </wps:spPr>
                        <wps:style>
                          <a:lnRef idx="1">
                            <a:srgbClr val="5D00EB"/>
                          </a:lnRef>
                          <a:fillRef idx="1">
                            <a:srgbClr val="5D00EB"/>
                          </a:fillRef>
                          <a:effectRef idx="0">
                            <a:scrgbClr r="0" g="0" b="0"/>
                          </a:effectRef>
                          <a:fontRef idx="none"/>
                        </wps:style>
                        <wps:bodyPr/>
                      </wps:wsp>
                      <wps:wsp>
                        <wps:cNvPr id="15074" name="Shape 15074"/>
                        <wps:cNvSpPr/>
                        <wps:spPr>
                          <a:xfrm>
                            <a:off x="1139691" y="628497"/>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F00BD"/>
                          </a:lnRef>
                          <a:fillRef idx="1">
                            <a:srgbClr val="9F00BD"/>
                          </a:fillRef>
                          <a:effectRef idx="0">
                            <a:scrgbClr r="0" g="0" b="0"/>
                          </a:effectRef>
                          <a:fontRef idx="none"/>
                        </wps:style>
                        <wps:bodyPr/>
                      </wps:wsp>
                      <wps:wsp>
                        <wps:cNvPr id="15075" name="Shape 15075"/>
                        <wps:cNvSpPr/>
                        <wps:spPr>
                          <a:xfrm>
                            <a:off x="1201022" y="761442"/>
                            <a:ext cx="36893" cy="36893"/>
                          </a:xfrm>
                          <a:custGeom>
                            <a:avLst/>
                            <a:gdLst/>
                            <a:ahLst/>
                            <a:cxnLst/>
                            <a:rect l="0" t="0" r="0" b="0"/>
                            <a:pathLst>
                              <a:path w="36893" h="36893">
                                <a:moveTo>
                                  <a:pt x="18493" y="0"/>
                                </a:moveTo>
                                <a:cubicBezTo>
                                  <a:pt x="28590" y="0"/>
                                  <a:pt x="36893" y="8303"/>
                                  <a:pt x="36893" y="18400"/>
                                </a:cubicBezTo>
                                <a:cubicBezTo>
                                  <a:pt x="36893" y="28590"/>
                                  <a:pt x="28590" y="36893"/>
                                  <a:pt x="18493" y="36893"/>
                                </a:cubicBezTo>
                                <a:cubicBezTo>
                                  <a:pt x="8303" y="36893"/>
                                  <a:pt x="0" y="28590"/>
                                  <a:pt x="0" y="18400"/>
                                </a:cubicBezTo>
                                <a:cubicBezTo>
                                  <a:pt x="0" y="8303"/>
                                  <a:pt x="8303" y="0"/>
                                  <a:pt x="18493" y="0"/>
                                </a:cubicBezTo>
                                <a:close/>
                              </a:path>
                            </a:pathLst>
                          </a:custGeom>
                          <a:ln w="6699" cap="rnd">
                            <a:round/>
                          </a:ln>
                        </wps:spPr>
                        <wps:style>
                          <a:lnRef idx="1">
                            <a:srgbClr val="AC00AF"/>
                          </a:lnRef>
                          <a:fillRef idx="1">
                            <a:srgbClr val="AC00AF"/>
                          </a:fillRef>
                          <a:effectRef idx="0">
                            <a:scrgbClr r="0" g="0" b="0"/>
                          </a:effectRef>
                          <a:fontRef idx="none"/>
                        </wps:style>
                        <wps:bodyPr/>
                      </wps:wsp>
                      <wps:wsp>
                        <wps:cNvPr id="15076" name="Shape 15076"/>
                        <wps:cNvSpPr/>
                        <wps:spPr>
                          <a:xfrm>
                            <a:off x="1311133" y="1051299"/>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7" name="Shape 15077"/>
                        <wps:cNvSpPr/>
                        <wps:spPr>
                          <a:xfrm>
                            <a:off x="1129501" y="981383"/>
                            <a:ext cx="36893" cy="36893"/>
                          </a:xfrm>
                          <a:custGeom>
                            <a:avLst/>
                            <a:gdLst/>
                            <a:ahLst/>
                            <a:cxnLst/>
                            <a:rect l="0" t="0" r="0" b="0"/>
                            <a:pathLst>
                              <a:path w="36893" h="36893">
                                <a:moveTo>
                                  <a:pt x="18399" y="0"/>
                                </a:moveTo>
                                <a:cubicBezTo>
                                  <a:pt x="28590" y="0"/>
                                  <a:pt x="36893" y="8303"/>
                                  <a:pt x="36893" y="18493"/>
                                </a:cubicBezTo>
                                <a:cubicBezTo>
                                  <a:pt x="36893" y="28590"/>
                                  <a:pt x="28590" y="36893"/>
                                  <a:pt x="18399" y="36893"/>
                                </a:cubicBezTo>
                                <a:cubicBezTo>
                                  <a:pt x="8303" y="36893"/>
                                  <a:pt x="0" y="28590"/>
                                  <a:pt x="0" y="18493"/>
                                </a:cubicBezTo>
                                <a:cubicBezTo>
                                  <a:pt x="0" y="8303"/>
                                  <a:pt x="8303" y="0"/>
                                  <a:pt x="18399" y="0"/>
                                </a:cubicBezTo>
                                <a:close/>
                              </a:path>
                            </a:pathLst>
                          </a:custGeom>
                          <a:ln w="6699" cap="rnd">
                            <a:round/>
                          </a:ln>
                        </wps:spPr>
                        <wps:style>
                          <a:lnRef idx="1">
                            <a:srgbClr val="C40091"/>
                          </a:lnRef>
                          <a:fillRef idx="1">
                            <a:srgbClr val="C40091"/>
                          </a:fillRef>
                          <a:effectRef idx="0">
                            <a:scrgbClr r="0" g="0" b="0"/>
                          </a:effectRef>
                          <a:fontRef idx="none"/>
                        </wps:style>
                        <wps:bodyPr/>
                      </wps:wsp>
                      <wps:wsp>
                        <wps:cNvPr id="15078" name="Shape 15078"/>
                        <wps:cNvSpPr/>
                        <wps:spPr>
                          <a:xfrm>
                            <a:off x="1504277" y="1357481"/>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079" name="Shape 15079"/>
                        <wps:cNvSpPr/>
                        <wps:spPr>
                          <a:xfrm>
                            <a:off x="1682041" y="1684042"/>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D60071"/>
                          </a:lnRef>
                          <a:fillRef idx="1">
                            <a:srgbClr val="D60071"/>
                          </a:fillRef>
                          <a:effectRef idx="0">
                            <a:scrgbClr r="0" g="0" b="0"/>
                          </a:effectRef>
                          <a:fontRef idx="none"/>
                        </wps:style>
                        <wps:bodyPr/>
                      </wps:wsp>
                      <wps:wsp>
                        <wps:cNvPr id="15080" name="Shape 15080"/>
                        <wps:cNvSpPr/>
                        <wps:spPr>
                          <a:xfrm>
                            <a:off x="871346" y="1080550"/>
                            <a:ext cx="36893" cy="36893"/>
                          </a:xfrm>
                          <a:custGeom>
                            <a:avLst/>
                            <a:gdLst/>
                            <a:ahLst/>
                            <a:cxnLst/>
                            <a:rect l="0" t="0" r="0" b="0"/>
                            <a:pathLst>
                              <a:path w="36893" h="36893">
                                <a:moveTo>
                                  <a:pt x="18494" y="0"/>
                                </a:moveTo>
                                <a:cubicBezTo>
                                  <a:pt x="28590" y="0"/>
                                  <a:pt x="36893" y="8303"/>
                                  <a:pt x="36893" y="18493"/>
                                </a:cubicBezTo>
                                <a:cubicBezTo>
                                  <a:pt x="36893" y="28589"/>
                                  <a:pt x="28590" y="36893"/>
                                  <a:pt x="18494" y="36893"/>
                                </a:cubicBezTo>
                                <a:cubicBezTo>
                                  <a:pt x="8303" y="36893"/>
                                  <a:pt x="0" y="28589"/>
                                  <a:pt x="0" y="18493"/>
                                </a:cubicBezTo>
                                <a:cubicBezTo>
                                  <a:pt x="0" y="8303"/>
                                  <a:pt x="8303" y="0"/>
                                  <a:pt x="18494" y="0"/>
                                </a:cubicBezTo>
                                <a:close/>
                              </a:path>
                            </a:pathLst>
                          </a:custGeom>
                          <a:ln w="6699" cap="rnd">
                            <a:round/>
                          </a:ln>
                        </wps:spPr>
                        <wps:style>
                          <a:lnRef idx="1">
                            <a:srgbClr val="E30056"/>
                          </a:lnRef>
                          <a:fillRef idx="1">
                            <a:srgbClr val="E30056"/>
                          </a:fillRef>
                          <a:effectRef idx="0">
                            <a:scrgbClr r="0" g="0" b="0"/>
                          </a:effectRef>
                          <a:fontRef idx="none"/>
                        </wps:style>
                        <wps:bodyPr/>
                      </wps:wsp>
                      <wps:wsp>
                        <wps:cNvPr id="15081" name="Shape 15081"/>
                        <wps:cNvSpPr/>
                        <wps:spPr>
                          <a:xfrm>
                            <a:off x="1379824" y="1280676"/>
                            <a:ext cx="36893" cy="36893"/>
                          </a:xfrm>
                          <a:custGeom>
                            <a:avLst/>
                            <a:gdLst/>
                            <a:ahLst/>
                            <a:cxnLst/>
                            <a:rect l="0" t="0" r="0" b="0"/>
                            <a:pathLst>
                              <a:path w="36893" h="36893">
                                <a:moveTo>
                                  <a:pt x="18493" y="0"/>
                                </a:moveTo>
                                <a:cubicBezTo>
                                  <a:pt x="28589" y="0"/>
                                  <a:pt x="36893" y="8303"/>
                                  <a:pt x="36893" y="18399"/>
                                </a:cubicBezTo>
                                <a:cubicBezTo>
                                  <a:pt x="36893" y="28589"/>
                                  <a:pt x="28589" y="36893"/>
                                  <a:pt x="18493" y="36893"/>
                                </a:cubicBezTo>
                                <a:cubicBezTo>
                                  <a:pt x="8303" y="36893"/>
                                  <a:pt x="0" y="28589"/>
                                  <a:pt x="0" y="18399"/>
                                </a:cubicBezTo>
                                <a:cubicBezTo>
                                  <a:pt x="0" y="8303"/>
                                  <a:pt x="8303" y="0"/>
                                  <a:pt x="18493"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082" name="Shape 15082"/>
                        <wps:cNvSpPr/>
                        <wps:spPr>
                          <a:xfrm>
                            <a:off x="1507014" y="1617522"/>
                            <a:ext cx="36893" cy="36892"/>
                          </a:xfrm>
                          <a:custGeom>
                            <a:avLst/>
                            <a:gdLst/>
                            <a:ahLst/>
                            <a:cxnLst/>
                            <a:rect l="0" t="0" r="0" b="0"/>
                            <a:pathLst>
                              <a:path w="36893" h="36892">
                                <a:moveTo>
                                  <a:pt x="18493" y="0"/>
                                </a:moveTo>
                                <a:cubicBezTo>
                                  <a:pt x="28589" y="0"/>
                                  <a:pt x="36893" y="8303"/>
                                  <a:pt x="36893" y="18493"/>
                                </a:cubicBezTo>
                                <a:cubicBezTo>
                                  <a:pt x="36893" y="28589"/>
                                  <a:pt x="28589" y="36892"/>
                                  <a:pt x="18493" y="36892"/>
                                </a:cubicBezTo>
                                <a:cubicBezTo>
                                  <a:pt x="8303" y="36892"/>
                                  <a:pt x="0" y="28589"/>
                                  <a:pt x="0" y="18493"/>
                                </a:cubicBezTo>
                                <a:cubicBezTo>
                                  <a:pt x="0" y="8303"/>
                                  <a:pt x="8303" y="0"/>
                                  <a:pt x="18493" y="0"/>
                                </a:cubicBezTo>
                                <a:close/>
                              </a:path>
                            </a:pathLst>
                          </a:custGeom>
                          <a:ln w="6699" cap="rnd">
                            <a:round/>
                          </a:ln>
                        </wps:spPr>
                        <wps:style>
                          <a:lnRef idx="1">
                            <a:srgbClr val="3A00F8"/>
                          </a:lnRef>
                          <a:fillRef idx="1">
                            <a:srgbClr val="3A00F8"/>
                          </a:fillRef>
                          <a:effectRef idx="0">
                            <a:scrgbClr r="0" g="0" b="0"/>
                          </a:effectRef>
                          <a:fontRef idx="none"/>
                        </wps:style>
                        <wps:bodyPr/>
                      </wps:wsp>
                      <wps:wsp>
                        <wps:cNvPr id="15083" name="Shape 15083"/>
                        <wps:cNvSpPr/>
                        <wps:spPr>
                          <a:xfrm>
                            <a:off x="1389825" y="1508542"/>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4E00F1"/>
                          </a:lnRef>
                          <a:fillRef idx="1">
                            <a:srgbClr val="4E00F1"/>
                          </a:fillRef>
                          <a:effectRef idx="0">
                            <a:scrgbClr r="0" g="0" b="0"/>
                          </a:effectRef>
                          <a:fontRef idx="none"/>
                        </wps:style>
                        <wps:bodyPr/>
                      </wps:wsp>
                      <wps:wsp>
                        <wps:cNvPr id="15084" name="Shape 15084"/>
                        <wps:cNvSpPr/>
                        <wps:spPr>
                          <a:xfrm>
                            <a:off x="1591555" y="1060452"/>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9200C9"/>
                          </a:lnRef>
                          <a:fillRef idx="1">
                            <a:srgbClr val="9200C9"/>
                          </a:fillRef>
                          <a:effectRef idx="0">
                            <a:scrgbClr r="0" g="0" b="0"/>
                          </a:effectRef>
                          <a:fontRef idx="none"/>
                        </wps:style>
                        <wps:bodyPr/>
                      </wps:wsp>
                      <wps:wsp>
                        <wps:cNvPr id="15085" name="Shape 15085"/>
                        <wps:cNvSpPr/>
                        <wps:spPr>
                          <a:xfrm>
                            <a:off x="1352932" y="894388"/>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9F00BC"/>
                          </a:lnRef>
                          <a:fillRef idx="1">
                            <a:srgbClr val="9F00BC"/>
                          </a:fillRef>
                          <a:effectRef idx="0">
                            <a:scrgbClr r="0" g="0" b="0"/>
                          </a:effectRef>
                          <a:fontRef idx="none"/>
                        </wps:style>
                        <wps:bodyPr/>
                      </wps:wsp>
                      <wps:wsp>
                        <wps:cNvPr id="15086" name="Shape 15086"/>
                        <wps:cNvSpPr/>
                        <wps:spPr>
                          <a:xfrm>
                            <a:off x="1282827" y="947415"/>
                            <a:ext cx="36893" cy="36799"/>
                          </a:xfrm>
                          <a:custGeom>
                            <a:avLst/>
                            <a:gdLst/>
                            <a:ahLst/>
                            <a:cxnLst/>
                            <a:rect l="0" t="0" r="0" b="0"/>
                            <a:pathLst>
                              <a:path w="36893" h="36799">
                                <a:moveTo>
                                  <a:pt x="18399" y="0"/>
                                </a:moveTo>
                                <a:cubicBezTo>
                                  <a:pt x="28590" y="0"/>
                                  <a:pt x="36893" y="8209"/>
                                  <a:pt x="36893" y="18399"/>
                                </a:cubicBezTo>
                                <a:cubicBezTo>
                                  <a:pt x="36893" y="28590"/>
                                  <a:pt x="28590" y="36799"/>
                                  <a:pt x="18399" y="36799"/>
                                </a:cubicBezTo>
                                <a:cubicBezTo>
                                  <a:pt x="8303" y="36799"/>
                                  <a:pt x="0" y="28590"/>
                                  <a:pt x="0" y="18399"/>
                                </a:cubicBezTo>
                                <a:cubicBezTo>
                                  <a:pt x="0" y="8209"/>
                                  <a:pt x="8303" y="0"/>
                                  <a:pt x="18399" y="0"/>
                                </a:cubicBezTo>
                                <a:close/>
                              </a:path>
                            </a:pathLst>
                          </a:custGeom>
                          <a:ln w="6699" cap="rnd">
                            <a:round/>
                          </a:ln>
                        </wps:spPr>
                        <wps:style>
                          <a:lnRef idx="1">
                            <a:srgbClr val="B800A0"/>
                          </a:lnRef>
                          <a:fillRef idx="1">
                            <a:srgbClr val="B800A0"/>
                          </a:fillRef>
                          <a:effectRef idx="0">
                            <a:scrgbClr r="0" g="0" b="0"/>
                          </a:effectRef>
                          <a:fontRef idx="none"/>
                        </wps:style>
                        <wps:bodyPr/>
                      </wps:wsp>
                      <wps:wsp>
                        <wps:cNvPr id="15087" name="Shape 15087"/>
                        <wps:cNvSpPr/>
                        <wps:spPr>
                          <a:xfrm>
                            <a:off x="1572307" y="1084418"/>
                            <a:ext cx="36893" cy="36892"/>
                          </a:xfrm>
                          <a:custGeom>
                            <a:avLst/>
                            <a:gdLst/>
                            <a:ahLst/>
                            <a:cxnLst/>
                            <a:rect l="0" t="0" r="0" b="0"/>
                            <a:pathLst>
                              <a:path w="36893" h="36892">
                                <a:moveTo>
                                  <a:pt x="18400" y="0"/>
                                </a:moveTo>
                                <a:cubicBezTo>
                                  <a:pt x="28590" y="0"/>
                                  <a:pt x="36893" y="8303"/>
                                  <a:pt x="36893" y="18493"/>
                                </a:cubicBezTo>
                                <a:cubicBezTo>
                                  <a:pt x="36893" y="28589"/>
                                  <a:pt x="28590" y="36892"/>
                                  <a:pt x="18400" y="36892"/>
                                </a:cubicBezTo>
                                <a:cubicBezTo>
                                  <a:pt x="8303" y="36892"/>
                                  <a:pt x="0" y="28589"/>
                                  <a:pt x="0" y="18493"/>
                                </a:cubicBezTo>
                                <a:cubicBezTo>
                                  <a:pt x="0" y="8303"/>
                                  <a:pt x="8303" y="0"/>
                                  <a:pt x="18400" y="0"/>
                                </a:cubicBezTo>
                                <a:close/>
                              </a:path>
                            </a:pathLst>
                          </a:custGeom>
                          <a:ln w="6699" cap="rnd">
                            <a:round/>
                          </a:ln>
                        </wps:spPr>
                        <wps:style>
                          <a:lnRef idx="1">
                            <a:srgbClr val="C30092"/>
                          </a:lnRef>
                          <a:fillRef idx="1">
                            <a:srgbClr val="C30092"/>
                          </a:fillRef>
                          <a:effectRef idx="0">
                            <a:scrgbClr r="0" g="0" b="0"/>
                          </a:effectRef>
                          <a:fontRef idx="none"/>
                        </wps:style>
                        <wps:bodyPr/>
                      </wps:wsp>
                      <wps:wsp>
                        <wps:cNvPr id="15088" name="Shape 15088"/>
                        <wps:cNvSpPr/>
                        <wps:spPr>
                          <a:xfrm>
                            <a:off x="1362368" y="1097911"/>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CD0084"/>
                          </a:lnRef>
                          <a:fillRef idx="1">
                            <a:srgbClr val="CD0084"/>
                          </a:fillRef>
                          <a:effectRef idx="0">
                            <a:scrgbClr r="0" g="0" b="0"/>
                          </a:effectRef>
                          <a:fontRef idx="none"/>
                        </wps:style>
                        <wps:bodyPr/>
                      </wps:wsp>
                      <wps:wsp>
                        <wps:cNvPr id="15089" name="Shape 15089"/>
                        <wps:cNvSpPr/>
                        <wps:spPr>
                          <a:xfrm>
                            <a:off x="336261" y="90212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0" name="Shape 15090"/>
                        <wps:cNvSpPr/>
                        <wps:spPr>
                          <a:xfrm>
                            <a:off x="1701290" y="767858"/>
                            <a:ext cx="36893" cy="36893"/>
                          </a:xfrm>
                          <a:custGeom>
                            <a:avLst/>
                            <a:gdLst/>
                            <a:ahLst/>
                            <a:cxnLst/>
                            <a:rect l="0" t="0" r="0" b="0"/>
                            <a:pathLst>
                              <a:path w="36893" h="36893">
                                <a:moveTo>
                                  <a:pt x="18493" y="0"/>
                                </a:moveTo>
                                <a:cubicBezTo>
                                  <a:pt x="28590" y="0"/>
                                  <a:pt x="36893" y="8303"/>
                                  <a:pt x="36893" y="18399"/>
                                </a:cubicBezTo>
                                <a:cubicBezTo>
                                  <a:pt x="36893" y="28589"/>
                                  <a:pt x="28590" y="36893"/>
                                  <a:pt x="18493" y="36893"/>
                                </a:cubicBezTo>
                                <a:cubicBezTo>
                                  <a:pt x="8303" y="36893"/>
                                  <a:pt x="0" y="28589"/>
                                  <a:pt x="0" y="18399"/>
                                </a:cubicBezTo>
                                <a:cubicBezTo>
                                  <a:pt x="0" y="8303"/>
                                  <a:pt x="8303" y="0"/>
                                  <a:pt x="18493" y="0"/>
                                </a:cubicBezTo>
                                <a:close/>
                              </a:path>
                            </a:pathLst>
                          </a:custGeom>
                          <a:ln w="6699" cap="rnd">
                            <a:round/>
                          </a:ln>
                        </wps:spPr>
                        <wps:style>
                          <a:lnRef idx="1">
                            <a:srgbClr val="E80050"/>
                          </a:lnRef>
                          <a:fillRef idx="1">
                            <a:srgbClr val="E80050"/>
                          </a:fillRef>
                          <a:effectRef idx="0">
                            <a:scrgbClr r="0" g="0" b="0"/>
                          </a:effectRef>
                          <a:fontRef idx="none"/>
                        </wps:style>
                        <wps:bodyPr/>
                      </wps:wsp>
                      <wps:wsp>
                        <wps:cNvPr id="15091" name="Shape 15091"/>
                        <wps:cNvSpPr/>
                        <wps:spPr>
                          <a:xfrm>
                            <a:off x="1393033" y="89071"/>
                            <a:ext cx="36893" cy="36892"/>
                          </a:xfrm>
                          <a:custGeom>
                            <a:avLst/>
                            <a:gdLst/>
                            <a:ahLst/>
                            <a:cxnLst/>
                            <a:rect l="0" t="0" r="0" b="0"/>
                            <a:pathLst>
                              <a:path w="36893" h="36892">
                                <a:moveTo>
                                  <a:pt x="18494" y="0"/>
                                </a:moveTo>
                                <a:cubicBezTo>
                                  <a:pt x="28590" y="0"/>
                                  <a:pt x="36893" y="8303"/>
                                  <a:pt x="36893" y="18399"/>
                                </a:cubicBezTo>
                                <a:cubicBezTo>
                                  <a:pt x="36893" y="28589"/>
                                  <a:pt x="28590" y="36892"/>
                                  <a:pt x="18494" y="36892"/>
                                </a:cubicBezTo>
                                <a:cubicBezTo>
                                  <a:pt x="8303" y="36892"/>
                                  <a:pt x="0" y="28589"/>
                                  <a:pt x="0" y="18399"/>
                                </a:cubicBezTo>
                                <a:cubicBezTo>
                                  <a:pt x="0" y="8303"/>
                                  <a:pt x="8303" y="0"/>
                                  <a:pt x="18494" y="0"/>
                                </a:cubicBezTo>
                                <a:close/>
                              </a:path>
                            </a:pathLst>
                          </a:custGeom>
                          <a:ln w="6699" cap="rnd">
                            <a:round/>
                          </a:ln>
                        </wps:spPr>
                        <wps:style>
                          <a:lnRef idx="1">
                            <a:srgbClr val="E70052"/>
                          </a:lnRef>
                          <a:fillRef idx="1">
                            <a:srgbClr val="E70052"/>
                          </a:fillRef>
                          <a:effectRef idx="0">
                            <a:scrgbClr r="0" g="0" b="0"/>
                          </a:effectRef>
                          <a:fontRef idx="none"/>
                        </wps:style>
                        <wps:bodyPr/>
                      </wps:wsp>
                      <wps:wsp>
                        <wps:cNvPr id="15092" name="Shape 15092"/>
                        <wps:cNvSpPr/>
                        <wps:spPr>
                          <a:xfrm>
                            <a:off x="1387938" y="1246236"/>
                            <a:ext cx="36893" cy="36799"/>
                          </a:xfrm>
                          <a:custGeom>
                            <a:avLst/>
                            <a:gdLst/>
                            <a:ahLst/>
                            <a:cxnLst/>
                            <a:rect l="0" t="0" r="0" b="0"/>
                            <a:pathLst>
                              <a:path w="36893" h="36799">
                                <a:moveTo>
                                  <a:pt x="18399" y="0"/>
                                </a:moveTo>
                                <a:cubicBezTo>
                                  <a:pt x="28590" y="0"/>
                                  <a:pt x="36893" y="8209"/>
                                  <a:pt x="36893" y="18399"/>
                                </a:cubicBezTo>
                                <a:cubicBezTo>
                                  <a:pt x="36893" y="28495"/>
                                  <a:pt x="28590" y="36799"/>
                                  <a:pt x="18399" y="36799"/>
                                </a:cubicBezTo>
                                <a:cubicBezTo>
                                  <a:pt x="8303" y="36799"/>
                                  <a:pt x="0" y="28495"/>
                                  <a:pt x="0" y="18399"/>
                                </a:cubicBezTo>
                                <a:cubicBezTo>
                                  <a:pt x="0" y="8209"/>
                                  <a:pt x="8303" y="0"/>
                                  <a:pt x="18399" y="0"/>
                                </a:cubicBezTo>
                                <a:close/>
                              </a:path>
                            </a:pathLst>
                          </a:custGeom>
                          <a:ln w="6699" cap="rnd">
                            <a:round/>
                          </a:ln>
                        </wps:spPr>
                        <wps:style>
                          <a:lnRef idx="1">
                            <a:srgbClr val="4300F5"/>
                          </a:lnRef>
                          <a:fillRef idx="1">
                            <a:srgbClr val="4300F5"/>
                          </a:fillRef>
                          <a:effectRef idx="0">
                            <a:scrgbClr r="0" g="0" b="0"/>
                          </a:effectRef>
                          <a:fontRef idx="none"/>
                        </wps:style>
                        <wps:bodyPr/>
                      </wps:wsp>
                      <wps:wsp>
                        <wps:cNvPr id="15093" name="Shape 15093"/>
                        <wps:cNvSpPr/>
                        <wps:spPr>
                          <a:xfrm>
                            <a:off x="1013633" y="1398808"/>
                            <a:ext cx="36893" cy="36893"/>
                          </a:xfrm>
                          <a:custGeom>
                            <a:avLst/>
                            <a:gdLst/>
                            <a:ahLst/>
                            <a:cxnLst/>
                            <a:rect l="0" t="0" r="0" b="0"/>
                            <a:pathLst>
                              <a:path w="36893" h="36893">
                                <a:moveTo>
                                  <a:pt x="18493" y="0"/>
                                </a:moveTo>
                                <a:cubicBezTo>
                                  <a:pt x="28589" y="0"/>
                                  <a:pt x="36893" y="8303"/>
                                  <a:pt x="36893" y="18399"/>
                                </a:cubicBezTo>
                                <a:cubicBezTo>
                                  <a:pt x="36893" y="28590"/>
                                  <a:pt x="28589" y="36893"/>
                                  <a:pt x="18493" y="36893"/>
                                </a:cubicBezTo>
                                <a:cubicBezTo>
                                  <a:pt x="8303" y="36893"/>
                                  <a:pt x="0" y="28590"/>
                                  <a:pt x="0" y="18399"/>
                                </a:cubicBezTo>
                                <a:cubicBezTo>
                                  <a:pt x="0" y="8303"/>
                                  <a:pt x="8303" y="0"/>
                                  <a:pt x="18493" y="0"/>
                                </a:cubicBezTo>
                                <a:close/>
                              </a:path>
                            </a:pathLst>
                          </a:custGeom>
                          <a:ln w="6699" cap="rnd">
                            <a:round/>
                          </a:ln>
                        </wps:spPr>
                        <wps:style>
                          <a:lnRef idx="1">
                            <a:srgbClr val="5000F0"/>
                          </a:lnRef>
                          <a:fillRef idx="1">
                            <a:srgbClr val="5000F0"/>
                          </a:fillRef>
                          <a:effectRef idx="0">
                            <a:scrgbClr r="0" g="0" b="0"/>
                          </a:effectRef>
                          <a:fontRef idx="none"/>
                        </wps:style>
                        <wps:bodyPr/>
                      </wps:wsp>
                      <wps:wsp>
                        <wps:cNvPr id="15094" name="Shape 15094"/>
                        <wps:cNvSpPr/>
                        <wps:spPr>
                          <a:xfrm>
                            <a:off x="1114687" y="1178018"/>
                            <a:ext cx="36893" cy="36893"/>
                          </a:xfrm>
                          <a:custGeom>
                            <a:avLst/>
                            <a:gdLst/>
                            <a:ahLst/>
                            <a:cxnLst/>
                            <a:rect l="0" t="0" r="0" b="0"/>
                            <a:pathLst>
                              <a:path w="36893" h="36893">
                                <a:moveTo>
                                  <a:pt x="18399" y="0"/>
                                </a:moveTo>
                                <a:cubicBezTo>
                                  <a:pt x="28590" y="0"/>
                                  <a:pt x="36893" y="8303"/>
                                  <a:pt x="36893" y="18399"/>
                                </a:cubicBezTo>
                                <a:cubicBezTo>
                                  <a:pt x="36893" y="28589"/>
                                  <a:pt x="28590" y="36893"/>
                                  <a:pt x="18399" y="36893"/>
                                </a:cubicBezTo>
                                <a:cubicBezTo>
                                  <a:pt x="8303" y="36893"/>
                                  <a:pt x="0" y="28589"/>
                                  <a:pt x="0" y="18399"/>
                                </a:cubicBezTo>
                                <a:cubicBezTo>
                                  <a:pt x="0" y="8303"/>
                                  <a:pt x="8303" y="0"/>
                                  <a:pt x="18399" y="0"/>
                                </a:cubicBezTo>
                                <a:close/>
                              </a:path>
                            </a:pathLst>
                          </a:custGeom>
                          <a:ln w="6699" cap="rnd">
                            <a:round/>
                          </a:ln>
                        </wps:spPr>
                        <wps:style>
                          <a:lnRef idx="1">
                            <a:srgbClr val="A200B9"/>
                          </a:lnRef>
                          <a:fillRef idx="1">
                            <a:srgbClr val="A200B9"/>
                          </a:fillRef>
                          <a:effectRef idx="0">
                            <a:scrgbClr r="0" g="0" b="0"/>
                          </a:effectRef>
                          <a:fontRef idx="none"/>
                        </wps:style>
                        <wps:bodyPr/>
                      </wps:wsp>
                      <wps:wsp>
                        <wps:cNvPr id="15095" name="Shape 15095"/>
                        <wps:cNvSpPr/>
                        <wps:spPr>
                          <a:xfrm>
                            <a:off x="1147051" y="57065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9B00C2"/>
                          </a:lnRef>
                          <a:fillRef idx="1">
                            <a:srgbClr val="9B00C2"/>
                          </a:fillRef>
                          <a:effectRef idx="0">
                            <a:scrgbClr r="0" g="0" b="0"/>
                          </a:effectRef>
                          <a:fontRef idx="none"/>
                        </wps:style>
                        <wps:bodyPr/>
                      </wps:wsp>
                      <wps:wsp>
                        <wps:cNvPr id="15096" name="Shape 15096"/>
                        <wps:cNvSpPr/>
                        <wps:spPr>
                          <a:xfrm>
                            <a:off x="1373408" y="1139050"/>
                            <a:ext cx="36893" cy="36893"/>
                          </a:xfrm>
                          <a:custGeom>
                            <a:avLst/>
                            <a:gdLst/>
                            <a:ahLst/>
                            <a:cxnLst/>
                            <a:rect l="0" t="0" r="0" b="0"/>
                            <a:pathLst>
                              <a:path w="36893" h="36893">
                                <a:moveTo>
                                  <a:pt x="18493" y="0"/>
                                </a:moveTo>
                                <a:cubicBezTo>
                                  <a:pt x="28590" y="0"/>
                                  <a:pt x="36893" y="8303"/>
                                  <a:pt x="36893" y="18493"/>
                                </a:cubicBezTo>
                                <a:cubicBezTo>
                                  <a:pt x="36893" y="28589"/>
                                  <a:pt x="28590" y="36893"/>
                                  <a:pt x="18493" y="36893"/>
                                </a:cubicBezTo>
                                <a:cubicBezTo>
                                  <a:pt x="8303" y="36893"/>
                                  <a:pt x="0" y="28589"/>
                                  <a:pt x="0" y="18493"/>
                                </a:cubicBezTo>
                                <a:cubicBezTo>
                                  <a:pt x="0" y="8303"/>
                                  <a:pt x="8303" y="0"/>
                                  <a:pt x="18493" y="0"/>
                                </a:cubicBezTo>
                                <a:close/>
                              </a:path>
                            </a:pathLst>
                          </a:custGeom>
                          <a:ln w="6699" cap="rnd">
                            <a:round/>
                          </a:ln>
                        </wps:spPr>
                        <wps:style>
                          <a:lnRef idx="1">
                            <a:srgbClr val="D20078"/>
                          </a:lnRef>
                          <a:fillRef idx="1">
                            <a:srgbClr val="D20078"/>
                          </a:fillRef>
                          <a:effectRef idx="0">
                            <a:scrgbClr r="0" g="0" b="0"/>
                          </a:effectRef>
                          <a:fontRef idx="none"/>
                        </wps:style>
                        <wps:bodyPr/>
                      </wps:wsp>
                      <wps:wsp>
                        <wps:cNvPr id="15097" name="Shape 15097"/>
                        <wps:cNvSpPr/>
                        <wps:spPr>
                          <a:xfrm>
                            <a:off x="1788474" y="948736"/>
                            <a:ext cx="36893" cy="36893"/>
                          </a:xfrm>
                          <a:custGeom>
                            <a:avLst/>
                            <a:gdLst/>
                            <a:ahLst/>
                            <a:cxnLst/>
                            <a:rect l="0" t="0" r="0" b="0"/>
                            <a:pathLst>
                              <a:path w="36893" h="36893">
                                <a:moveTo>
                                  <a:pt x="18399" y="0"/>
                                </a:moveTo>
                                <a:cubicBezTo>
                                  <a:pt x="28590" y="0"/>
                                  <a:pt x="36893" y="8303"/>
                                  <a:pt x="36893" y="18494"/>
                                </a:cubicBezTo>
                                <a:cubicBezTo>
                                  <a:pt x="36893" y="28590"/>
                                  <a:pt x="28590" y="36893"/>
                                  <a:pt x="18399" y="36893"/>
                                </a:cubicBezTo>
                                <a:cubicBezTo>
                                  <a:pt x="8303" y="36893"/>
                                  <a:pt x="0" y="28590"/>
                                  <a:pt x="0" y="18494"/>
                                </a:cubicBezTo>
                                <a:cubicBezTo>
                                  <a:pt x="0" y="8303"/>
                                  <a:pt x="8303" y="0"/>
                                  <a:pt x="18399" y="0"/>
                                </a:cubicBezTo>
                                <a:close/>
                              </a:path>
                            </a:pathLst>
                          </a:custGeom>
                          <a:ln w="6699" cap="rnd">
                            <a:round/>
                          </a:ln>
                        </wps:spPr>
                        <wps:style>
                          <a:lnRef idx="1">
                            <a:srgbClr val="D9006C"/>
                          </a:lnRef>
                          <a:fillRef idx="1">
                            <a:srgbClr val="D9006C"/>
                          </a:fillRef>
                          <a:effectRef idx="0">
                            <a:scrgbClr r="0" g="0" b="0"/>
                          </a:effectRef>
                          <a:fontRef idx="none"/>
                        </wps:style>
                        <wps:bodyPr/>
                      </wps:wsp>
                      <wps:wsp>
                        <wps:cNvPr id="15098" name="Shape 15098"/>
                        <wps:cNvSpPr/>
                        <wps:spPr>
                          <a:xfrm>
                            <a:off x="1451533" y="917127"/>
                            <a:ext cx="36892" cy="36893"/>
                          </a:xfrm>
                          <a:custGeom>
                            <a:avLst/>
                            <a:gdLst/>
                            <a:ahLst/>
                            <a:cxnLst/>
                            <a:rect l="0" t="0" r="0" b="0"/>
                            <a:pathLst>
                              <a:path w="36892" h="36893">
                                <a:moveTo>
                                  <a:pt x="18493" y="0"/>
                                </a:moveTo>
                                <a:cubicBezTo>
                                  <a:pt x="28589" y="0"/>
                                  <a:pt x="36892" y="8303"/>
                                  <a:pt x="36892" y="18494"/>
                                </a:cubicBezTo>
                                <a:cubicBezTo>
                                  <a:pt x="36892" y="28590"/>
                                  <a:pt x="28589" y="36893"/>
                                  <a:pt x="18493" y="36893"/>
                                </a:cubicBezTo>
                                <a:cubicBezTo>
                                  <a:pt x="8303" y="36893"/>
                                  <a:pt x="0" y="28590"/>
                                  <a:pt x="0" y="18494"/>
                                </a:cubicBezTo>
                                <a:cubicBezTo>
                                  <a:pt x="0" y="8303"/>
                                  <a:pt x="8303" y="0"/>
                                  <a:pt x="18493" y="0"/>
                                </a:cubicBezTo>
                                <a:close/>
                              </a:path>
                            </a:pathLst>
                          </a:custGeom>
                          <a:ln w="6699" cap="rnd">
                            <a:round/>
                          </a:ln>
                        </wps:spPr>
                        <wps:style>
                          <a:lnRef idx="1">
                            <a:srgbClr val="E70051"/>
                          </a:lnRef>
                          <a:fillRef idx="1">
                            <a:srgbClr val="E70051"/>
                          </a:fillRef>
                          <a:effectRef idx="0">
                            <a:scrgbClr r="0" g="0" b="0"/>
                          </a:effectRef>
                          <a:fontRef idx="none"/>
                        </wps:style>
                        <wps:bodyPr/>
                      </wps:wsp>
                      <wps:wsp>
                        <wps:cNvPr id="15099" name="Shape 15099"/>
                        <wps:cNvSpPr/>
                        <wps:spPr>
                          <a:xfrm>
                            <a:off x="834642" y="919864"/>
                            <a:ext cx="36893" cy="36893"/>
                          </a:xfrm>
                          <a:custGeom>
                            <a:avLst/>
                            <a:gdLst/>
                            <a:ahLst/>
                            <a:cxnLst/>
                            <a:rect l="0" t="0" r="0" b="0"/>
                            <a:pathLst>
                              <a:path w="36893" h="36893">
                                <a:moveTo>
                                  <a:pt x="18494" y="0"/>
                                </a:moveTo>
                                <a:cubicBezTo>
                                  <a:pt x="28590" y="0"/>
                                  <a:pt x="36893" y="8303"/>
                                  <a:pt x="36893" y="18399"/>
                                </a:cubicBezTo>
                                <a:cubicBezTo>
                                  <a:pt x="36893" y="28589"/>
                                  <a:pt x="28590" y="36893"/>
                                  <a:pt x="18494" y="36893"/>
                                </a:cubicBezTo>
                                <a:cubicBezTo>
                                  <a:pt x="8303" y="36893"/>
                                  <a:pt x="0" y="28589"/>
                                  <a:pt x="0" y="18399"/>
                                </a:cubicBezTo>
                                <a:cubicBezTo>
                                  <a:pt x="0" y="8303"/>
                                  <a:pt x="8303" y="0"/>
                                  <a:pt x="18494" y="0"/>
                                </a:cubicBezTo>
                                <a:close/>
                              </a:path>
                            </a:pathLst>
                          </a:custGeom>
                          <a:ln w="6699" cap="rnd">
                            <a:round/>
                          </a:ln>
                        </wps:spPr>
                        <wps:style>
                          <a:lnRef idx="1">
                            <a:srgbClr val="E60052"/>
                          </a:lnRef>
                          <a:fillRef idx="1">
                            <a:srgbClr val="E60052"/>
                          </a:fillRef>
                          <a:effectRef idx="0">
                            <a:scrgbClr r="0" g="0" b="0"/>
                          </a:effectRef>
                          <a:fontRef idx="none"/>
                        </wps:style>
                        <wps:bodyPr/>
                      </wps:wsp>
                      <wps:wsp>
                        <wps:cNvPr id="15100" name="Shape 15100"/>
                        <wps:cNvSpPr/>
                        <wps:spPr>
                          <a:xfrm>
                            <a:off x="1179980" y="1383711"/>
                            <a:ext cx="36798" cy="36893"/>
                          </a:xfrm>
                          <a:custGeom>
                            <a:avLst/>
                            <a:gdLst/>
                            <a:ahLst/>
                            <a:cxnLst/>
                            <a:rect l="0" t="0" r="0" b="0"/>
                            <a:pathLst>
                              <a:path w="36798" h="36893">
                                <a:moveTo>
                                  <a:pt x="18399" y="0"/>
                                </a:moveTo>
                                <a:cubicBezTo>
                                  <a:pt x="28590" y="0"/>
                                  <a:pt x="36798" y="8303"/>
                                  <a:pt x="36798" y="18399"/>
                                </a:cubicBezTo>
                                <a:cubicBezTo>
                                  <a:pt x="36798" y="28590"/>
                                  <a:pt x="28590" y="36893"/>
                                  <a:pt x="18399" y="36893"/>
                                </a:cubicBezTo>
                                <a:cubicBezTo>
                                  <a:pt x="8209" y="36893"/>
                                  <a:pt x="0" y="28590"/>
                                  <a:pt x="0" y="18399"/>
                                </a:cubicBezTo>
                                <a:cubicBezTo>
                                  <a:pt x="0" y="8303"/>
                                  <a:pt x="8209" y="0"/>
                                  <a:pt x="18399" y="0"/>
                                </a:cubicBezTo>
                                <a:close/>
                              </a:path>
                            </a:pathLst>
                          </a:custGeom>
                          <a:ln w="6699" cap="rnd">
                            <a:round/>
                          </a:ln>
                        </wps:spPr>
                        <wps:style>
                          <a:lnRef idx="1">
                            <a:srgbClr val="5300EF"/>
                          </a:lnRef>
                          <a:fillRef idx="1">
                            <a:srgbClr val="5300EF"/>
                          </a:fillRef>
                          <a:effectRef idx="0">
                            <a:scrgbClr r="0" g="0" b="0"/>
                          </a:effectRef>
                          <a:fontRef idx="none"/>
                        </wps:style>
                        <wps:bodyPr/>
                      </wps:wsp>
                      <wps:wsp>
                        <wps:cNvPr id="15101" name="Shape 15101"/>
                        <wps:cNvSpPr/>
                        <wps:spPr>
                          <a:xfrm>
                            <a:off x="767839" y="1194247"/>
                            <a:ext cx="36893" cy="36893"/>
                          </a:xfrm>
                          <a:custGeom>
                            <a:avLst/>
                            <a:gdLst/>
                            <a:ahLst/>
                            <a:cxnLst/>
                            <a:rect l="0" t="0" r="0" b="0"/>
                            <a:pathLst>
                              <a:path w="36893" h="36893">
                                <a:moveTo>
                                  <a:pt x="18399" y="0"/>
                                </a:moveTo>
                                <a:cubicBezTo>
                                  <a:pt x="28589" y="0"/>
                                  <a:pt x="36893" y="8303"/>
                                  <a:pt x="36893" y="18493"/>
                                </a:cubicBezTo>
                                <a:cubicBezTo>
                                  <a:pt x="36893" y="28589"/>
                                  <a:pt x="28589" y="36893"/>
                                  <a:pt x="18399" y="36893"/>
                                </a:cubicBezTo>
                                <a:cubicBezTo>
                                  <a:pt x="8303" y="36893"/>
                                  <a:pt x="0" y="28589"/>
                                  <a:pt x="0" y="18493"/>
                                </a:cubicBezTo>
                                <a:cubicBezTo>
                                  <a:pt x="0" y="8303"/>
                                  <a:pt x="8303" y="0"/>
                                  <a:pt x="18399" y="0"/>
                                </a:cubicBezTo>
                                <a:close/>
                              </a:path>
                            </a:pathLst>
                          </a:custGeom>
                          <a:ln w="6699" cap="rnd">
                            <a:round/>
                          </a:ln>
                        </wps:spPr>
                        <wps:style>
                          <a:lnRef idx="1">
                            <a:srgbClr val="7300DF"/>
                          </a:lnRef>
                          <a:fillRef idx="1">
                            <a:srgbClr val="7300DF"/>
                          </a:fillRef>
                          <a:effectRef idx="0">
                            <a:scrgbClr r="0" g="0" b="0"/>
                          </a:effectRef>
                          <a:fontRef idx="none"/>
                        </wps:style>
                        <wps:bodyPr/>
                      </wps:wsp>
                      <wps:wsp>
                        <wps:cNvPr id="15102" name="Shape 15102"/>
                        <wps:cNvSpPr/>
                        <wps:spPr>
                          <a:xfrm>
                            <a:off x="1737239" y="952416"/>
                            <a:ext cx="36893" cy="36893"/>
                          </a:xfrm>
                          <a:custGeom>
                            <a:avLst/>
                            <a:gdLst/>
                            <a:ahLst/>
                            <a:cxnLst/>
                            <a:rect l="0" t="0" r="0" b="0"/>
                            <a:pathLst>
                              <a:path w="36893" h="36893">
                                <a:moveTo>
                                  <a:pt x="18399" y="0"/>
                                </a:moveTo>
                                <a:cubicBezTo>
                                  <a:pt x="28589" y="0"/>
                                  <a:pt x="36893" y="8303"/>
                                  <a:pt x="36893" y="18399"/>
                                </a:cubicBezTo>
                                <a:cubicBezTo>
                                  <a:pt x="36893" y="28589"/>
                                  <a:pt x="28589" y="36893"/>
                                  <a:pt x="18399" y="36893"/>
                                </a:cubicBezTo>
                                <a:cubicBezTo>
                                  <a:pt x="8303" y="36893"/>
                                  <a:pt x="0" y="28589"/>
                                  <a:pt x="0" y="18399"/>
                                </a:cubicBezTo>
                                <a:cubicBezTo>
                                  <a:pt x="0" y="8303"/>
                                  <a:pt x="8303" y="0"/>
                                  <a:pt x="18399" y="0"/>
                                </a:cubicBezTo>
                                <a:close/>
                              </a:path>
                            </a:pathLst>
                          </a:custGeom>
                          <a:ln w="6699" cap="rnd">
                            <a:round/>
                          </a:ln>
                        </wps:spPr>
                        <wps:style>
                          <a:lnRef idx="1">
                            <a:srgbClr val="A600B7"/>
                          </a:lnRef>
                          <a:fillRef idx="1">
                            <a:srgbClr val="A600B7"/>
                          </a:fillRef>
                          <a:effectRef idx="0">
                            <a:scrgbClr r="0" g="0" b="0"/>
                          </a:effectRef>
                          <a:fontRef idx="none"/>
                        </wps:style>
                        <wps:bodyPr/>
                      </wps:wsp>
                      <wps:wsp>
                        <wps:cNvPr id="15103" name="Shape 15103"/>
                        <wps:cNvSpPr/>
                        <wps:spPr>
                          <a:xfrm>
                            <a:off x="1072511" y="805128"/>
                            <a:ext cx="36893" cy="36892"/>
                          </a:xfrm>
                          <a:custGeom>
                            <a:avLst/>
                            <a:gdLst/>
                            <a:ahLst/>
                            <a:cxnLst/>
                            <a:rect l="0" t="0" r="0" b="0"/>
                            <a:pathLst>
                              <a:path w="36893" h="36892">
                                <a:moveTo>
                                  <a:pt x="18399" y="0"/>
                                </a:moveTo>
                                <a:cubicBezTo>
                                  <a:pt x="28590" y="0"/>
                                  <a:pt x="36893" y="8303"/>
                                  <a:pt x="36893" y="18493"/>
                                </a:cubicBezTo>
                                <a:cubicBezTo>
                                  <a:pt x="36893" y="28589"/>
                                  <a:pt x="28590" y="36892"/>
                                  <a:pt x="18399" y="36892"/>
                                </a:cubicBezTo>
                                <a:cubicBezTo>
                                  <a:pt x="8303" y="36892"/>
                                  <a:pt x="0" y="28589"/>
                                  <a:pt x="0" y="18493"/>
                                </a:cubicBezTo>
                                <a:cubicBezTo>
                                  <a:pt x="0" y="8303"/>
                                  <a:pt x="8303" y="0"/>
                                  <a:pt x="18399" y="0"/>
                                </a:cubicBezTo>
                                <a:close/>
                              </a:path>
                            </a:pathLst>
                          </a:custGeom>
                          <a:ln w="6699" cap="rnd">
                            <a:round/>
                          </a:ln>
                        </wps:spPr>
                        <wps:style>
                          <a:lnRef idx="1">
                            <a:srgbClr val="9D00C0"/>
                          </a:lnRef>
                          <a:fillRef idx="1">
                            <a:srgbClr val="9D00C0"/>
                          </a:fillRef>
                          <a:effectRef idx="0">
                            <a:scrgbClr r="0" g="0" b="0"/>
                          </a:effectRef>
                          <a:fontRef idx="none"/>
                        </wps:style>
                        <wps:bodyPr/>
                      </wps:wsp>
                      <wps:wsp>
                        <wps:cNvPr id="15104" name="Shape 15104"/>
                        <wps:cNvSpPr/>
                        <wps:spPr>
                          <a:xfrm>
                            <a:off x="1415867" y="865893"/>
                            <a:ext cx="36893" cy="36892"/>
                          </a:xfrm>
                          <a:custGeom>
                            <a:avLst/>
                            <a:gdLst/>
                            <a:ahLst/>
                            <a:cxnLst/>
                            <a:rect l="0" t="0" r="0" b="0"/>
                            <a:pathLst>
                              <a:path w="36893" h="36892">
                                <a:moveTo>
                                  <a:pt x="18494" y="0"/>
                                </a:moveTo>
                                <a:cubicBezTo>
                                  <a:pt x="28590" y="0"/>
                                  <a:pt x="36893" y="8303"/>
                                  <a:pt x="36893" y="18493"/>
                                </a:cubicBezTo>
                                <a:cubicBezTo>
                                  <a:pt x="36893" y="28589"/>
                                  <a:pt x="28590" y="36892"/>
                                  <a:pt x="18494" y="36892"/>
                                </a:cubicBezTo>
                                <a:cubicBezTo>
                                  <a:pt x="8303" y="36892"/>
                                  <a:pt x="0" y="28589"/>
                                  <a:pt x="0" y="18493"/>
                                </a:cubicBezTo>
                                <a:cubicBezTo>
                                  <a:pt x="0" y="8303"/>
                                  <a:pt x="8303" y="0"/>
                                  <a:pt x="18494" y="0"/>
                                </a:cubicBezTo>
                                <a:close/>
                              </a:path>
                            </a:pathLst>
                          </a:custGeom>
                          <a:ln w="6699" cap="rnd">
                            <a:round/>
                          </a:ln>
                        </wps:spPr>
                        <wps:style>
                          <a:lnRef idx="1">
                            <a:srgbClr val="C5008F"/>
                          </a:lnRef>
                          <a:fillRef idx="1">
                            <a:srgbClr val="C5008F"/>
                          </a:fillRef>
                          <a:effectRef idx="0">
                            <a:scrgbClr r="0" g="0" b="0"/>
                          </a:effectRef>
                          <a:fontRef idx="none"/>
                        </wps:style>
                        <wps:bodyPr/>
                      </wps:wsp>
                      <wps:wsp>
                        <wps:cNvPr id="15105" name="Shape 15105"/>
                        <wps:cNvSpPr/>
                        <wps:spPr>
                          <a:xfrm>
                            <a:off x="1306416" y="600945"/>
                            <a:ext cx="36893" cy="36893"/>
                          </a:xfrm>
                          <a:custGeom>
                            <a:avLst/>
                            <a:gdLst/>
                            <a:ahLst/>
                            <a:cxnLst/>
                            <a:rect l="0" t="0" r="0" b="0"/>
                            <a:pathLst>
                              <a:path w="36893" h="36893">
                                <a:moveTo>
                                  <a:pt x="18493" y="0"/>
                                </a:moveTo>
                                <a:cubicBezTo>
                                  <a:pt x="28589" y="0"/>
                                  <a:pt x="36893" y="8303"/>
                                  <a:pt x="36893" y="18493"/>
                                </a:cubicBezTo>
                                <a:cubicBezTo>
                                  <a:pt x="36893" y="28590"/>
                                  <a:pt x="28589" y="36893"/>
                                  <a:pt x="18493" y="36893"/>
                                </a:cubicBezTo>
                                <a:cubicBezTo>
                                  <a:pt x="8303" y="36893"/>
                                  <a:pt x="0" y="28590"/>
                                  <a:pt x="0" y="18493"/>
                                </a:cubicBezTo>
                                <a:cubicBezTo>
                                  <a:pt x="0" y="8303"/>
                                  <a:pt x="8303" y="0"/>
                                  <a:pt x="18493" y="0"/>
                                </a:cubicBezTo>
                                <a:close/>
                              </a:path>
                            </a:pathLst>
                          </a:custGeom>
                          <a:ln w="6699" cap="rnd">
                            <a:round/>
                          </a:ln>
                        </wps:spPr>
                        <wps:style>
                          <a:lnRef idx="1">
                            <a:srgbClr val="C70089"/>
                          </a:lnRef>
                          <a:fillRef idx="1">
                            <a:srgbClr val="C70089"/>
                          </a:fillRef>
                          <a:effectRef idx="0">
                            <a:scrgbClr r="0" g="0" b="0"/>
                          </a:effectRef>
                          <a:fontRef idx="none"/>
                        </wps:style>
                        <wps:bodyPr/>
                      </wps:wsp>
                      <wps:wsp>
                        <wps:cNvPr id="15106" name="Shape 15106"/>
                        <wps:cNvSpPr/>
                        <wps:spPr>
                          <a:xfrm>
                            <a:off x="1056376" y="549522"/>
                            <a:ext cx="36893" cy="36893"/>
                          </a:xfrm>
                          <a:custGeom>
                            <a:avLst/>
                            <a:gdLst/>
                            <a:ahLst/>
                            <a:cxnLst/>
                            <a:rect l="0" t="0" r="0" b="0"/>
                            <a:pathLst>
                              <a:path w="36893" h="36893">
                                <a:moveTo>
                                  <a:pt x="18399" y="0"/>
                                </a:moveTo>
                                <a:cubicBezTo>
                                  <a:pt x="28590" y="0"/>
                                  <a:pt x="36893" y="8303"/>
                                  <a:pt x="36893" y="18399"/>
                                </a:cubicBezTo>
                                <a:cubicBezTo>
                                  <a:pt x="36893" y="28590"/>
                                  <a:pt x="28590" y="36893"/>
                                  <a:pt x="18399" y="36893"/>
                                </a:cubicBezTo>
                                <a:cubicBezTo>
                                  <a:pt x="8303" y="36893"/>
                                  <a:pt x="0" y="28590"/>
                                  <a:pt x="0" y="18399"/>
                                </a:cubicBezTo>
                                <a:cubicBezTo>
                                  <a:pt x="0" y="8303"/>
                                  <a:pt x="8303" y="0"/>
                                  <a:pt x="18399" y="0"/>
                                </a:cubicBezTo>
                                <a:close/>
                              </a:path>
                            </a:pathLst>
                          </a:custGeom>
                          <a:ln w="6699" cap="rnd">
                            <a:round/>
                          </a:ln>
                        </wps:spPr>
                        <wps:style>
                          <a:lnRef idx="1">
                            <a:srgbClr val="DF0062"/>
                          </a:lnRef>
                          <a:fillRef idx="1">
                            <a:srgbClr val="DF0062"/>
                          </a:fillRef>
                          <a:effectRef idx="0">
                            <a:scrgbClr r="0" g="0" b="0"/>
                          </a:effectRef>
                          <a:fontRef idx="none"/>
                        </wps:style>
                        <wps:bodyPr/>
                      </wps:wsp>
                      <wps:wsp>
                        <wps:cNvPr id="15107" name="Shape 15107"/>
                        <wps:cNvSpPr/>
                        <wps:spPr>
                          <a:xfrm>
                            <a:off x="1657604" y="819093"/>
                            <a:ext cx="36893" cy="36893"/>
                          </a:xfrm>
                          <a:custGeom>
                            <a:avLst/>
                            <a:gdLst/>
                            <a:ahLst/>
                            <a:cxnLst/>
                            <a:rect l="0" t="0" r="0" b="0"/>
                            <a:pathLst>
                              <a:path w="36893" h="36893">
                                <a:moveTo>
                                  <a:pt x="18399" y="0"/>
                                </a:moveTo>
                                <a:cubicBezTo>
                                  <a:pt x="28589" y="0"/>
                                  <a:pt x="36893" y="8303"/>
                                  <a:pt x="36893" y="18493"/>
                                </a:cubicBezTo>
                                <a:cubicBezTo>
                                  <a:pt x="36893" y="28590"/>
                                  <a:pt x="28589" y="36893"/>
                                  <a:pt x="18399" y="36893"/>
                                </a:cubicBezTo>
                                <a:cubicBezTo>
                                  <a:pt x="8303" y="36893"/>
                                  <a:pt x="0" y="28590"/>
                                  <a:pt x="0" y="18493"/>
                                </a:cubicBezTo>
                                <a:cubicBezTo>
                                  <a:pt x="0" y="8303"/>
                                  <a:pt x="8303" y="0"/>
                                  <a:pt x="18399" y="0"/>
                                </a:cubicBezTo>
                                <a:close/>
                              </a:path>
                            </a:pathLst>
                          </a:custGeom>
                          <a:ln w="6699" cap="rnd">
                            <a:round/>
                          </a:ln>
                        </wps:spPr>
                        <wps:style>
                          <a:lnRef idx="1">
                            <a:srgbClr val="D20079"/>
                          </a:lnRef>
                          <a:fillRef idx="1">
                            <a:srgbClr val="D20079"/>
                          </a:fillRef>
                          <a:effectRef idx="0">
                            <a:scrgbClr r="0" g="0" b="0"/>
                          </a:effectRef>
                          <a:fontRef idx="none"/>
                        </wps:style>
                        <wps:bodyPr/>
                      </wps:wsp>
                      <wps:wsp>
                        <wps:cNvPr id="15108" name="Shape 15108"/>
                        <wps:cNvSpPr/>
                        <wps:spPr>
                          <a:xfrm>
                            <a:off x="1335099" y="1029221"/>
                            <a:ext cx="36893" cy="36893"/>
                          </a:xfrm>
                          <a:custGeom>
                            <a:avLst/>
                            <a:gdLst/>
                            <a:ahLst/>
                            <a:cxnLst/>
                            <a:rect l="0" t="0" r="0" b="0"/>
                            <a:pathLst>
                              <a:path w="36893" h="36893">
                                <a:moveTo>
                                  <a:pt x="18494" y="0"/>
                                </a:moveTo>
                                <a:cubicBezTo>
                                  <a:pt x="28590" y="0"/>
                                  <a:pt x="36893" y="8303"/>
                                  <a:pt x="36893" y="18494"/>
                                </a:cubicBezTo>
                                <a:cubicBezTo>
                                  <a:pt x="36893" y="28589"/>
                                  <a:pt x="28590" y="36893"/>
                                  <a:pt x="18494" y="36893"/>
                                </a:cubicBezTo>
                                <a:cubicBezTo>
                                  <a:pt x="8303" y="36893"/>
                                  <a:pt x="0" y="28589"/>
                                  <a:pt x="0" y="18494"/>
                                </a:cubicBezTo>
                                <a:cubicBezTo>
                                  <a:pt x="0" y="8303"/>
                                  <a:pt x="8303" y="0"/>
                                  <a:pt x="18494" y="0"/>
                                </a:cubicBezTo>
                                <a:close/>
                              </a:path>
                            </a:pathLst>
                          </a:custGeom>
                          <a:ln w="6699" cap="rnd">
                            <a:round/>
                          </a:ln>
                        </wps:spPr>
                        <wps:style>
                          <a:lnRef idx="1">
                            <a:srgbClr val="EB0047"/>
                          </a:lnRef>
                          <a:fillRef idx="1">
                            <a:srgbClr val="EB0047"/>
                          </a:fillRef>
                          <a:effectRef idx="0">
                            <a:scrgbClr r="0" g="0" b="0"/>
                          </a:effectRef>
                          <a:fontRef idx="none"/>
                        </wps:style>
                        <wps:bodyPr/>
                      </wps:wsp>
                      <wps:wsp>
                        <wps:cNvPr id="15109" name="Shape 15109"/>
                        <wps:cNvSpPr/>
                        <wps:spPr>
                          <a:xfrm>
                            <a:off x="1831971" y="744647"/>
                            <a:ext cx="36893" cy="36893"/>
                          </a:xfrm>
                          <a:custGeom>
                            <a:avLst/>
                            <a:gdLst/>
                            <a:ahLst/>
                            <a:cxnLst/>
                            <a:rect l="0" t="0" r="0" b="0"/>
                            <a:pathLst>
                              <a:path w="36893" h="36893">
                                <a:moveTo>
                                  <a:pt x="18399" y="0"/>
                                </a:moveTo>
                                <a:cubicBezTo>
                                  <a:pt x="28590" y="0"/>
                                  <a:pt x="36893" y="8303"/>
                                  <a:pt x="36893" y="18400"/>
                                </a:cubicBezTo>
                                <a:cubicBezTo>
                                  <a:pt x="36893" y="28590"/>
                                  <a:pt x="28590" y="36893"/>
                                  <a:pt x="18399" y="36893"/>
                                </a:cubicBezTo>
                                <a:cubicBezTo>
                                  <a:pt x="8303" y="36893"/>
                                  <a:pt x="0" y="28590"/>
                                  <a:pt x="0" y="18400"/>
                                </a:cubicBezTo>
                                <a:cubicBezTo>
                                  <a:pt x="0" y="8303"/>
                                  <a:pt x="8303" y="0"/>
                                  <a:pt x="18399" y="0"/>
                                </a:cubicBezTo>
                                <a:close/>
                              </a:path>
                            </a:pathLst>
                          </a:custGeom>
                          <a:ln w="6699" cap="rnd">
                            <a:round/>
                          </a:ln>
                        </wps:spPr>
                        <wps:style>
                          <a:lnRef idx="1">
                            <a:srgbClr val="EC0043"/>
                          </a:lnRef>
                          <a:fillRef idx="1">
                            <a:srgbClr val="EC0043"/>
                          </a:fillRef>
                          <a:effectRef idx="0">
                            <a:scrgbClr r="0" g="0" b="0"/>
                          </a:effectRef>
                          <a:fontRef idx="none"/>
                        </wps:style>
                        <wps:bodyPr/>
                      </wps:wsp>
                      <wps:wsp>
                        <wps:cNvPr id="15110" name="Shape 15110"/>
                        <wps:cNvSpPr/>
                        <wps:spPr>
                          <a:xfrm>
                            <a:off x="354755" y="658878"/>
                            <a:ext cx="2756100" cy="807770"/>
                          </a:xfrm>
                          <a:custGeom>
                            <a:avLst/>
                            <a:gdLst/>
                            <a:ahLst/>
                            <a:cxnLst/>
                            <a:rect l="0" t="0" r="0" b="0"/>
                            <a:pathLst>
                              <a:path w="2756100" h="807770">
                                <a:moveTo>
                                  <a:pt x="2756100" y="0"/>
                                </a:moveTo>
                                <a:lnTo>
                                  <a:pt x="2756100" y="438372"/>
                                </a:lnTo>
                                <a:lnTo>
                                  <a:pt x="2721283" y="439033"/>
                                </a:lnTo>
                                <a:lnTo>
                                  <a:pt x="2686372" y="439693"/>
                                </a:lnTo>
                                <a:lnTo>
                                  <a:pt x="2651460" y="440353"/>
                                </a:lnTo>
                                <a:lnTo>
                                  <a:pt x="2616549" y="441014"/>
                                </a:lnTo>
                                <a:lnTo>
                                  <a:pt x="2581732" y="441769"/>
                                </a:lnTo>
                                <a:lnTo>
                                  <a:pt x="2546821" y="442429"/>
                                </a:lnTo>
                                <a:lnTo>
                                  <a:pt x="2511910" y="443184"/>
                                </a:lnTo>
                                <a:lnTo>
                                  <a:pt x="2476999" y="443939"/>
                                </a:lnTo>
                                <a:lnTo>
                                  <a:pt x="2442182" y="444694"/>
                                </a:lnTo>
                                <a:lnTo>
                                  <a:pt x="2407271" y="445449"/>
                                </a:lnTo>
                                <a:lnTo>
                                  <a:pt x="2372360" y="446298"/>
                                </a:lnTo>
                                <a:lnTo>
                                  <a:pt x="2337448" y="447147"/>
                                </a:lnTo>
                                <a:lnTo>
                                  <a:pt x="2302631" y="447996"/>
                                </a:lnTo>
                                <a:lnTo>
                                  <a:pt x="2267720" y="448940"/>
                                </a:lnTo>
                                <a:lnTo>
                                  <a:pt x="2232809" y="449883"/>
                                </a:lnTo>
                                <a:lnTo>
                                  <a:pt x="2197897" y="450827"/>
                                </a:lnTo>
                                <a:lnTo>
                                  <a:pt x="2163081" y="451770"/>
                                </a:lnTo>
                                <a:lnTo>
                                  <a:pt x="2128170" y="452808"/>
                                </a:lnTo>
                                <a:lnTo>
                                  <a:pt x="2093258" y="453941"/>
                                </a:lnTo>
                                <a:lnTo>
                                  <a:pt x="2058347" y="455073"/>
                                </a:lnTo>
                                <a:lnTo>
                                  <a:pt x="2023530" y="456205"/>
                                </a:lnTo>
                                <a:lnTo>
                                  <a:pt x="1988619" y="457431"/>
                                </a:lnTo>
                                <a:lnTo>
                                  <a:pt x="1953708" y="458753"/>
                                </a:lnTo>
                                <a:lnTo>
                                  <a:pt x="1918797" y="460168"/>
                                </a:lnTo>
                                <a:lnTo>
                                  <a:pt x="1883980" y="461583"/>
                                </a:lnTo>
                                <a:lnTo>
                                  <a:pt x="1849068" y="463093"/>
                                </a:lnTo>
                                <a:lnTo>
                                  <a:pt x="1814157" y="464697"/>
                                </a:lnTo>
                                <a:lnTo>
                                  <a:pt x="1779246" y="466490"/>
                                </a:lnTo>
                                <a:lnTo>
                                  <a:pt x="1744429" y="468282"/>
                                </a:lnTo>
                                <a:lnTo>
                                  <a:pt x="1709518" y="470264"/>
                                </a:lnTo>
                                <a:lnTo>
                                  <a:pt x="1674607" y="472339"/>
                                </a:lnTo>
                                <a:lnTo>
                                  <a:pt x="1639695" y="474604"/>
                                </a:lnTo>
                                <a:lnTo>
                                  <a:pt x="1604878" y="476963"/>
                                </a:lnTo>
                                <a:lnTo>
                                  <a:pt x="1569967" y="479511"/>
                                </a:lnTo>
                                <a:lnTo>
                                  <a:pt x="1535056" y="482247"/>
                                </a:lnTo>
                                <a:lnTo>
                                  <a:pt x="1500145" y="485266"/>
                                </a:lnTo>
                                <a:lnTo>
                                  <a:pt x="1465328" y="488474"/>
                                </a:lnTo>
                                <a:lnTo>
                                  <a:pt x="1430417" y="491871"/>
                                </a:lnTo>
                                <a:lnTo>
                                  <a:pt x="1395506" y="495551"/>
                                </a:lnTo>
                                <a:lnTo>
                                  <a:pt x="1360594" y="499514"/>
                                </a:lnTo>
                                <a:lnTo>
                                  <a:pt x="1325683" y="503760"/>
                                </a:lnTo>
                                <a:lnTo>
                                  <a:pt x="1290866" y="508289"/>
                                </a:lnTo>
                                <a:lnTo>
                                  <a:pt x="1255955" y="513101"/>
                                </a:lnTo>
                                <a:lnTo>
                                  <a:pt x="1221044" y="518290"/>
                                </a:lnTo>
                                <a:lnTo>
                                  <a:pt x="1186133" y="523763"/>
                                </a:lnTo>
                                <a:lnTo>
                                  <a:pt x="1151316" y="529518"/>
                                </a:lnTo>
                                <a:lnTo>
                                  <a:pt x="1116404" y="535557"/>
                                </a:lnTo>
                                <a:lnTo>
                                  <a:pt x="1081493" y="541879"/>
                                </a:lnTo>
                                <a:lnTo>
                                  <a:pt x="1046582" y="548484"/>
                                </a:lnTo>
                                <a:lnTo>
                                  <a:pt x="1011765" y="555277"/>
                                </a:lnTo>
                                <a:lnTo>
                                  <a:pt x="976854" y="562354"/>
                                </a:lnTo>
                                <a:lnTo>
                                  <a:pt x="941943" y="569714"/>
                                </a:lnTo>
                                <a:lnTo>
                                  <a:pt x="907031" y="577168"/>
                                </a:lnTo>
                                <a:lnTo>
                                  <a:pt x="872215" y="584905"/>
                                </a:lnTo>
                                <a:lnTo>
                                  <a:pt x="837303" y="592736"/>
                                </a:lnTo>
                                <a:lnTo>
                                  <a:pt x="802392" y="600756"/>
                                </a:lnTo>
                                <a:lnTo>
                                  <a:pt x="767481" y="608965"/>
                                </a:lnTo>
                                <a:lnTo>
                                  <a:pt x="732664" y="617269"/>
                                </a:lnTo>
                                <a:lnTo>
                                  <a:pt x="697753" y="625666"/>
                                </a:lnTo>
                                <a:lnTo>
                                  <a:pt x="662842" y="634158"/>
                                </a:lnTo>
                                <a:lnTo>
                                  <a:pt x="627930" y="642838"/>
                                </a:lnTo>
                                <a:lnTo>
                                  <a:pt x="593113" y="651519"/>
                                </a:lnTo>
                                <a:lnTo>
                                  <a:pt x="558202" y="660294"/>
                                </a:lnTo>
                                <a:lnTo>
                                  <a:pt x="523291" y="669163"/>
                                </a:lnTo>
                                <a:lnTo>
                                  <a:pt x="488380" y="678127"/>
                                </a:lnTo>
                                <a:lnTo>
                                  <a:pt x="453563" y="687091"/>
                                </a:lnTo>
                                <a:lnTo>
                                  <a:pt x="418652" y="696149"/>
                                </a:lnTo>
                                <a:lnTo>
                                  <a:pt x="383741" y="705207"/>
                                </a:lnTo>
                                <a:lnTo>
                                  <a:pt x="348829" y="714360"/>
                                </a:lnTo>
                                <a:lnTo>
                                  <a:pt x="314012" y="723606"/>
                                </a:lnTo>
                                <a:lnTo>
                                  <a:pt x="279101" y="732853"/>
                                </a:lnTo>
                                <a:lnTo>
                                  <a:pt x="244190" y="742100"/>
                                </a:lnTo>
                                <a:lnTo>
                                  <a:pt x="209279" y="751346"/>
                                </a:lnTo>
                                <a:lnTo>
                                  <a:pt x="174462" y="760687"/>
                                </a:lnTo>
                                <a:lnTo>
                                  <a:pt x="139551" y="770123"/>
                                </a:lnTo>
                                <a:lnTo>
                                  <a:pt x="104639" y="779464"/>
                                </a:lnTo>
                                <a:lnTo>
                                  <a:pt x="69728" y="788900"/>
                                </a:lnTo>
                                <a:lnTo>
                                  <a:pt x="34911" y="798335"/>
                                </a:lnTo>
                                <a:lnTo>
                                  <a:pt x="0" y="807770"/>
                                </a:lnTo>
                                <a:lnTo>
                                  <a:pt x="0" y="438089"/>
                                </a:lnTo>
                                <a:lnTo>
                                  <a:pt x="34911" y="437334"/>
                                </a:lnTo>
                                <a:lnTo>
                                  <a:pt x="69728" y="436579"/>
                                </a:lnTo>
                                <a:lnTo>
                                  <a:pt x="104639" y="435730"/>
                                </a:lnTo>
                                <a:lnTo>
                                  <a:pt x="139551" y="434881"/>
                                </a:lnTo>
                                <a:lnTo>
                                  <a:pt x="174462" y="434032"/>
                                </a:lnTo>
                                <a:lnTo>
                                  <a:pt x="209279" y="433182"/>
                                </a:lnTo>
                                <a:lnTo>
                                  <a:pt x="244190" y="432239"/>
                                </a:lnTo>
                                <a:lnTo>
                                  <a:pt x="279101" y="431295"/>
                                </a:lnTo>
                                <a:lnTo>
                                  <a:pt x="314012" y="430257"/>
                                </a:lnTo>
                                <a:lnTo>
                                  <a:pt x="348829" y="429220"/>
                                </a:lnTo>
                                <a:lnTo>
                                  <a:pt x="383741" y="428182"/>
                                </a:lnTo>
                                <a:lnTo>
                                  <a:pt x="418652" y="427050"/>
                                </a:lnTo>
                                <a:lnTo>
                                  <a:pt x="453563" y="425917"/>
                                </a:lnTo>
                                <a:lnTo>
                                  <a:pt x="488380" y="424690"/>
                                </a:lnTo>
                                <a:lnTo>
                                  <a:pt x="523291" y="423370"/>
                                </a:lnTo>
                                <a:lnTo>
                                  <a:pt x="558202" y="422049"/>
                                </a:lnTo>
                                <a:lnTo>
                                  <a:pt x="593113" y="420633"/>
                                </a:lnTo>
                                <a:lnTo>
                                  <a:pt x="627930" y="419124"/>
                                </a:lnTo>
                                <a:lnTo>
                                  <a:pt x="662842" y="417519"/>
                                </a:lnTo>
                                <a:lnTo>
                                  <a:pt x="697753" y="415821"/>
                                </a:lnTo>
                                <a:lnTo>
                                  <a:pt x="732664" y="414028"/>
                                </a:lnTo>
                                <a:lnTo>
                                  <a:pt x="767481" y="412047"/>
                                </a:lnTo>
                                <a:lnTo>
                                  <a:pt x="802392" y="409971"/>
                                </a:lnTo>
                                <a:lnTo>
                                  <a:pt x="837303" y="407801"/>
                                </a:lnTo>
                                <a:lnTo>
                                  <a:pt x="872215" y="405442"/>
                                </a:lnTo>
                                <a:lnTo>
                                  <a:pt x="907031" y="402894"/>
                                </a:lnTo>
                                <a:lnTo>
                                  <a:pt x="941943" y="400253"/>
                                </a:lnTo>
                                <a:lnTo>
                                  <a:pt x="976854" y="397328"/>
                                </a:lnTo>
                                <a:lnTo>
                                  <a:pt x="1011765" y="394120"/>
                                </a:lnTo>
                                <a:lnTo>
                                  <a:pt x="1046582" y="390817"/>
                                </a:lnTo>
                                <a:lnTo>
                                  <a:pt x="1081493" y="387137"/>
                                </a:lnTo>
                                <a:lnTo>
                                  <a:pt x="1116404" y="383269"/>
                                </a:lnTo>
                                <a:lnTo>
                                  <a:pt x="1151316" y="379117"/>
                                </a:lnTo>
                                <a:lnTo>
                                  <a:pt x="1186133" y="374588"/>
                                </a:lnTo>
                                <a:lnTo>
                                  <a:pt x="1221044" y="369870"/>
                                </a:lnTo>
                                <a:lnTo>
                                  <a:pt x="1255955" y="364775"/>
                                </a:lnTo>
                                <a:lnTo>
                                  <a:pt x="1290866" y="359397"/>
                                </a:lnTo>
                                <a:lnTo>
                                  <a:pt x="1325683" y="353736"/>
                                </a:lnTo>
                                <a:lnTo>
                                  <a:pt x="1360594" y="347697"/>
                                </a:lnTo>
                                <a:lnTo>
                                  <a:pt x="1395506" y="341470"/>
                                </a:lnTo>
                                <a:lnTo>
                                  <a:pt x="1430417" y="334959"/>
                                </a:lnTo>
                                <a:lnTo>
                                  <a:pt x="1465328" y="328166"/>
                                </a:lnTo>
                                <a:lnTo>
                                  <a:pt x="1500145" y="321089"/>
                                </a:lnTo>
                                <a:lnTo>
                                  <a:pt x="1535056" y="313824"/>
                                </a:lnTo>
                                <a:lnTo>
                                  <a:pt x="1569967" y="306370"/>
                                </a:lnTo>
                                <a:lnTo>
                                  <a:pt x="1604878" y="298727"/>
                                </a:lnTo>
                                <a:lnTo>
                                  <a:pt x="1639695" y="290895"/>
                                </a:lnTo>
                                <a:lnTo>
                                  <a:pt x="1674607" y="282875"/>
                                </a:lnTo>
                                <a:lnTo>
                                  <a:pt x="1709518" y="274761"/>
                                </a:lnTo>
                                <a:lnTo>
                                  <a:pt x="1744429" y="266552"/>
                                </a:lnTo>
                                <a:lnTo>
                                  <a:pt x="1779246" y="258155"/>
                                </a:lnTo>
                                <a:lnTo>
                                  <a:pt x="1814157" y="249568"/>
                                </a:lnTo>
                                <a:lnTo>
                                  <a:pt x="1849068" y="240982"/>
                                </a:lnTo>
                                <a:lnTo>
                                  <a:pt x="1883980" y="232301"/>
                                </a:lnTo>
                                <a:lnTo>
                                  <a:pt x="1918797" y="223526"/>
                                </a:lnTo>
                                <a:lnTo>
                                  <a:pt x="1953708" y="214657"/>
                                </a:lnTo>
                                <a:lnTo>
                                  <a:pt x="1988619" y="205787"/>
                                </a:lnTo>
                                <a:lnTo>
                                  <a:pt x="2023530" y="196824"/>
                                </a:lnTo>
                                <a:lnTo>
                                  <a:pt x="2058347" y="187766"/>
                                </a:lnTo>
                                <a:lnTo>
                                  <a:pt x="2093258" y="178708"/>
                                </a:lnTo>
                                <a:lnTo>
                                  <a:pt x="2128170" y="169556"/>
                                </a:lnTo>
                                <a:lnTo>
                                  <a:pt x="2163081" y="160309"/>
                                </a:lnTo>
                                <a:lnTo>
                                  <a:pt x="2197897" y="151156"/>
                                </a:lnTo>
                                <a:lnTo>
                                  <a:pt x="2232809" y="141815"/>
                                </a:lnTo>
                                <a:lnTo>
                                  <a:pt x="2267720" y="132569"/>
                                </a:lnTo>
                                <a:lnTo>
                                  <a:pt x="2302631" y="123227"/>
                                </a:lnTo>
                                <a:lnTo>
                                  <a:pt x="2337448" y="113886"/>
                                </a:lnTo>
                                <a:lnTo>
                                  <a:pt x="2372360" y="104545"/>
                                </a:lnTo>
                                <a:lnTo>
                                  <a:pt x="2407271" y="95110"/>
                                </a:lnTo>
                                <a:lnTo>
                                  <a:pt x="2442182" y="85674"/>
                                </a:lnTo>
                                <a:lnTo>
                                  <a:pt x="2476999" y="76239"/>
                                </a:lnTo>
                                <a:lnTo>
                                  <a:pt x="2511910" y="66709"/>
                                </a:lnTo>
                                <a:lnTo>
                                  <a:pt x="2546821" y="57273"/>
                                </a:lnTo>
                                <a:lnTo>
                                  <a:pt x="2581732" y="47744"/>
                                </a:lnTo>
                                <a:lnTo>
                                  <a:pt x="2616549" y="38214"/>
                                </a:lnTo>
                                <a:lnTo>
                                  <a:pt x="2651460" y="28684"/>
                                </a:lnTo>
                                <a:lnTo>
                                  <a:pt x="2686372" y="19154"/>
                                </a:lnTo>
                                <a:lnTo>
                                  <a:pt x="2721283" y="9624"/>
                                </a:lnTo>
                                <a:lnTo>
                                  <a:pt x="2756100" y="0"/>
                                </a:lnTo>
                                <a:close/>
                              </a:path>
                            </a:pathLst>
                          </a:custGeom>
                          <a:ln w="0" cap="rnd">
                            <a:round/>
                          </a:ln>
                        </wps:spPr>
                        <wps:style>
                          <a:lnRef idx="0">
                            <a:srgbClr val="000000">
                              <a:alpha val="0"/>
                            </a:srgbClr>
                          </a:lnRef>
                          <a:fillRef idx="1">
                            <a:srgbClr val="999999">
                              <a:alpha val="40000"/>
                            </a:srgbClr>
                          </a:fillRef>
                          <a:effectRef idx="0">
                            <a:scrgbClr r="0" g="0" b="0"/>
                          </a:effectRef>
                          <a:fontRef idx="none"/>
                        </wps:style>
                        <wps:bodyPr/>
                      </wps:wsp>
                      <wps:wsp>
                        <wps:cNvPr id="15111" name="Shape 15111"/>
                        <wps:cNvSpPr/>
                        <wps:spPr>
                          <a:xfrm>
                            <a:off x="354755" y="878064"/>
                            <a:ext cx="2756100" cy="403744"/>
                          </a:xfrm>
                          <a:custGeom>
                            <a:avLst/>
                            <a:gdLst/>
                            <a:ahLst/>
                            <a:cxnLst/>
                            <a:rect l="0" t="0" r="0" b="0"/>
                            <a:pathLst>
                              <a:path w="2756100" h="403744">
                                <a:moveTo>
                                  <a:pt x="0" y="403744"/>
                                </a:moveTo>
                                <a:lnTo>
                                  <a:pt x="34911" y="398649"/>
                                </a:lnTo>
                                <a:lnTo>
                                  <a:pt x="69728" y="393554"/>
                                </a:lnTo>
                                <a:lnTo>
                                  <a:pt x="104639" y="388458"/>
                                </a:lnTo>
                                <a:lnTo>
                                  <a:pt x="139551" y="383269"/>
                                </a:lnTo>
                                <a:lnTo>
                                  <a:pt x="174462" y="378174"/>
                                </a:lnTo>
                                <a:lnTo>
                                  <a:pt x="209279" y="373079"/>
                                </a:lnTo>
                                <a:lnTo>
                                  <a:pt x="244190" y="367983"/>
                                </a:lnTo>
                                <a:lnTo>
                                  <a:pt x="279101" y="362888"/>
                                </a:lnTo>
                                <a:lnTo>
                                  <a:pt x="314012" y="357793"/>
                                </a:lnTo>
                                <a:lnTo>
                                  <a:pt x="348829" y="352604"/>
                                </a:lnTo>
                                <a:lnTo>
                                  <a:pt x="383741" y="347508"/>
                                </a:lnTo>
                                <a:lnTo>
                                  <a:pt x="418652" y="342413"/>
                                </a:lnTo>
                                <a:lnTo>
                                  <a:pt x="453563" y="337318"/>
                                </a:lnTo>
                                <a:lnTo>
                                  <a:pt x="488380" y="332223"/>
                                </a:lnTo>
                                <a:lnTo>
                                  <a:pt x="523291" y="327128"/>
                                </a:lnTo>
                                <a:lnTo>
                                  <a:pt x="558202" y="321939"/>
                                </a:lnTo>
                                <a:lnTo>
                                  <a:pt x="593113" y="316843"/>
                                </a:lnTo>
                                <a:lnTo>
                                  <a:pt x="627930" y="311748"/>
                                </a:lnTo>
                                <a:lnTo>
                                  <a:pt x="662842" y="306653"/>
                                </a:lnTo>
                                <a:lnTo>
                                  <a:pt x="697753" y="301558"/>
                                </a:lnTo>
                                <a:lnTo>
                                  <a:pt x="732664" y="296463"/>
                                </a:lnTo>
                                <a:lnTo>
                                  <a:pt x="767481" y="291273"/>
                                </a:lnTo>
                                <a:lnTo>
                                  <a:pt x="802392" y="286178"/>
                                </a:lnTo>
                                <a:lnTo>
                                  <a:pt x="837303" y="281083"/>
                                </a:lnTo>
                                <a:lnTo>
                                  <a:pt x="872215" y="275987"/>
                                </a:lnTo>
                                <a:lnTo>
                                  <a:pt x="907031" y="270892"/>
                                </a:lnTo>
                                <a:lnTo>
                                  <a:pt x="941943" y="265797"/>
                                </a:lnTo>
                                <a:lnTo>
                                  <a:pt x="976854" y="260608"/>
                                </a:lnTo>
                                <a:lnTo>
                                  <a:pt x="1011765" y="255513"/>
                                </a:lnTo>
                                <a:lnTo>
                                  <a:pt x="1046582" y="250417"/>
                                </a:lnTo>
                                <a:lnTo>
                                  <a:pt x="1081493" y="245322"/>
                                </a:lnTo>
                                <a:lnTo>
                                  <a:pt x="1116404" y="240227"/>
                                </a:lnTo>
                                <a:lnTo>
                                  <a:pt x="1151316" y="235132"/>
                                </a:lnTo>
                                <a:lnTo>
                                  <a:pt x="1186133" y="229943"/>
                                </a:lnTo>
                                <a:lnTo>
                                  <a:pt x="1221044" y="224848"/>
                                </a:lnTo>
                                <a:lnTo>
                                  <a:pt x="1255955" y="219752"/>
                                </a:lnTo>
                                <a:lnTo>
                                  <a:pt x="1290866" y="214657"/>
                                </a:lnTo>
                                <a:lnTo>
                                  <a:pt x="1325683" y="209562"/>
                                </a:lnTo>
                                <a:lnTo>
                                  <a:pt x="1360594" y="204467"/>
                                </a:lnTo>
                                <a:lnTo>
                                  <a:pt x="1395506" y="199277"/>
                                </a:lnTo>
                                <a:lnTo>
                                  <a:pt x="1430417" y="194182"/>
                                </a:lnTo>
                                <a:lnTo>
                                  <a:pt x="1465328" y="189087"/>
                                </a:lnTo>
                                <a:lnTo>
                                  <a:pt x="1500145" y="183992"/>
                                </a:lnTo>
                                <a:lnTo>
                                  <a:pt x="1535056" y="178897"/>
                                </a:lnTo>
                                <a:lnTo>
                                  <a:pt x="1569967" y="173801"/>
                                </a:lnTo>
                                <a:lnTo>
                                  <a:pt x="1604878" y="168612"/>
                                </a:lnTo>
                                <a:lnTo>
                                  <a:pt x="1639695" y="163517"/>
                                </a:lnTo>
                                <a:lnTo>
                                  <a:pt x="1674607" y="158422"/>
                                </a:lnTo>
                                <a:lnTo>
                                  <a:pt x="1709518" y="153326"/>
                                </a:lnTo>
                                <a:lnTo>
                                  <a:pt x="1744429" y="148231"/>
                                </a:lnTo>
                                <a:lnTo>
                                  <a:pt x="1779246" y="143136"/>
                                </a:lnTo>
                                <a:lnTo>
                                  <a:pt x="1814157" y="137947"/>
                                </a:lnTo>
                                <a:lnTo>
                                  <a:pt x="1849068" y="132852"/>
                                </a:lnTo>
                                <a:lnTo>
                                  <a:pt x="1883980" y="127757"/>
                                </a:lnTo>
                                <a:lnTo>
                                  <a:pt x="1918797" y="122661"/>
                                </a:lnTo>
                                <a:lnTo>
                                  <a:pt x="1953708" y="117566"/>
                                </a:lnTo>
                                <a:lnTo>
                                  <a:pt x="1988619" y="112471"/>
                                </a:lnTo>
                                <a:lnTo>
                                  <a:pt x="2023530" y="107281"/>
                                </a:lnTo>
                                <a:lnTo>
                                  <a:pt x="2058347" y="102186"/>
                                </a:lnTo>
                                <a:lnTo>
                                  <a:pt x="2093258" y="97091"/>
                                </a:lnTo>
                                <a:lnTo>
                                  <a:pt x="2128170" y="91996"/>
                                </a:lnTo>
                                <a:lnTo>
                                  <a:pt x="2163081" y="86901"/>
                                </a:lnTo>
                                <a:lnTo>
                                  <a:pt x="2197897" y="81806"/>
                                </a:lnTo>
                                <a:lnTo>
                                  <a:pt x="2232809" y="76710"/>
                                </a:lnTo>
                                <a:lnTo>
                                  <a:pt x="2267720" y="71521"/>
                                </a:lnTo>
                                <a:lnTo>
                                  <a:pt x="2302631" y="66426"/>
                                </a:lnTo>
                                <a:lnTo>
                                  <a:pt x="2337448" y="61331"/>
                                </a:lnTo>
                                <a:lnTo>
                                  <a:pt x="2372360" y="56235"/>
                                </a:lnTo>
                                <a:lnTo>
                                  <a:pt x="2407271" y="51140"/>
                                </a:lnTo>
                                <a:lnTo>
                                  <a:pt x="2442182" y="46045"/>
                                </a:lnTo>
                                <a:lnTo>
                                  <a:pt x="2476999" y="40856"/>
                                </a:lnTo>
                                <a:lnTo>
                                  <a:pt x="2511910" y="35761"/>
                                </a:lnTo>
                                <a:lnTo>
                                  <a:pt x="2546821" y="30666"/>
                                </a:lnTo>
                                <a:lnTo>
                                  <a:pt x="2581732" y="25571"/>
                                </a:lnTo>
                                <a:lnTo>
                                  <a:pt x="2616549" y="20475"/>
                                </a:lnTo>
                                <a:lnTo>
                                  <a:pt x="2651460" y="15380"/>
                                </a:lnTo>
                                <a:lnTo>
                                  <a:pt x="2686372" y="10190"/>
                                </a:lnTo>
                                <a:lnTo>
                                  <a:pt x="2721283" y="5095"/>
                                </a:lnTo>
                                <a:lnTo>
                                  <a:pt x="2756100" y="0"/>
                                </a:lnTo>
                              </a:path>
                            </a:pathLst>
                          </a:custGeom>
                          <a:ln w="20098" cap="flat">
                            <a:round/>
                          </a:ln>
                        </wps:spPr>
                        <wps:style>
                          <a:lnRef idx="1">
                            <a:srgbClr val="000000"/>
                          </a:lnRef>
                          <a:fillRef idx="0">
                            <a:srgbClr val="000000">
                              <a:alpha val="0"/>
                            </a:srgbClr>
                          </a:fillRef>
                          <a:effectRef idx="0">
                            <a:scrgbClr r="0" g="0" b="0"/>
                          </a:effectRef>
                          <a:fontRef idx="none"/>
                        </wps:style>
                        <wps:bodyPr/>
                      </wps:wsp>
                      <wps:wsp>
                        <wps:cNvPr id="15112" name="Rectangle 15112"/>
                        <wps:cNvSpPr/>
                        <wps:spPr>
                          <a:xfrm>
                            <a:off x="354755" y="64888"/>
                            <a:ext cx="75785" cy="149222"/>
                          </a:xfrm>
                          <a:prstGeom prst="rect">
                            <a:avLst/>
                          </a:prstGeom>
                          <a:ln>
                            <a:noFill/>
                          </a:ln>
                        </wps:spPr>
                        <wps:txbx>
                          <w:txbxContent>
                            <w:p w14:paraId="265F2B3A" w14:textId="77777777" w:rsidR="007015D6" w:rsidRDefault="00350D12">
                              <w:pPr>
                                <w:spacing w:after="160" w:line="259" w:lineRule="auto"/>
                                <w:ind w:left="0" w:firstLine="0"/>
                                <w:jc w:val="left"/>
                              </w:pPr>
                              <w:r>
                                <w:rPr>
                                  <w:rFonts w:ascii="Segoe UI Symbol" w:eastAsia="Segoe UI Symbol" w:hAnsi="Segoe UI Symbol" w:cs="Segoe UI Symbol"/>
                                  <w:sz w:val="16"/>
                                </w:rPr>
                                <w:t>ρ</w:t>
                              </w:r>
                            </w:p>
                          </w:txbxContent>
                        </wps:txbx>
                        <wps:bodyPr horzOverflow="overflow" vert="horz" lIns="0" tIns="0" rIns="0" bIns="0" rtlCol="0">
                          <a:noAutofit/>
                        </wps:bodyPr>
                      </wps:wsp>
                      <wps:wsp>
                        <wps:cNvPr id="15113" name="Rectangle 15113"/>
                        <wps:cNvSpPr/>
                        <wps:spPr>
                          <a:xfrm>
                            <a:off x="411745" y="64888"/>
                            <a:ext cx="34510" cy="149222"/>
                          </a:xfrm>
                          <a:prstGeom prst="rect">
                            <a:avLst/>
                          </a:prstGeom>
                          <a:ln>
                            <a:noFill/>
                          </a:ln>
                        </wps:spPr>
                        <wps:txbx>
                          <w:txbxContent>
                            <w:p w14:paraId="1AF41878"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4" name="Rectangle 15114"/>
                        <wps:cNvSpPr/>
                        <wps:spPr>
                          <a:xfrm>
                            <a:off x="437692" y="76823"/>
                            <a:ext cx="80616" cy="127689"/>
                          </a:xfrm>
                          <a:prstGeom prst="rect">
                            <a:avLst/>
                          </a:prstGeom>
                          <a:ln>
                            <a:noFill/>
                          </a:ln>
                        </wps:spPr>
                        <wps:txbx>
                          <w:txbxContent>
                            <w:p w14:paraId="4BCD00DB"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5" name="Rectangle 15115"/>
                        <wps:cNvSpPr/>
                        <wps:spPr>
                          <a:xfrm>
                            <a:off x="498268" y="64888"/>
                            <a:ext cx="34510" cy="149222"/>
                          </a:xfrm>
                          <a:prstGeom prst="rect">
                            <a:avLst/>
                          </a:prstGeom>
                          <a:ln>
                            <a:noFill/>
                          </a:ln>
                        </wps:spPr>
                        <wps:txbx>
                          <w:txbxContent>
                            <w:p w14:paraId="1F691576"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6" name="Rectangle 15116"/>
                        <wps:cNvSpPr/>
                        <wps:spPr>
                          <a:xfrm>
                            <a:off x="524215" y="76823"/>
                            <a:ext cx="268628" cy="127689"/>
                          </a:xfrm>
                          <a:prstGeom prst="rect">
                            <a:avLst/>
                          </a:prstGeom>
                          <a:ln>
                            <a:noFill/>
                          </a:ln>
                        </wps:spPr>
                        <wps:txbx>
                          <w:txbxContent>
                            <w:p w14:paraId="633E9B48" w14:textId="77777777" w:rsidR="007015D6" w:rsidRDefault="00350D12">
                              <w:pPr>
                                <w:spacing w:after="160" w:line="259" w:lineRule="auto"/>
                                <w:ind w:left="0" w:firstLine="0"/>
                                <w:jc w:val="left"/>
                              </w:pPr>
                              <w:r>
                                <w:rPr>
                                  <w:rFonts w:ascii="Arial" w:eastAsia="Arial" w:hAnsi="Arial" w:cs="Arial"/>
                                  <w:sz w:val="16"/>
                                </w:rPr>
                                <w:t>0.22</w:t>
                              </w:r>
                            </w:p>
                          </w:txbxContent>
                        </wps:txbx>
                        <wps:bodyPr horzOverflow="overflow" vert="horz" lIns="0" tIns="0" rIns="0" bIns="0" rtlCol="0">
                          <a:noAutofit/>
                        </wps:bodyPr>
                      </wps:wsp>
                      <wps:wsp>
                        <wps:cNvPr id="15117" name="Rectangle 15117"/>
                        <wps:cNvSpPr/>
                        <wps:spPr>
                          <a:xfrm>
                            <a:off x="726229" y="76823"/>
                            <a:ext cx="38375" cy="127689"/>
                          </a:xfrm>
                          <a:prstGeom prst="rect">
                            <a:avLst/>
                          </a:prstGeom>
                          <a:ln>
                            <a:noFill/>
                          </a:ln>
                        </wps:spPr>
                        <wps:txbx>
                          <w:txbxContent>
                            <w:p w14:paraId="420A2A59"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18" name="Rectangle 15118"/>
                        <wps:cNvSpPr/>
                        <wps:spPr>
                          <a:xfrm>
                            <a:off x="755101" y="64888"/>
                            <a:ext cx="34510" cy="149222"/>
                          </a:xfrm>
                          <a:prstGeom prst="rect">
                            <a:avLst/>
                          </a:prstGeom>
                          <a:ln>
                            <a:noFill/>
                          </a:ln>
                        </wps:spPr>
                        <wps:txbx>
                          <w:txbxContent>
                            <w:p w14:paraId="0688E11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19" name="Rectangle 15119"/>
                        <wps:cNvSpPr/>
                        <wps:spPr>
                          <a:xfrm>
                            <a:off x="781049" y="76823"/>
                            <a:ext cx="76751" cy="127689"/>
                          </a:xfrm>
                          <a:prstGeom prst="rect">
                            <a:avLst/>
                          </a:prstGeom>
                          <a:ln>
                            <a:noFill/>
                          </a:ln>
                        </wps:spPr>
                        <wps:txbx>
                          <w:txbxContent>
                            <w:p w14:paraId="01C84160" w14:textId="77777777" w:rsidR="007015D6" w:rsidRDefault="00350D12">
                              <w:pPr>
                                <w:spacing w:after="160" w:line="259" w:lineRule="auto"/>
                                <w:ind w:left="0" w:firstLine="0"/>
                                <w:jc w:val="left"/>
                              </w:pPr>
                              <w:r>
                                <w:rPr>
                                  <w:rFonts w:ascii="Arial" w:eastAsia="Arial" w:hAnsi="Arial" w:cs="Arial"/>
                                  <w:i/>
                                  <w:sz w:val="16"/>
                                </w:rPr>
                                <w:t>p</w:t>
                              </w:r>
                            </w:p>
                          </w:txbxContent>
                        </wps:txbx>
                        <wps:bodyPr horzOverflow="overflow" vert="horz" lIns="0" tIns="0" rIns="0" bIns="0" rtlCol="0">
                          <a:noAutofit/>
                        </wps:bodyPr>
                      </wps:wsp>
                      <wps:wsp>
                        <wps:cNvPr id="15120" name="Rectangle 15120"/>
                        <wps:cNvSpPr/>
                        <wps:spPr>
                          <a:xfrm>
                            <a:off x="838700" y="64888"/>
                            <a:ext cx="34510" cy="149222"/>
                          </a:xfrm>
                          <a:prstGeom prst="rect">
                            <a:avLst/>
                          </a:prstGeom>
                          <a:ln>
                            <a:noFill/>
                          </a:ln>
                        </wps:spPr>
                        <wps:txbx>
                          <w:txbxContent>
                            <w:p w14:paraId="3775C979"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1" name="Rectangle 15121"/>
                        <wps:cNvSpPr/>
                        <wps:spPr>
                          <a:xfrm>
                            <a:off x="864647" y="76823"/>
                            <a:ext cx="80616" cy="127689"/>
                          </a:xfrm>
                          <a:prstGeom prst="rect">
                            <a:avLst/>
                          </a:prstGeom>
                          <a:ln>
                            <a:noFill/>
                          </a:ln>
                        </wps:spPr>
                        <wps:txbx>
                          <w:txbxContent>
                            <w:p w14:paraId="04DF372F" w14:textId="77777777" w:rsidR="007015D6" w:rsidRDefault="00350D12">
                              <w:pPr>
                                <w:spacing w:after="160" w:line="259" w:lineRule="auto"/>
                                <w:ind w:left="0" w:firstLine="0"/>
                                <w:jc w:val="left"/>
                              </w:pPr>
                              <w:r>
                                <w:rPr>
                                  <w:rFonts w:ascii="Arial" w:eastAsia="Arial" w:hAnsi="Arial" w:cs="Arial"/>
                                  <w:sz w:val="16"/>
                                </w:rPr>
                                <w:t>=</w:t>
                              </w:r>
                            </w:p>
                          </w:txbxContent>
                        </wps:txbx>
                        <wps:bodyPr horzOverflow="overflow" vert="horz" lIns="0" tIns="0" rIns="0" bIns="0" rtlCol="0">
                          <a:noAutofit/>
                        </wps:bodyPr>
                      </wps:wsp>
                      <wps:wsp>
                        <wps:cNvPr id="15122" name="Rectangle 15122"/>
                        <wps:cNvSpPr/>
                        <wps:spPr>
                          <a:xfrm>
                            <a:off x="925317" y="64888"/>
                            <a:ext cx="34510" cy="149222"/>
                          </a:xfrm>
                          <a:prstGeom prst="rect">
                            <a:avLst/>
                          </a:prstGeom>
                          <a:ln>
                            <a:noFill/>
                          </a:ln>
                        </wps:spPr>
                        <wps:txbx>
                          <w:txbxContent>
                            <w:p w14:paraId="07F4A12C" w14:textId="77777777" w:rsidR="007015D6" w:rsidRDefault="00350D12">
                              <w:pPr>
                                <w:spacing w:after="160" w:line="259" w:lineRule="auto"/>
                                <w:ind w:left="0" w:firstLine="0"/>
                                <w:jc w:val="left"/>
                              </w:pPr>
                              <w:r>
                                <w:rPr>
                                  <w:rFonts w:ascii="Segoe UI Symbol" w:eastAsia="Segoe UI Symbol" w:hAnsi="Segoe UI Symbol" w:cs="Segoe UI Symbol"/>
                                  <w:sz w:val="16"/>
                                </w:rPr>
                                <w:t xml:space="preserve"> </w:t>
                              </w:r>
                            </w:p>
                          </w:txbxContent>
                        </wps:txbx>
                        <wps:bodyPr horzOverflow="overflow" vert="horz" lIns="0" tIns="0" rIns="0" bIns="0" rtlCol="0">
                          <a:noAutofit/>
                        </wps:bodyPr>
                      </wps:wsp>
                      <wps:wsp>
                        <wps:cNvPr id="15123" name="Rectangle 15123"/>
                        <wps:cNvSpPr/>
                        <wps:spPr>
                          <a:xfrm>
                            <a:off x="951265" y="76823"/>
                            <a:ext cx="345378" cy="127689"/>
                          </a:xfrm>
                          <a:prstGeom prst="rect">
                            <a:avLst/>
                          </a:prstGeom>
                          <a:ln>
                            <a:noFill/>
                          </a:ln>
                        </wps:spPr>
                        <wps:txbx>
                          <w:txbxContent>
                            <w:p w14:paraId="498264E4" w14:textId="77777777" w:rsidR="007015D6" w:rsidRDefault="00350D12">
                              <w:pPr>
                                <w:spacing w:after="160" w:line="259" w:lineRule="auto"/>
                                <w:ind w:left="0" w:firstLine="0"/>
                                <w:jc w:val="left"/>
                              </w:pPr>
                              <w:r>
                                <w:rPr>
                                  <w:rFonts w:ascii="Arial" w:eastAsia="Arial" w:hAnsi="Arial" w:cs="Arial"/>
                                  <w:sz w:val="16"/>
                                </w:rPr>
                                <w:t>0.035</w:t>
                              </w:r>
                            </w:p>
                          </w:txbxContent>
                        </wps:txbx>
                        <wps:bodyPr horzOverflow="overflow" vert="horz" lIns="0" tIns="0" rIns="0" bIns="0" rtlCol="0">
                          <a:noAutofit/>
                        </wps:bodyPr>
                      </wps:wsp>
                      <wps:wsp>
                        <wps:cNvPr id="15124" name="Shape 15124"/>
                        <wps:cNvSpPr/>
                        <wps:spPr>
                          <a:xfrm>
                            <a:off x="216902" y="0"/>
                            <a:ext cx="0" cy="2364622"/>
                          </a:xfrm>
                          <a:custGeom>
                            <a:avLst/>
                            <a:gdLst/>
                            <a:ahLst/>
                            <a:cxnLst/>
                            <a:rect l="0" t="0" r="0" b="0"/>
                            <a:pathLst>
                              <a:path h="2364622">
                                <a:moveTo>
                                  <a:pt x="0" y="2364622"/>
                                </a:moveTo>
                                <a:lnTo>
                                  <a:pt x="0"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25" name="Rectangle 15125"/>
                        <wps:cNvSpPr/>
                        <wps:spPr>
                          <a:xfrm>
                            <a:off x="123208" y="2094089"/>
                            <a:ext cx="62796" cy="104472"/>
                          </a:xfrm>
                          <a:prstGeom prst="rect">
                            <a:avLst/>
                          </a:prstGeom>
                          <a:ln>
                            <a:noFill/>
                          </a:ln>
                        </wps:spPr>
                        <wps:txbx>
                          <w:txbxContent>
                            <w:p w14:paraId="0E51FAEC" w14:textId="77777777" w:rsidR="007015D6" w:rsidRDefault="00350D12">
                              <w:pPr>
                                <w:spacing w:after="160" w:line="259" w:lineRule="auto"/>
                                <w:ind w:left="0" w:firstLine="0"/>
                                <w:jc w:val="left"/>
                              </w:pPr>
                              <w:r>
                                <w:rPr>
                                  <w:rFonts w:ascii="Arial" w:eastAsia="Arial" w:hAnsi="Arial" w:cs="Arial"/>
                                  <w:color w:val="4D4D4D"/>
                                  <w:sz w:val="13"/>
                                </w:rPr>
                                <w:t>6</w:t>
                              </w:r>
                            </w:p>
                          </w:txbxContent>
                        </wps:txbx>
                        <wps:bodyPr horzOverflow="overflow" vert="horz" lIns="0" tIns="0" rIns="0" bIns="0" rtlCol="0">
                          <a:noAutofit/>
                        </wps:bodyPr>
                      </wps:wsp>
                      <wps:wsp>
                        <wps:cNvPr id="15126" name="Rectangle 15126"/>
                        <wps:cNvSpPr/>
                        <wps:spPr>
                          <a:xfrm>
                            <a:off x="123208" y="1290942"/>
                            <a:ext cx="62796" cy="104472"/>
                          </a:xfrm>
                          <a:prstGeom prst="rect">
                            <a:avLst/>
                          </a:prstGeom>
                          <a:ln>
                            <a:noFill/>
                          </a:ln>
                        </wps:spPr>
                        <wps:txbx>
                          <w:txbxContent>
                            <w:p w14:paraId="6BA69641"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27" name="Rectangle 15127"/>
                        <wps:cNvSpPr/>
                        <wps:spPr>
                          <a:xfrm>
                            <a:off x="123208" y="487795"/>
                            <a:ext cx="62796" cy="104471"/>
                          </a:xfrm>
                          <a:prstGeom prst="rect">
                            <a:avLst/>
                          </a:prstGeom>
                          <a:ln>
                            <a:noFill/>
                          </a:ln>
                        </wps:spPr>
                        <wps:txbx>
                          <w:txbxContent>
                            <w:p w14:paraId="3F798D80"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28" name="Shape 15128"/>
                        <wps:cNvSpPr/>
                        <wps:spPr>
                          <a:xfrm>
                            <a:off x="191049" y="2124584"/>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29" name="Shape 15129"/>
                        <wps:cNvSpPr/>
                        <wps:spPr>
                          <a:xfrm>
                            <a:off x="191049" y="1321437"/>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0" name="Shape 15130"/>
                        <wps:cNvSpPr/>
                        <wps:spPr>
                          <a:xfrm>
                            <a:off x="191049" y="518196"/>
                            <a:ext cx="25853" cy="0"/>
                          </a:xfrm>
                          <a:custGeom>
                            <a:avLst/>
                            <a:gdLst/>
                            <a:ahLst/>
                            <a:cxnLst/>
                            <a:rect l="0" t="0" r="0" b="0"/>
                            <a:pathLst>
                              <a:path w="25853">
                                <a:moveTo>
                                  <a:pt x="0" y="0"/>
                                </a:moveTo>
                                <a:lnTo>
                                  <a:pt x="25853"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1" name="Shape 15131"/>
                        <wps:cNvSpPr/>
                        <wps:spPr>
                          <a:xfrm>
                            <a:off x="216902" y="2364622"/>
                            <a:ext cx="3031804" cy="0"/>
                          </a:xfrm>
                          <a:custGeom>
                            <a:avLst/>
                            <a:gdLst/>
                            <a:ahLst/>
                            <a:cxnLst/>
                            <a:rect l="0" t="0" r="0" b="0"/>
                            <a:pathLst>
                              <a:path w="3031804">
                                <a:moveTo>
                                  <a:pt x="0" y="0"/>
                                </a:moveTo>
                                <a:lnTo>
                                  <a:pt x="3031804" y="0"/>
                                </a:lnTo>
                              </a:path>
                            </a:pathLst>
                          </a:custGeom>
                          <a:ln w="10096" cap="flat">
                            <a:round/>
                          </a:ln>
                        </wps:spPr>
                        <wps:style>
                          <a:lnRef idx="1">
                            <a:srgbClr val="000000"/>
                          </a:lnRef>
                          <a:fillRef idx="0">
                            <a:srgbClr val="000000">
                              <a:alpha val="0"/>
                            </a:srgbClr>
                          </a:fillRef>
                          <a:effectRef idx="0">
                            <a:scrgbClr r="0" g="0" b="0"/>
                          </a:effectRef>
                          <a:fontRef idx="none"/>
                        </wps:style>
                        <wps:bodyPr/>
                      </wps:wsp>
                      <wps:wsp>
                        <wps:cNvPr id="15132" name="Shape 15132"/>
                        <wps:cNvSpPr/>
                        <wps:spPr>
                          <a:xfrm>
                            <a:off x="30918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3" name="Shape 15133"/>
                        <wps:cNvSpPr/>
                        <wps:spPr>
                          <a:xfrm>
                            <a:off x="839738"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4" name="Shape 15134"/>
                        <wps:cNvSpPr/>
                        <wps:spPr>
                          <a:xfrm>
                            <a:off x="137020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5" name="Shape 15135"/>
                        <wps:cNvSpPr/>
                        <wps:spPr>
                          <a:xfrm>
                            <a:off x="1900661"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6" name="Shape 15136"/>
                        <wps:cNvSpPr/>
                        <wps:spPr>
                          <a:xfrm>
                            <a:off x="2431217"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7" name="Shape 15137"/>
                        <wps:cNvSpPr/>
                        <wps:spPr>
                          <a:xfrm>
                            <a:off x="2961680" y="2364622"/>
                            <a:ext cx="0" cy="25853"/>
                          </a:xfrm>
                          <a:custGeom>
                            <a:avLst/>
                            <a:gdLst/>
                            <a:ahLst/>
                            <a:cxnLst/>
                            <a:rect l="0" t="0" r="0" b="0"/>
                            <a:pathLst>
                              <a:path h="25853">
                                <a:moveTo>
                                  <a:pt x="0" y="25853"/>
                                </a:moveTo>
                                <a:lnTo>
                                  <a:pt x="0" y="0"/>
                                </a:lnTo>
                              </a:path>
                            </a:pathLst>
                          </a:custGeom>
                          <a:ln w="10096" cap="flat">
                            <a:round/>
                          </a:ln>
                        </wps:spPr>
                        <wps:style>
                          <a:lnRef idx="1">
                            <a:srgbClr val="333333"/>
                          </a:lnRef>
                          <a:fillRef idx="0">
                            <a:srgbClr val="000000">
                              <a:alpha val="0"/>
                            </a:srgbClr>
                          </a:fillRef>
                          <a:effectRef idx="0">
                            <a:scrgbClr r="0" g="0" b="0"/>
                          </a:effectRef>
                          <a:fontRef idx="none"/>
                        </wps:style>
                        <wps:bodyPr/>
                      </wps:wsp>
                      <wps:wsp>
                        <wps:cNvPr id="15138" name="Rectangle 15138"/>
                        <wps:cNvSpPr/>
                        <wps:spPr>
                          <a:xfrm>
                            <a:off x="285593" y="2411120"/>
                            <a:ext cx="62796" cy="104472"/>
                          </a:xfrm>
                          <a:prstGeom prst="rect">
                            <a:avLst/>
                          </a:prstGeom>
                          <a:ln>
                            <a:noFill/>
                          </a:ln>
                        </wps:spPr>
                        <wps:txbx>
                          <w:txbxContent>
                            <w:p w14:paraId="7CBD808D" w14:textId="77777777" w:rsidR="007015D6" w:rsidRDefault="00350D12">
                              <w:pPr>
                                <w:spacing w:after="160" w:line="259" w:lineRule="auto"/>
                                <w:ind w:left="0" w:firstLine="0"/>
                                <w:jc w:val="left"/>
                              </w:pPr>
                              <w:r>
                                <w:rPr>
                                  <w:rFonts w:ascii="Arial" w:eastAsia="Arial" w:hAnsi="Arial" w:cs="Arial"/>
                                  <w:color w:val="4D4D4D"/>
                                  <w:sz w:val="13"/>
                                </w:rPr>
                                <w:t>7</w:t>
                              </w:r>
                            </w:p>
                          </w:txbxContent>
                        </wps:txbx>
                        <wps:bodyPr horzOverflow="overflow" vert="horz" lIns="0" tIns="0" rIns="0" bIns="0" rtlCol="0">
                          <a:noAutofit/>
                        </wps:bodyPr>
                      </wps:wsp>
                      <wps:wsp>
                        <wps:cNvPr id="15139" name="Rectangle 15139"/>
                        <wps:cNvSpPr/>
                        <wps:spPr>
                          <a:xfrm>
                            <a:off x="816149" y="2411120"/>
                            <a:ext cx="62796" cy="104472"/>
                          </a:xfrm>
                          <a:prstGeom prst="rect">
                            <a:avLst/>
                          </a:prstGeom>
                          <a:ln>
                            <a:noFill/>
                          </a:ln>
                        </wps:spPr>
                        <wps:txbx>
                          <w:txbxContent>
                            <w:p w14:paraId="5EE96D65" w14:textId="77777777" w:rsidR="007015D6" w:rsidRDefault="00350D12">
                              <w:pPr>
                                <w:spacing w:after="160" w:line="259" w:lineRule="auto"/>
                                <w:ind w:left="0" w:firstLine="0"/>
                                <w:jc w:val="left"/>
                              </w:pPr>
                              <w:r>
                                <w:rPr>
                                  <w:rFonts w:ascii="Arial" w:eastAsia="Arial" w:hAnsi="Arial" w:cs="Arial"/>
                                  <w:color w:val="4D4D4D"/>
                                  <w:sz w:val="13"/>
                                </w:rPr>
                                <w:t>8</w:t>
                              </w:r>
                            </w:p>
                          </w:txbxContent>
                        </wps:txbx>
                        <wps:bodyPr horzOverflow="overflow" vert="horz" lIns="0" tIns="0" rIns="0" bIns="0" rtlCol="0">
                          <a:noAutofit/>
                        </wps:bodyPr>
                      </wps:wsp>
                      <wps:wsp>
                        <wps:cNvPr id="15140" name="Rectangle 15140"/>
                        <wps:cNvSpPr/>
                        <wps:spPr>
                          <a:xfrm>
                            <a:off x="1346611" y="2411120"/>
                            <a:ext cx="62796" cy="104472"/>
                          </a:xfrm>
                          <a:prstGeom prst="rect">
                            <a:avLst/>
                          </a:prstGeom>
                          <a:ln>
                            <a:noFill/>
                          </a:ln>
                        </wps:spPr>
                        <wps:txbx>
                          <w:txbxContent>
                            <w:p w14:paraId="4D6A066D" w14:textId="77777777" w:rsidR="007015D6" w:rsidRDefault="00350D12">
                              <w:pPr>
                                <w:spacing w:after="160" w:line="259" w:lineRule="auto"/>
                                <w:ind w:left="0" w:firstLine="0"/>
                                <w:jc w:val="left"/>
                              </w:pPr>
                              <w:r>
                                <w:rPr>
                                  <w:rFonts w:ascii="Arial" w:eastAsia="Arial" w:hAnsi="Arial" w:cs="Arial"/>
                                  <w:color w:val="4D4D4D"/>
                                  <w:sz w:val="13"/>
                                </w:rPr>
                                <w:t>9</w:t>
                              </w:r>
                            </w:p>
                          </w:txbxContent>
                        </wps:txbx>
                        <wps:bodyPr horzOverflow="overflow" vert="horz" lIns="0" tIns="0" rIns="0" bIns="0" rtlCol="0">
                          <a:noAutofit/>
                        </wps:bodyPr>
                      </wps:wsp>
                      <wps:wsp>
                        <wps:cNvPr id="15141" name="Rectangle 15141"/>
                        <wps:cNvSpPr/>
                        <wps:spPr>
                          <a:xfrm>
                            <a:off x="1853484" y="2411120"/>
                            <a:ext cx="125592" cy="104472"/>
                          </a:xfrm>
                          <a:prstGeom prst="rect">
                            <a:avLst/>
                          </a:prstGeom>
                          <a:ln>
                            <a:noFill/>
                          </a:ln>
                        </wps:spPr>
                        <wps:txbx>
                          <w:txbxContent>
                            <w:p w14:paraId="52C2FED5" w14:textId="77777777" w:rsidR="007015D6" w:rsidRDefault="00350D12">
                              <w:pPr>
                                <w:spacing w:after="160" w:line="259" w:lineRule="auto"/>
                                <w:ind w:left="0" w:firstLine="0"/>
                                <w:jc w:val="left"/>
                              </w:pPr>
                              <w:r>
                                <w:rPr>
                                  <w:rFonts w:ascii="Arial" w:eastAsia="Arial" w:hAnsi="Arial" w:cs="Arial"/>
                                  <w:color w:val="4D4D4D"/>
                                  <w:sz w:val="13"/>
                                </w:rPr>
                                <w:t>10</w:t>
                              </w:r>
                            </w:p>
                          </w:txbxContent>
                        </wps:txbx>
                        <wps:bodyPr horzOverflow="overflow" vert="horz" lIns="0" tIns="0" rIns="0" bIns="0" rtlCol="0">
                          <a:noAutofit/>
                        </wps:bodyPr>
                      </wps:wsp>
                      <wps:wsp>
                        <wps:cNvPr id="15142" name="Rectangle 15142"/>
                        <wps:cNvSpPr/>
                        <wps:spPr>
                          <a:xfrm>
                            <a:off x="2383946" y="2411120"/>
                            <a:ext cx="125592" cy="104472"/>
                          </a:xfrm>
                          <a:prstGeom prst="rect">
                            <a:avLst/>
                          </a:prstGeom>
                          <a:ln>
                            <a:noFill/>
                          </a:ln>
                        </wps:spPr>
                        <wps:txbx>
                          <w:txbxContent>
                            <w:p w14:paraId="138965C2" w14:textId="77777777" w:rsidR="007015D6" w:rsidRDefault="00350D12">
                              <w:pPr>
                                <w:spacing w:after="160" w:line="259" w:lineRule="auto"/>
                                <w:ind w:left="0" w:firstLine="0"/>
                                <w:jc w:val="left"/>
                              </w:pPr>
                              <w:r>
                                <w:rPr>
                                  <w:rFonts w:ascii="Arial" w:eastAsia="Arial" w:hAnsi="Arial" w:cs="Arial"/>
                                  <w:color w:val="4D4D4D"/>
                                  <w:sz w:val="13"/>
                                </w:rPr>
                                <w:t>11</w:t>
                              </w:r>
                            </w:p>
                          </w:txbxContent>
                        </wps:txbx>
                        <wps:bodyPr horzOverflow="overflow" vert="horz" lIns="0" tIns="0" rIns="0" bIns="0" rtlCol="0">
                          <a:noAutofit/>
                        </wps:bodyPr>
                      </wps:wsp>
                      <wps:wsp>
                        <wps:cNvPr id="15143" name="Rectangle 15143"/>
                        <wps:cNvSpPr/>
                        <wps:spPr>
                          <a:xfrm>
                            <a:off x="2914502" y="2411120"/>
                            <a:ext cx="125592" cy="104472"/>
                          </a:xfrm>
                          <a:prstGeom prst="rect">
                            <a:avLst/>
                          </a:prstGeom>
                          <a:ln>
                            <a:noFill/>
                          </a:ln>
                        </wps:spPr>
                        <wps:txbx>
                          <w:txbxContent>
                            <w:p w14:paraId="4FD92B9F" w14:textId="77777777" w:rsidR="007015D6" w:rsidRDefault="00350D12">
                              <w:pPr>
                                <w:spacing w:after="160" w:line="259" w:lineRule="auto"/>
                                <w:ind w:left="0" w:firstLine="0"/>
                                <w:jc w:val="left"/>
                              </w:pPr>
                              <w:r>
                                <w:rPr>
                                  <w:rFonts w:ascii="Arial" w:eastAsia="Arial" w:hAnsi="Arial" w:cs="Arial"/>
                                  <w:color w:val="4D4D4D"/>
                                  <w:sz w:val="13"/>
                                </w:rPr>
                                <w:t>12</w:t>
                              </w:r>
                            </w:p>
                          </w:txbxContent>
                        </wps:txbx>
                        <wps:bodyPr horzOverflow="overflow" vert="horz" lIns="0" tIns="0" rIns="0" bIns="0" rtlCol="0">
                          <a:noAutofit/>
                        </wps:bodyPr>
                      </wps:wsp>
                      <wps:wsp>
                        <wps:cNvPr id="15144" name="Rectangle 15144"/>
                        <wps:cNvSpPr/>
                        <wps:spPr>
                          <a:xfrm>
                            <a:off x="1472952" y="2516647"/>
                            <a:ext cx="691171" cy="127688"/>
                          </a:xfrm>
                          <a:prstGeom prst="rect">
                            <a:avLst/>
                          </a:prstGeom>
                          <a:ln>
                            <a:noFill/>
                          </a:ln>
                        </wps:spPr>
                        <wps:txbx>
                          <w:txbxContent>
                            <w:p w14:paraId="03414ED0" w14:textId="77777777" w:rsidR="007015D6" w:rsidRDefault="00350D12">
                              <w:pPr>
                                <w:spacing w:after="160" w:line="259" w:lineRule="auto"/>
                                <w:ind w:left="0" w:firstLine="0"/>
                                <w:jc w:val="left"/>
                              </w:pPr>
                              <w:r>
                                <w:rPr>
                                  <w:rFonts w:ascii="Arial" w:eastAsia="Arial" w:hAnsi="Arial" w:cs="Arial"/>
                                  <w:sz w:val="16"/>
                                </w:rPr>
                                <w:t>Larvae N:P</w:t>
                              </w:r>
                            </w:p>
                          </w:txbxContent>
                        </wps:txbx>
                        <wps:bodyPr horzOverflow="overflow" vert="horz" lIns="0" tIns="0" rIns="0" bIns="0" rtlCol="0">
                          <a:noAutofit/>
                        </wps:bodyPr>
                      </wps:wsp>
                      <wps:wsp>
                        <wps:cNvPr id="15145" name="Rectangle 15145"/>
                        <wps:cNvSpPr/>
                        <wps:spPr>
                          <a:xfrm rot="-5399999">
                            <a:off x="-242260" y="1042540"/>
                            <a:ext cx="612211" cy="127688"/>
                          </a:xfrm>
                          <a:prstGeom prst="rect">
                            <a:avLst/>
                          </a:prstGeom>
                          <a:ln>
                            <a:noFill/>
                          </a:ln>
                        </wps:spPr>
                        <wps:txbx>
                          <w:txbxContent>
                            <w:p w14:paraId="73A415ED" w14:textId="77777777" w:rsidR="007015D6" w:rsidRDefault="00350D12">
                              <w:pPr>
                                <w:spacing w:after="160" w:line="259" w:lineRule="auto"/>
                                <w:ind w:left="0" w:firstLine="0"/>
                                <w:jc w:val="left"/>
                              </w:pPr>
                              <w:r>
                                <w:rPr>
                                  <w:rFonts w:ascii="Arial" w:eastAsia="Arial" w:hAnsi="Arial" w:cs="Arial"/>
                                  <w:sz w:val="16"/>
                                </w:rPr>
                                <w:t>Frass N:P</w:t>
                              </w:r>
                            </w:p>
                          </w:txbxContent>
                        </wps:txbx>
                        <wps:bodyPr horzOverflow="overflow" vert="horz" lIns="0" tIns="0" rIns="0" bIns="0" rtlCol="0">
                          <a:noAutofit/>
                        </wps:bodyPr>
                      </wps:wsp>
                      <wps:wsp>
                        <wps:cNvPr id="15147" name="Rectangle 15147"/>
                        <wps:cNvSpPr/>
                        <wps:spPr>
                          <a:xfrm>
                            <a:off x="3403826" y="711547"/>
                            <a:ext cx="687858" cy="127689"/>
                          </a:xfrm>
                          <a:prstGeom prst="rect">
                            <a:avLst/>
                          </a:prstGeom>
                          <a:ln>
                            <a:noFill/>
                          </a:ln>
                        </wps:spPr>
                        <wps:txbx>
                          <w:txbxContent>
                            <w:p w14:paraId="4755A75C" w14:textId="77777777" w:rsidR="007015D6" w:rsidRDefault="00350D12">
                              <w:pPr>
                                <w:spacing w:after="160" w:line="259" w:lineRule="auto"/>
                                <w:ind w:left="0" w:firstLine="0"/>
                                <w:jc w:val="left"/>
                              </w:pPr>
                              <w:r>
                                <w:rPr>
                                  <w:rFonts w:ascii="Arial" w:eastAsia="Arial" w:hAnsi="Arial" w:cs="Arial"/>
                                  <w:sz w:val="16"/>
                                </w:rPr>
                                <w:t>Intake level</w:t>
                              </w:r>
                            </w:p>
                          </w:txbxContent>
                        </wps:txbx>
                        <wps:bodyPr horzOverflow="overflow" vert="horz" lIns="0" tIns="0" rIns="0" bIns="0" rtlCol="0">
                          <a:noAutofit/>
                        </wps:bodyPr>
                      </wps:wsp>
                      <pic:pic xmlns:pic="http://schemas.openxmlformats.org/drawingml/2006/picture">
                        <pic:nvPicPr>
                          <pic:cNvPr id="15149" name="Picture 15149"/>
                          <pic:cNvPicPr/>
                        </pic:nvPicPr>
                        <pic:blipFill>
                          <a:blip r:embed="rId57"/>
                          <a:stretch>
                            <a:fillRect/>
                          </a:stretch>
                        </pic:blipFill>
                        <pic:spPr>
                          <a:xfrm>
                            <a:off x="3403826" y="849192"/>
                            <a:ext cx="163045" cy="815224"/>
                          </a:xfrm>
                          <a:prstGeom prst="rect">
                            <a:avLst/>
                          </a:prstGeom>
                        </pic:spPr>
                      </pic:pic>
                      <wps:wsp>
                        <wps:cNvPr id="15160" name="Rectangle 15160"/>
                        <wps:cNvSpPr/>
                        <wps:spPr>
                          <a:xfrm>
                            <a:off x="3618577" y="1593914"/>
                            <a:ext cx="156990" cy="104472"/>
                          </a:xfrm>
                          <a:prstGeom prst="rect">
                            <a:avLst/>
                          </a:prstGeom>
                          <a:ln>
                            <a:noFill/>
                          </a:ln>
                        </wps:spPr>
                        <wps:txbx>
                          <w:txbxContent>
                            <w:p w14:paraId="413BDE19" w14:textId="77777777" w:rsidR="007015D6" w:rsidRDefault="00350D12">
                              <w:pPr>
                                <w:spacing w:after="160" w:line="259" w:lineRule="auto"/>
                                <w:ind w:left="0" w:firstLine="0"/>
                                <w:jc w:val="left"/>
                              </w:pPr>
                              <w:r>
                                <w:rPr>
                                  <w:rFonts w:ascii="Arial" w:eastAsia="Arial" w:hAnsi="Arial" w:cs="Arial"/>
                                  <w:sz w:val="13"/>
                                </w:rPr>
                                <w:t>0.3</w:t>
                              </w:r>
                            </w:p>
                          </w:txbxContent>
                        </wps:txbx>
                        <wps:bodyPr horzOverflow="overflow" vert="horz" lIns="0" tIns="0" rIns="0" bIns="0" rtlCol="0">
                          <a:noAutofit/>
                        </wps:bodyPr>
                      </wps:wsp>
                      <wps:wsp>
                        <wps:cNvPr id="15161" name="Rectangle 15161"/>
                        <wps:cNvSpPr/>
                        <wps:spPr>
                          <a:xfrm>
                            <a:off x="3618577" y="1404828"/>
                            <a:ext cx="156990" cy="104471"/>
                          </a:xfrm>
                          <a:prstGeom prst="rect">
                            <a:avLst/>
                          </a:prstGeom>
                          <a:ln>
                            <a:noFill/>
                          </a:ln>
                        </wps:spPr>
                        <wps:txbx>
                          <w:txbxContent>
                            <w:p w14:paraId="707E5A22" w14:textId="77777777" w:rsidR="007015D6" w:rsidRDefault="00350D12">
                              <w:pPr>
                                <w:spacing w:after="160" w:line="259" w:lineRule="auto"/>
                                <w:ind w:left="0" w:firstLine="0"/>
                                <w:jc w:val="left"/>
                              </w:pPr>
                              <w:r>
                                <w:rPr>
                                  <w:rFonts w:ascii="Arial" w:eastAsia="Arial" w:hAnsi="Arial" w:cs="Arial"/>
                                  <w:sz w:val="13"/>
                                </w:rPr>
                                <w:t>0.5</w:t>
                              </w:r>
                            </w:p>
                          </w:txbxContent>
                        </wps:txbx>
                        <wps:bodyPr horzOverflow="overflow" vert="horz" lIns="0" tIns="0" rIns="0" bIns="0" rtlCol="0">
                          <a:noAutofit/>
                        </wps:bodyPr>
                      </wps:wsp>
                      <wps:wsp>
                        <wps:cNvPr id="15162" name="Rectangle 15162"/>
                        <wps:cNvSpPr/>
                        <wps:spPr>
                          <a:xfrm>
                            <a:off x="3618577" y="1215647"/>
                            <a:ext cx="156990" cy="104472"/>
                          </a:xfrm>
                          <a:prstGeom prst="rect">
                            <a:avLst/>
                          </a:prstGeom>
                          <a:ln>
                            <a:noFill/>
                          </a:ln>
                        </wps:spPr>
                        <wps:txbx>
                          <w:txbxContent>
                            <w:p w14:paraId="5F05DCB2" w14:textId="77777777" w:rsidR="007015D6" w:rsidRDefault="00350D12">
                              <w:pPr>
                                <w:spacing w:after="160" w:line="259" w:lineRule="auto"/>
                                <w:ind w:left="0" w:firstLine="0"/>
                                <w:jc w:val="left"/>
                              </w:pPr>
                              <w:r>
                                <w:rPr>
                                  <w:rFonts w:ascii="Arial" w:eastAsia="Arial" w:hAnsi="Arial" w:cs="Arial"/>
                                  <w:sz w:val="13"/>
                                </w:rPr>
                                <w:t>0.7</w:t>
                              </w:r>
                            </w:p>
                          </w:txbxContent>
                        </wps:txbx>
                        <wps:bodyPr horzOverflow="overflow" vert="horz" lIns="0" tIns="0" rIns="0" bIns="0" rtlCol="0">
                          <a:noAutofit/>
                        </wps:bodyPr>
                      </wps:wsp>
                      <wps:wsp>
                        <wps:cNvPr id="15163" name="Rectangle 15163"/>
                        <wps:cNvSpPr/>
                        <wps:spPr>
                          <a:xfrm>
                            <a:off x="3618577" y="1026560"/>
                            <a:ext cx="156990" cy="104472"/>
                          </a:xfrm>
                          <a:prstGeom prst="rect">
                            <a:avLst/>
                          </a:prstGeom>
                          <a:ln>
                            <a:noFill/>
                          </a:ln>
                        </wps:spPr>
                        <wps:txbx>
                          <w:txbxContent>
                            <w:p w14:paraId="6E7BB5F3" w14:textId="77777777" w:rsidR="007015D6" w:rsidRDefault="00350D12">
                              <w:pPr>
                                <w:spacing w:after="160" w:line="259" w:lineRule="auto"/>
                                <w:ind w:left="0" w:firstLine="0"/>
                                <w:jc w:val="left"/>
                              </w:pPr>
                              <w:r>
                                <w:rPr>
                                  <w:rFonts w:ascii="Arial" w:eastAsia="Arial" w:hAnsi="Arial" w:cs="Arial"/>
                                  <w:sz w:val="13"/>
                                </w:rPr>
                                <w:t>0.9</w:t>
                              </w:r>
                            </w:p>
                          </w:txbxContent>
                        </wps:txbx>
                        <wps:bodyPr horzOverflow="overflow" vert="horz" lIns="0" tIns="0" rIns="0" bIns="0" rtlCol="0">
                          <a:noAutofit/>
                        </wps:bodyPr>
                      </wps:wsp>
                      <wps:wsp>
                        <wps:cNvPr id="15164" name="Rectangle 15164"/>
                        <wps:cNvSpPr/>
                        <wps:spPr>
                          <a:xfrm>
                            <a:off x="3618577" y="837473"/>
                            <a:ext cx="156990" cy="104472"/>
                          </a:xfrm>
                          <a:prstGeom prst="rect">
                            <a:avLst/>
                          </a:prstGeom>
                          <a:ln>
                            <a:noFill/>
                          </a:ln>
                        </wps:spPr>
                        <wps:txbx>
                          <w:txbxContent>
                            <w:p w14:paraId="6CB40BEB" w14:textId="77777777" w:rsidR="007015D6" w:rsidRDefault="00350D12">
                              <w:pPr>
                                <w:spacing w:after="160" w:line="259" w:lineRule="auto"/>
                                <w:ind w:left="0" w:firstLine="0"/>
                                <w:jc w:val="left"/>
                              </w:pPr>
                              <w:r>
                                <w:rPr>
                                  <w:rFonts w:ascii="Arial" w:eastAsia="Arial" w:hAnsi="Arial" w:cs="Arial"/>
                                  <w:sz w:val="13"/>
                                </w:rPr>
                                <w:t>1.1</w:t>
                              </w:r>
                            </w:p>
                          </w:txbxContent>
                        </wps:txbx>
                        <wps:bodyPr horzOverflow="overflow" vert="horz" lIns="0" tIns="0" rIns="0" bIns="0" rtlCol="0">
                          <a:noAutofit/>
                        </wps:bodyPr>
                      </wps:wsp>
                    </wpg:wgp>
                  </a:graphicData>
                </a:graphic>
              </wp:inline>
            </w:drawing>
          </mc:Choice>
          <mc:Fallback xmlns:a="http://schemas.openxmlformats.org/drawingml/2006/main">
            <w:pict>
              <v:group id="Group 123411" style="width:308.741pt;height:205.721pt;mso-position-horizontal-relative:char;mso-position-vertical-relative:line" coordsize="39210,26126">
                <v:shape id="Shape 15009" style="position:absolute;width:30318;height:0;left:2169;top:21245;" coordsize="3031804,0" path="m0,0l3031804,0">
                  <v:stroke weight="0.794957pt" endcap="flat" joinstyle="round" on="true" color="#f1f1f1"/>
                  <v:fill on="false" color="#000000" opacity="0"/>
                </v:shape>
                <v:shape id="Shape 15010" style="position:absolute;width:30318;height:0;left:2169;top:13214;" coordsize="3031804,0" path="m0,0l3031804,0">
                  <v:stroke weight="0.794957pt" endcap="flat" joinstyle="round" on="true" color="#f1f1f1"/>
                  <v:fill on="false" color="#000000" opacity="0"/>
                </v:shape>
                <v:shape id="Shape 15011" style="position:absolute;width:30318;height:0;left:2169;top:5181;" coordsize="3031804,0" path="m0,0l3031804,0">
                  <v:stroke weight="0.794957pt" endcap="flat" joinstyle="round" on="true" color="#f1f1f1"/>
                  <v:fill on="false" color="#000000" opacity="0"/>
                </v:shape>
                <v:shape id="Shape 15012" style="position:absolute;width:0;height:23646;left:3091;top:0;" coordsize="0,2364622" path="m0,2364622l0,0">
                  <v:stroke weight="0.794957pt" endcap="flat" joinstyle="round" on="true" color="#f1f1f1"/>
                  <v:fill on="false" color="#000000" opacity="0"/>
                </v:shape>
                <v:shape id="Shape 15013" style="position:absolute;width:0;height:23646;left:8397;top:0;" coordsize="0,2364622" path="m0,2364622l0,0">
                  <v:stroke weight="0.794957pt" endcap="flat" joinstyle="round" on="true" color="#f1f1f1"/>
                  <v:fill on="false" color="#000000" opacity="0"/>
                </v:shape>
                <v:shape id="Shape 15014" style="position:absolute;width:0;height:23646;left:13702;top:0;" coordsize="0,2364622" path="m0,2364622l0,0">
                  <v:stroke weight="0.794957pt" endcap="flat" joinstyle="round" on="true" color="#f1f1f1"/>
                  <v:fill on="false" color="#000000" opacity="0"/>
                </v:shape>
                <v:shape id="Shape 15015" style="position:absolute;width:0;height:23646;left:19006;top:0;" coordsize="0,2364622" path="m0,2364622l0,0">
                  <v:stroke weight="0.794957pt" endcap="flat" joinstyle="round" on="true" color="#f1f1f1"/>
                  <v:fill on="false" color="#000000" opacity="0"/>
                </v:shape>
                <v:shape id="Shape 15016" style="position:absolute;width:0;height:23646;left:24312;top:0;" coordsize="0,2364622" path="m0,2364622l0,0">
                  <v:stroke weight="0.794957pt" endcap="flat" joinstyle="round" on="true" color="#f1f1f1"/>
                  <v:fill on="false" color="#000000" opacity="0"/>
                </v:shape>
                <v:shape id="Shape 15017" style="position:absolute;width:0;height:23646;left:29616;top:0;" coordsize="0,2364622" path="m0,2364622l0,0">
                  <v:stroke weight="0.794957pt" endcap="flat" joinstyle="round" on="true" color="#f1f1f1"/>
                  <v:fill on="false" color="#000000" opacity="0"/>
                </v:shape>
                <v:shape id="Shape 15018" style="position:absolute;width:368;height:368;left:13937;top:17513;" coordsize="36893,36892" path="m18494,0c28590,0,36893,8303,36893,18399c36893,28589,28590,36892,18494,36892c8303,36892,0,28589,0,18399c0,8303,8303,0,18494,0x">
                  <v:stroke weight="0.527495pt" endcap="round" joinstyle="round" on="true" color="#5c00eb"/>
                  <v:fill on="true" color="#5c00eb"/>
                </v:shape>
                <v:shape id="Shape 15019" style="position:absolute;width:368;height:368;left:9807;top:19120;" coordsize="36893,36893" path="m18399,0c28589,0,36893,8303,36893,18400c36893,28590,28589,36893,18399,36893c8303,36893,0,28590,0,18400c0,8303,8303,0,18399,0x">
                  <v:stroke weight="0.527495pt" endcap="round" joinstyle="round" on="true" color="#3100f8"/>
                  <v:fill on="true" color="#3100f8"/>
                </v:shape>
                <v:shape id="Shape 15020" style="position:absolute;width:368;height:368;left:16880;top:10375;" coordsize="36892,36893" path="m18399,0c28589,0,36892,8303,36892,18493c36892,28589,28589,36893,18399,36893c8303,36893,0,28589,0,18493c0,8303,8303,0,18399,0x">
                  <v:stroke weight="0.527495pt" endcap="round" joinstyle="round" on="true" color="#9d00c0"/>
                  <v:fill on="true" color="#9d00c0"/>
                </v:shape>
                <v:shape id="Shape 15021" style="position:absolute;width:368;height:368;left:12096;top:10626;" coordsize="36893,36892" path="m18399,0c28590,0,36893,8303,36893,18399c36893,28589,28590,36892,18399,36892c8303,36892,0,28589,0,18399c0,8303,8303,0,18399,0x">
                  <v:stroke weight="0.527495pt" endcap="round" joinstyle="round" on="true" color="#9400c6"/>
                  <v:fill on="true" color="#9400c6"/>
                </v:shape>
                <v:shape id="Shape 15022" style="position:absolute;width:368;height:368;left:26621;top:5129;" coordsize="36893,36892" path="m18493,0c28590,0,36893,8303,36893,18493c36893,28589,28590,36892,18493,36892c8303,36892,0,28589,0,18493c0,8303,8303,0,18493,0x">
                  <v:stroke weight="0.527495pt" endcap="round" joinstyle="round" on="true" color="#d0007d"/>
                  <v:fill on="true" color="#d0007d"/>
                </v:shape>
                <v:shape id="Shape 15023" style="position:absolute;width:368;height:368;left:15473;top:7631;" coordsize="36892,36893" path="m18399,0c28589,0,36892,8303,36892,18399c36892,28590,28589,36893,18399,36893c8303,36893,0,28590,0,18399c0,8303,8303,0,18399,0x">
                  <v:stroke weight="0.527495pt" endcap="round" joinstyle="round" on="true" color="#c70089"/>
                  <v:fill on="true" color="#c70089"/>
                </v:shape>
                <v:shape id="Shape 15024" style="position:absolute;width:368;height:368;left:28945;top:8104;" coordsize="36892,36893" path="m18493,0c28589,0,36892,8303,36892,18493c36892,28589,28589,36893,18493,36893c8303,36893,0,28589,0,18493c0,8303,8303,0,18493,0x">
                  <v:stroke weight="0.527495pt" endcap="round" joinstyle="round" on="true" color="#de0064"/>
                  <v:fill on="true" color="#de0064"/>
                </v:shape>
                <v:shape id="Shape 15025" style="position:absolute;width:368;height:368;left:17415;top:4241;" coordsize="36892,36893" path="m18399,0c28589,0,36892,8303,36892,18494c36892,28589,28589,36893,18399,36893c8303,36893,0,28589,0,18494c0,8303,8303,0,18399,0x">
                  <v:stroke weight="0.527495pt" endcap="round" joinstyle="round" on="true" color="#e0005f"/>
                  <v:fill on="true" color="#e0005f"/>
                </v:shape>
                <v:shape id="Shape 15026" style="position:absolute;width:368;height:368;left:17352;top:10511;" coordsize="36893,36892" path="m18399,0c28590,0,36893,8303,36893,18399c36893,28589,28590,36892,18399,36892c8303,36892,0,28589,0,18399c0,8303,8303,0,18399,0x">
                  <v:stroke weight="0.527495pt" endcap="round" joinstyle="round" on="true" color="#f9001e"/>
                  <v:fill on="true" color="#f9001e"/>
                </v:shape>
                <v:shape id="Shape 15027" style="position:absolute;width:367;height:368;left:19559;top:7700;" coordsize="36798,36893" path="m18399,0c28589,0,36798,8303,36798,18493c36798,28590,28589,36893,18399,36893c8209,36893,0,28590,0,18493c0,8303,8209,0,18399,0x">
                  <v:stroke weight="0.527495pt" endcap="round" joinstyle="round" on="true" color="#ff0003"/>
                  <v:fill on="true" color="#ff0003"/>
                </v:shape>
                <v:shape id="Shape 15028" style="position:absolute;width:368;height:368;left:11301;top:9812;" coordsize="36893,36893" path="m18399,0c28590,0,36893,8303,36893,18399c36893,28590,28590,36893,18399,36893c8303,36893,0,28590,0,18399c0,8303,8303,0,18399,0x">
                  <v:stroke weight="0.527495pt" endcap="round" joinstyle="round" on="true" color="#5800ed"/>
                  <v:fill on="true" color="#5800ed"/>
                </v:shape>
                <v:shape id="Shape 15029" style="position:absolute;width:368;height:368;left:18383;top:10856;" coordsize="36893,36893" path="m18493,0c28589,0,36893,8303,36893,18493c36893,28590,28589,36893,18493,36893c8303,36893,0,28590,0,18493c0,8303,8303,0,18493,0x">
                  <v:stroke weight="0.527495pt" endcap="round" joinstyle="round" on="true" color="#d50073"/>
                  <v:fill on="true" color="#d50073"/>
                </v:shape>
                <v:shape id="Shape 15030" style="position:absolute;width:368;height:368;left:18066;top:6478;" coordsize="36892,36893" path="m18493,0c28590,0,36892,8303,36892,18399c36892,28589,28590,36893,18493,36893c8303,36893,0,28589,0,18399c0,8303,8303,0,18493,0x">
                  <v:stroke weight="0.527495pt" endcap="round" joinstyle="round" on="true" color="#dc0068"/>
                  <v:fill on="true" color="#dc0068"/>
                </v:shape>
                <v:shape id="Shape 15031" style="position:absolute;width:368;height:368;left:30924;top:7444;" coordsize="36892,36892" path="m18399,0c28589,0,36892,8303,36892,18493c36892,28589,28589,36892,18399,36892c8303,36892,0,28589,0,18493c0,8303,8303,0,18399,0x">
                  <v:stroke weight="0.527495pt" endcap="round" joinstyle="round" on="true" color="#ff0000"/>
                  <v:fill on="true" color="#ff0000"/>
                </v:shape>
                <v:shape id="Shape 15032" style="position:absolute;width:368;height:368;left:25221;top:5483;" coordsize="36893,36893" path="m18399,0c28590,0,36893,8303,36893,18399c36893,28589,28590,36893,18399,36893c8303,36893,0,28589,0,18399c0,8303,8303,0,18399,0x">
                  <v:stroke weight="0.527495pt" endcap="round" joinstyle="round" on="true" color="#f6002c"/>
                  <v:fill on="true" color="#f6002c"/>
                </v:shape>
                <v:shape id="Shape 15033" style="position:absolute;width:368;height:368;left:8176;top:14162;" coordsize="36893,36893" path="m18399,0c28590,0,36893,8303,36893,18399c36893,28589,28590,36893,18399,36893c8303,36893,0,28589,0,18399c0,8303,8303,0,18399,0x">
                  <v:stroke weight="0.527495pt" endcap="round" joinstyle="round" on="true" color="#4100f6"/>
                  <v:fill on="true" color="#4100f6"/>
                </v:shape>
                <v:shape id="Shape 15034" style="position:absolute;width:368;height:368;left:12989;top:15716;" coordsize="36893,36893" path="m18399,0c28589,0,36893,8303,36893,18493c36893,28589,28589,36893,18399,36893c8303,36893,0,28589,0,18493c0,8303,8303,0,18399,0x">
                  <v:stroke weight="0.527495pt" endcap="round" joinstyle="round" on="true" color="#2c00f9"/>
                  <v:fill on="true" color="#2c00f9"/>
                </v:shape>
                <v:shape id="Shape 15035" style="position:absolute;width:368;height:368;left:14817;top:11327;" coordsize="36893,36893" path="m18493,0c28590,0,36893,8303,36893,18399c36893,28589,28590,36893,18493,36893c8303,36893,0,28589,0,18399c0,8303,8303,0,18493,0x">
                  <v:stroke weight="0.527495pt" endcap="round" joinstyle="round" on="true" color="#9400c7"/>
                  <v:fill on="true" color="#9400c7"/>
                </v:shape>
                <v:shape id="Shape 15036" style="position:absolute;width:368;height:368;left:12780;top:8598;" coordsize="36893,36893" path="m18493,0c28590,0,36893,8303,36893,18494c36893,28590,28590,36893,18493,36893c8303,36893,0,28590,0,18494c0,8303,8303,0,18493,0x">
                  <v:stroke weight="0.527495pt" endcap="round" joinstyle="round" on="true" color="#9900c4"/>
                  <v:fill on="true" color="#9900c4"/>
                </v:shape>
                <v:shape id="Shape 15037" style="position:absolute;width:368;height:368;left:20360;top:10297;" coordsize="36893,36893" path="m18493,0c28590,0,36893,8303,36893,18399c36893,28589,28590,36893,18493,36893c8303,36893,0,28589,0,18399c0,8303,8303,0,18493,0x">
                  <v:stroke weight="0.527495pt" endcap="round" joinstyle="round" on="true" color="#c40091"/>
                  <v:fill on="true" color="#c40091"/>
                </v:shape>
                <v:shape id="Shape 15038" style="position:absolute;width:368;height:368;left:22113;top:12133;" coordsize="36893,36893" path="m18493,0c28590,0,36893,8303,36893,18493c36893,28590,28590,36893,18493,36893c8303,36893,0,28590,0,18493c0,8303,8303,0,18493,0x">
                  <v:stroke weight="0.527495pt" endcap="round" joinstyle="round" on="true" color="#bc009b"/>
                  <v:fill on="true" color="#bc009b"/>
                </v:shape>
                <v:shape id="Shape 15039" style="position:absolute;width:368;height:367;left:13402;top:5920;" coordsize="36893,36799" path="m18494,0c28590,0,36893,8209,36893,18399c36893,28589,28590,36799,18494,36799c8303,36799,0,28589,0,18399c0,8209,8303,0,18494,0x">
                  <v:stroke weight="0.527495pt" endcap="round" joinstyle="round" on="true" color="#df005f"/>
                  <v:fill on="true" color="#df005f"/>
                </v:shape>
                <v:shape id="Shape 15040" style="position:absolute;width:368;height:368;left:28174;top:13390;" coordsize="36893,36893" path="m18494,0c28590,0,36893,8303,36893,18494c36893,28590,28590,36893,18494,36893c8303,36893,0,28590,0,18494c0,8303,8303,0,18494,0x">
                  <v:stroke weight="0.527495pt" endcap="round" joinstyle="round" on="true" color="#ed0042"/>
                  <v:fill on="true" color="#ed0042"/>
                </v:shape>
                <v:shape id="Shape 15041" style="position:absolute;width:368;height:368;left:22320;top:11691;" coordsize="36893,36892" path="m18493,0c28590,0,36893,8303,36893,18493c36893,28589,28590,36892,18493,36892c8303,36892,0,28589,0,18493c0,8303,8303,0,18493,0x">
                  <v:stroke weight="0.527495pt" endcap="round" joinstyle="round" on="true" color="#f10036"/>
                  <v:fill on="true" color="#f10036"/>
                </v:shape>
                <v:shape id="Shape 15042" style="position:absolute;width:368;height:368;left:15026;top:15031;" coordsize="36893,36893" path="m18399,0c28590,0,36893,8303,36893,18493c36893,28589,28590,36893,18399,36893c8303,36893,0,28589,0,18493c0,8303,8303,0,18399,0x">
                  <v:stroke weight="0.527495pt" endcap="round" joinstyle="round" on="true" color="#0000ff"/>
                  <v:fill on="true" color="#0000ff"/>
                </v:shape>
                <v:shape id="Shape 15043" style="position:absolute;width:368;height:368;left:10774;top:17614;" coordsize="36893,36893" path="m18399,0c28589,0,36893,8303,36893,18493c36893,28590,28589,36893,18399,36893c8303,36893,0,28590,0,18493c0,8303,8303,0,18399,0x">
                  <v:stroke weight="0.527495pt" endcap="round" joinstyle="round" on="true" color="#5500ee"/>
                  <v:fill on="true" color="#5500ee"/>
                </v:shape>
                <v:shape id="Shape 15044" style="position:absolute;width:368;height:368;left:30019;top:9930;" coordsize="36892,36893" path="m18493,0c28589,0,36892,8303,36892,18493c36892,28589,28589,36893,18493,36893c8303,36893,0,28589,0,18493c0,8303,8303,0,18493,0x">
                  <v:stroke weight="0.527495pt" endcap="round" joinstyle="round" on="true" color="#9900c4"/>
                  <v:fill on="true" color="#9900c4"/>
                </v:shape>
                <v:shape id="Shape 15045" style="position:absolute;width:368;height:367;left:25125;top:11159;" coordsize="36893,36798" path="m18399,0c28590,0,36893,8209,36893,18399c36893,28589,28590,36798,18399,36798c8303,36798,0,28589,0,18399c0,8209,8303,0,18399,0x">
                  <v:stroke weight="0.527495pt" endcap="round" joinstyle="round" on="true" color="#9700c5"/>
                  <v:fill on="true" color="#9700c5"/>
                </v:shape>
                <v:shape id="Shape 15046" style="position:absolute;width:368;height:368;left:22965;top:8511;" coordsize="36892,36892" path="m18399,0c28589,0,36892,8303,36892,18399c36892,28589,28589,36892,18399,36892c8303,36892,0,28589,0,18399c0,8303,8303,0,18399,0x">
                  <v:stroke weight="0.527495pt" endcap="round" joinstyle="round" on="true" color="#bc009b"/>
                  <v:fill on="true" color="#bc009b"/>
                </v:shape>
                <v:shape id="Shape 15047" style="position:absolute;width:368;height:367;left:17312;top:9078;" coordsize="36893,36799" path="m18399,0c28590,0,36893,8209,36893,18400c36893,28495,28590,36799,18399,36799c8303,36799,0,28495,0,18400c0,8209,8303,0,18399,0x">
                  <v:stroke weight="0.527495pt" endcap="round" joinstyle="round" on="true" color="#ba009e"/>
                  <v:fill on="true" color="#ba009e"/>
                </v:shape>
                <v:shape id="Shape 15048" style="position:absolute;width:368;height:368;left:23271;top:8641;" coordsize="36892,36893" path="m18399,0c28589,0,36892,8303,36892,18399c36892,28589,28589,36893,18399,36893c8303,36893,0,28589,0,18399c0,8303,8303,0,18399,0x">
                  <v:stroke weight="0.527495pt" endcap="round" joinstyle="round" on="true" color="#d40075"/>
                  <v:fill on="true" color="#d40075"/>
                </v:shape>
                <v:shape id="Shape 15049" style="position:absolute;width:368;height:368;left:20077;top:10346;" coordsize="36892,36892" path="m18399,0c28589,0,36892,8303,36892,18399c36892,28589,28589,36892,18399,36892c8303,36892,0,28589,0,18399c0,8303,8303,0,18399,0x">
                  <v:stroke weight="0.527495pt" endcap="round" joinstyle="round" on="true" color="#d60071"/>
                  <v:fill on="true" color="#d60071"/>
                </v:shape>
                <v:shape id="Shape 15050" style="position:absolute;width:368;height:368;left:28795;top:6515;" coordsize="36892,36892" path="m18399,0c28589,0,36892,8303,36892,18493c36892,28589,28589,36892,18399,36892c8303,36892,0,28589,0,18493c0,8303,8303,0,18399,0x">
                  <v:stroke weight="0.527495pt" endcap="round" joinstyle="round" on="true" color="#f10037"/>
                  <v:fill on="true" color="#f10037"/>
                </v:shape>
                <v:shape id="Shape 15051" style="position:absolute;width:368;height:368;left:20550;top:10496;" coordsize="36893,36893" path="m18399,0c28589,0,36893,8303,36893,18493c36893,28590,28589,36893,18399,36893c8303,36893,0,28590,0,18493c0,8303,8303,0,18399,0x">
                  <v:stroke weight="0.527495pt" endcap="round" joinstyle="round" on="true" color="#f00039"/>
                  <v:fill on="true" color="#f00039"/>
                </v:shape>
                <v:shape id="Shape 15052" style="position:absolute;width:368;height:368;left:12117;top:12112;" coordsize="36893,36893" path="m18399,0c28590,0,36893,8303,36893,18493c36893,28590,28590,36893,18399,36893c8303,36893,0,28590,0,18493c0,8303,8303,0,18399,0x">
                  <v:stroke weight="0.527495pt" endcap="round" joinstyle="round" on="true" color="#3100f8"/>
                  <v:fill on="true" color="#3100f8"/>
                </v:shape>
                <v:shape id="Shape 15053" style="position:absolute;width:368;height:368;left:11183;top:15894;" coordsize="36893,36893" path="m18399,0c28589,0,36893,8303,36893,18399c36893,28589,28589,36893,18399,36893c8303,36893,0,28589,0,18399c0,8303,8303,0,18399,0x">
                  <v:stroke weight="0.527495pt" endcap="round" joinstyle="round" on="true" color="#4000f6"/>
                  <v:fill on="true" color="#4000f6"/>
                </v:shape>
                <v:shape id="Shape 15054" style="position:absolute;width:368;height:368;left:15188;top:10626;" coordsize="36893,36892" path="m18399,0c28590,0,36893,8303,36893,18399c36893,28589,28590,36892,18399,36892c8303,36892,0,28589,0,18399c0,8303,8303,0,18399,0x">
                  <v:stroke weight="0.527495pt" endcap="round" joinstyle="round" on="true" color="#a100ba"/>
                  <v:fill on="true" color="#a100ba"/>
                </v:shape>
                <v:shape id="Shape 15055" style="position:absolute;width:368;height:368;left:10512;top:9101;" coordsize="36893,36892" path="m18493,0c28590,0,36893,8303,36893,18493c36893,28589,28590,36892,18493,36892c8303,36892,0,28589,0,18493c0,8303,8303,0,18493,0x">
                  <v:stroke weight="0.527495pt" endcap="round" joinstyle="round" on="true" color="#9700c5"/>
                  <v:fill on="true" color="#9700c5"/>
                </v:shape>
                <v:shape id="Shape 15056" style="position:absolute;width:368;height:368;left:13261;top:13128;" coordsize="36893,36892" path="m18494,0c28590,0,36893,8303,36893,18399c36893,28589,28590,36892,18494,36892c8303,36892,0,28589,0,18399c0,8303,8303,0,18494,0x">
                  <v:stroke weight="0.527495pt" endcap="round" joinstyle="round" on="true" color="#ba009e"/>
                  <v:fill on="true" color="#ba009e"/>
                </v:shape>
                <v:shape id="Shape 15057" style="position:absolute;width:368;height:368;left:12331;top:8635;" coordsize="36893,36893" path="m18493,0c28589,0,36893,8303,36893,18399c36893,28589,28589,36893,18493,36893c8303,36893,0,28589,0,18399c0,8303,8303,0,18493,0x">
                  <v:stroke weight="0.527495pt" endcap="round" joinstyle="round" on="true" color="#c90087"/>
                  <v:fill on="true" color="#c90087"/>
                </v:shape>
                <v:shape id="Shape 15058" style="position:absolute;width:368;height:368;left:21443;top:7166;" coordsize="36893,36892" path="m18399,0c28589,0,36893,8303,36893,18493c36893,28589,28589,36892,18399,36892c8303,36892,0,28589,0,18493c0,8303,8303,0,18399,0x">
                  <v:stroke weight="0.527495pt" endcap="round" joinstyle="round" on="true" color="#e0005f"/>
                  <v:fill on="true" color="#e0005f"/>
                </v:shape>
                <v:shape id="Shape 15059" style="position:absolute;width:368;height:368;left:14809;top:15002;" coordsize="36893,36893" path="m18493,0c28589,0,36893,8303,36893,18493c36893,28589,28589,36893,18493,36893c8303,36893,0,28589,0,18493c0,8303,8303,0,18493,0x">
                  <v:stroke weight="0.527495pt" endcap="round" joinstyle="round" on="true" color="#d60070"/>
                  <v:fill on="true" color="#d60070"/>
                </v:shape>
                <v:shape id="Shape 15060" style="position:absolute;width:368;height:368;left:21732;top:15290;" coordsize="36893,36893" path="m18400,0c28590,0,36893,8303,36893,18494c36893,28589,28590,36893,18400,36893c8303,36893,0,28589,0,18494c0,8303,8303,0,18400,0x">
                  <v:stroke weight="0.527495pt" endcap="round" joinstyle="round" on="true" color="#ea0049"/>
                  <v:fill on="true" color="#ea0049"/>
                </v:shape>
                <v:shape id="Shape 15061" style="position:absolute;width:367;height:368;left:26529;top:15725;" coordsize="36798,36893" path="m18399,0c28589,0,36798,8303,36798,18493c36798,28589,28589,36893,18399,36893c8209,36893,0,28589,0,18493c0,8303,8209,0,18399,0x">
                  <v:stroke weight="0.527495pt" endcap="round" joinstyle="round" on="true" color="#ea004b"/>
                  <v:fill on="true" color="#ea004b"/>
                </v:shape>
                <v:shape id="Shape 15062" style="position:absolute;width:368;height:368;left:13878;top:15125;" coordsize="36893,36892" path="m18493,0c28589,0,36893,8303,36893,18493c36893,28589,28589,36892,18493,36892c8303,36892,0,28589,0,18493c0,8303,8303,0,18493,0x">
                  <v:stroke weight="0.527495pt" endcap="round" joinstyle="round" on="true" color="#6f00e1"/>
                  <v:fill on="true" color="#6f00e1"/>
                </v:shape>
                <v:shape id="Shape 15063" style="position:absolute;width:368;height:368;left:12218;top:16371;" coordsize="36893,36893" path="m18494,0c28590,0,36893,8303,36893,18493c36893,28590,28590,36893,18494,36893c8303,36893,0,28590,0,18493c0,8303,8303,0,18494,0x">
                  <v:stroke weight="0.527495pt" endcap="round" joinstyle="round" on="true" color="#6c00e3"/>
                  <v:fill on="true" color="#6c00e3"/>
                </v:shape>
                <v:shape id="Shape 15064" style="position:absolute;width:368;height:368;left:13393;top:11224;" coordsize="36893,36893" path="m18494,0c28590,0,36893,8303,36893,18399c36893,28589,28590,36893,18494,36893c8303,36893,0,28589,0,18399c0,8303,8303,0,18494,0x">
                  <v:stroke weight="0.527495pt" endcap="round" joinstyle="round" on="true" color="#a300b8"/>
                  <v:fill on="true" color="#a300b8"/>
                </v:shape>
                <v:shape id="Shape 15065" style="position:absolute;width:368;height:368;left:13877;top:7733;" coordsize="36893,36893" path="m18399,0c28590,0,36893,8303,36893,18493c36893,28589,28590,36893,18399,36893c8303,36893,0,28589,0,18493c0,8303,8303,0,18399,0x">
                  <v:stroke weight="0.527495pt" endcap="round" joinstyle="round" on="true" color="#a800b4"/>
                  <v:fill on="true" color="#a800b4"/>
                </v:shape>
                <v:shape id="Shape 15066" style="position:absolute;width:368;height:368;left:13948;top:12577;" coordsize="36893,36893" path="m18494,0c28590,0,36893,8303,36893,18493c36893,28589,28590,36893,18494,36893c8303,36893,0,28589,0,18493c0,8303,8303,0,18494,0x">
                  <v:stroke weight="0.527495pt" endcap="round" joinstyle="round" on="true" color="#bb009d"/>
                  <v:fill on="true" color="#bb009d"/>
                </v:shape>
                <v:shape id="Shape 15067" style="position:absolute;width:368;height:368;left:22705;top:12278;" coordsize="36892,36893" path="m18493,0c28589,0,36892,8303,36892,18399c36892,28589,28589,36893,18493,36893c8303,36893,0,28589,0,18399c0,8303,8303,0,18493,0x">
                  <v:stroke weight="0.527495pt" endcap="round" joinstyle="round" on="true" color="#c5008e"/>
                  <v:fill on="true" color="#c5008e"/>
                </v:shape>
                <v:shape id="Shape 15068" style="position:absolute;width:368;height:368;left:17943;top:12640;" coordsize="36893,36893" path="m18399,0c28589,0,36893,8303,36893,18399c36893,28589,28589,36893,18399,36893c8303,36893,0,28589,0,18399c0,8303,8303,0,18399,0x">
                  <v:stroke weight="0.527495pt" endcap="round" joinstyle="round" on="true" color="#d0007c"/>
                  <v:fill on="true" color="#d0007c"/>
                </v:shape>
                <v:shape id="Shape 15069" style="position:absolute;width:368;height:368;left:15390;top:12940;" coordsize="36893,36893" path="m18399,0c28590,0,36893,8303,36893,18493c36893,28589,28590,36893,18399,36893c8303,36893,0,28589,0,18493c0,8303,8303,0,18399,0x">
                  <v:stroke weight="0.527495pt" endcap="round" joinstyle="round" on="true" color="#db006a"/>
                  <v:fill on="true" color="#db006a"/>
                </v:shape>
                <v:shape id="Shape 15070" style="position:absolute;width:368;height:368;left:15874;top:7590;" coordsize="36892,36893" path="m18493,0c28589,0,36892,8303,36892,18493c36892,28590,28589,36893,18493,36893c8303,36893,0,28590,0,18493c0,8303,8303,0,18493,0x">
                  <v:stroke weight="0.527495pt" endcap="round" joinstyle="round" on="true" color="#e8004e"/>
                  <v:fill on="true" color="#e8004e"/>
                </v:shape>
                <v:shape id="Shape 15071" style="position:absolute;width:368;height:368;left:12190;top:11365;" coordsize="36893,36893" path="m18493,0c28590,0,36893,8303,36893,18399c36893,28589,28590,36893,18493,36893c8303,36893,0,28589,0,18399c0,8303,8303,0,18493,0x">
                  <v:stroke weight="0.527495pt" endcap="round" joinstyle="round" on="true" color="#e8004f"/>
                  <v:fill on="true" color="#e8004f"/>
                </v:shape>
                <v:shape id="Shape 15072" style="position:absolute;width:368;height:368;left:9251;top:22386;" coordsize="36893,36892" path="m18494,0c28590,0,36893,8303,36893,18493c36893,28590,28590,36892,18494,36892c8303,36892,0,28590,0,18493c0,8303,8303,0,18494,0x">
                  <v:stroke weight="0.527495pt" endcap="round" joinstyle="round" on="true" color="#6a00e4"/>
                  <v:fill on="true" color="#6a00e4"/>
                </v:shape>
                <v:shape id="Shape 15073" style="position:absolute;width:368;height:368;left:9817;top:17756;" coordsize="36893,36892" path="m18399,0c28590,0,36893,8303,36893,18399c36893,28589,28590,36892,18399,36892c8303,36892,0,28589,0,18399c0,8303,8303,0,18399,0x">
                  <v:stroke weight="0.527495pt" endcap="round" joinstyle="round" on="true" color="#5d00eb"/>
                  <v:fill on="true" color="#5d00eb"/>
                </v:shape>
                <v:shape id="Shape 15074" style="position:absolute;width:368;height:368;left:11396;top:6284;" coordsize="36893,36892" path="m18399,0c28590,0,36893,8303,36893,18493c36893,28589,28590,36892,18399,36892c8303,36892,0,28589,0,18493c0,8303,8303,0,18399,0x">
                  <v:stroke weight="0.527495pt" endcap="round" joinstyle="round" on="true" color="#9f00bd"/>
                  <v:fill on="true" color="#9f00bd"/>
                </v:shape>
                <v:shape id="Shape 15075" style="position:absolute;width:368;height:368;left:12010;top:7614;" coordsize="36893,36893" path="m18493,0c28590,0,36893,8303,36893,18400c36893,28590,28590,36893,18493,36893c8303,36893,0,28590,0,18400c0,8303,8303,0,18493,0x">
                  <v:stroke weight="0.527495pt" endcap="round" joinstyle="round" on="true" color="#ac00af"/>
                  <v:fill on="true" color="#ac00af"/>
                </v:shape>
                <v:shape id="Shape 15076" style="position:absolute;width:368;height:368;left:13111;top:10512;" coordsize="36893,36893" path="m18399,0c28590,0,36893,8303,36893,18494c36893,28590,28590,36893,18399,36893c8303,36893,0,28590,0,18494c0,8303,8303,0,18399,0x">
                  <v:stroke weight="0.527495pt" endcap="round" joinstyle="round" on="true" color="#c40091"/>
                  <v:fill on="true" color="#c40091"/>
                </v:shape>
                <v:shape id="Shape 15077" style="position:absolute;width:368;height:368;left:11295;top:9813;" coordsize="36893,36893" path="m18399,0c28590,0,36893,8303,36893,18493c36893,28590,28590,36893,18399,36893c8303,36893,0,28590,0,18493c0,8303,8303,0,18399,0x">
                  <v:stroke weight="0.527495pt" endcap="round" joinstyle="round" on="true" color="#c40091"/>
                  <v:fill on="true" color="#c40091"/>
                </v:shape>
                <v:shape id="Shape 15078" style="position:absolute;width:368;height:368;left:15042;top:13574;" coordsize="36893,36892" path="m18493,0c28589,0,36893,8303,36893,18493c36893,28589,28589,36892,18493,36892c8303,36892,0,28589,0,18493c0,8303,8303,0,18493,0x">
                  <v:stroke weight="0.527495pt" endcap="round" joinstyle="round" on="true" color="#d20079"/>
                  <v:fill on="true" color="#d20079"/>
                </v:shape>
                <v:shape id="Shape 15079" style="position:absolute;width:368;height:368;left:16820;top:16840;" coordsize="36893,36892" path="m18494,0c28590,0,36893,8303,36893,18399c36893,28589,28590,36892,18494,36892c8303,36892,0,28589,0,18399c0,8303,8303,0,18494,0x">
                  <v:stroke weight="0.527495pt" endcap="round" joinstyle="round" on="true" color="#d60071"/>
                  <v:fill on="true" color="#d60071"/>
                </v:shape>
                <v:shape id="Shape 15080" style="position:absolute;width:368;height:368;left:8713;top:10805;" coordsize="36893,36893" path="m18494,0c28590,0,36893,8303,36893,18493c36893,28589,28590,36893,18494,36893c8303,36893,0,28589,0,18493c0,8303,8303,0,18494,0x">
                  <v:stroke weight="0.527495pt" endcap="round" joinstyle="round" on="true" color="#e30056"/>
                  <v:fill on="true" color="#e30056"/>
                </v:shape>
                <v:shape id="Shape 15081" style="position:absolute;width:368;height:368;left:13798;top:12806;" coordsize="36893,36893" path="m18493,0c28589,0,36893,8303,36893,18399c36893,28589,28589,36893,18493,36893c8303,36893,0,28589,0,18399c0,8303,8303,0,18493,0x">
                  <v:stroke weight="0.527495pt" endcap="round" joinstyle="round" on="true" color="#e60052"/>
                  <v:fill on="true" color="#e60052"/>
                </v:shape>
                <v:shape id="Shape 15082" style="position:absolute;width:368;height:368;left:15070;top:16175;" coordsize="36893,36892" path="m18493,0c28589,0,36893,8303,36893,18493c36893,28589,28589,36892,18493,36892c8303,36892,0,28589,0,18493c0,8303,8303,0,18493,0x">
                  <v:stroke weight="0.527495pt" endcap="round" joinstyle="round" on="true" color="#3a00f8"/>
                  <v:fill on="true" color="#3a00f8"/>
                </v:shape>
                <v:shape id="Shape 15083" style="position:absolute;width:368;height:368;left:13898;top:15085;" coordsize="36893,36893" path="m18494,0c28590,0,36893,8303,36893,18399c36893,28589,28590,36893,18494,36893c8303,36893,0,28589,0,18399c0,8303,8303,0,18494,0x">
                  <v:stroke weight="0.527495pt" endcap="round" joinstyle="round" on="true" color="#4e00f1"/>
                  <v:fill on="true" color="#4e00f1"/>
                </v:shape>
                <v:shape id="Shape 15084" style="position:absolute;width:368;height:368;left:15915;top:10604;" coordsize="36893,36893" path="m18493,0c28590,0,36893,8303,36893,18493c36893,28589,28590,36893,18493,36893c8303,36893,0,28589,0,18493c0,8303,8303,0,18493,0x">
                  <v:stroke weight="0.527495pt" endcap="round" joinstyle="round" on="true" color="#9200c9"/>
                  <v:fill on="true" color="#9200c9"/>
                </v:shape>
                <v:shape id="Shape 15085" style="position:absolute;width:368;height:368;left:13529;top:8943;" coordsize="36893,36892" path="m18494,0c28590,0,36893,8303,36893,18493c36893,28589,28590,36892,18494,36892c8303,36892,0,28589,0,18493c0,8303,8303,0,18494,0x">
                  <v:stroke weight="0.527495pt" endcap="round" joinstyle="round" on="true" color="#9f00bc"/>
                  <v:fill on="true" color="#9f00bc"/>
                </v:shape>
                <v:shape id="Shape 15086" style="position:absolute;width:368;height:367;left:12828;top:9474;" coordsize="36893,36799" path="m18399,0c28590,0,36893,8209,36893,18399c36893,28590,28590,36799,18399,36799c8303,36799,0,28590,0,18399c0,8209,8303,0,18399,0x">
                  <v:stroke weight="0.527495pt" endcap="round" joinstyle="round" on="true" color="#b800a0"/>
                  <v:fill on="true" color="#b800a0"/>
                </v:shape>
                <v:shape id="Shape 15087" style="position:absolute;width:368;height:368;left:15723;top:10844;" coordsize="36893,36892" path="m18400,0c28590,0,36893,8303,36893,18493c36893,28589,28590,36892,18400,36892c8303,36892,0,28589,0,18493c0,8303,8303,0,18400,0x">
                  <v:stroke weight="0.527495pt" endcap="round" joinstyle="round" on="true" color="#c30092"/>
                  <v:fill on="true" color="#c30092"/>
                </v:shape>
                <v:shape id="Shape 15088" style="position:absolute;width:368;height:368;left:13623;top:10979;" coordsize="36893,36893" path="m18399,0c28590,0,36893,8303,36893,18399c36893,28589,28590,36893,18399,36893c8303,36893,0,28589,0,18399c0,8303,8303,0,18399,0x">
                  <v:stroke weight="0.527495pt" endcap="round" joinstyle="round" on="true" color="#cd0084"/>
                  <v:fill on="true" color="#cd0084"/>
                </v:shape>
                <v:shape id="Shape 15089" style="position:absolute;width:368;height:368;left:3362;top:9021;" coordsize="36893,36893" path="m18493,0c28589,0,36893,8303,36893,18493c36893,28590,28589,36893,18493,36893c8303,36893,0,28590,0,18493c0,8303,8303,0,18493,0x">
                  <v:stroke weight="0.527495pt" endcap="round" joinstyle="round" on="true" color="#d20078"/>
                  <v:fill on="true" color="#d20078"/>
                </v:shape>
                <v:shape id="Shape 15090" style="position:absolute;width:368;height:368;left:17012;top:7678;" coordsize="36893,36893" path="m18493,0c28590,0,36893,8303,36893,18399c36893,28589,28590,36893,18493,36893c8303,36893,0,28589,0,18399c0,8303,8303,0,18493,0x">
                  <v:stroke weight="0.527495pt" endcap="round" joinstyle="round" on="true" color="#e80050"/>
                  <v:fill on="true" color="#e80050"/>
                </v:shape>
                <v:shape id="Shape 15091" style="position:absolute;width:368;height:368;left:13930;top:890;" coordsize="36893,36892" path="m18494,0c28590,0,36893,8303,36893,18399c36893,28589,28590,36892,18494,36892c8303,36892,0,28589,0,18399c0,8303,8303,0,18494,0x">
                  <v:stroke weight="0.527495pt" endcap="round" joinstyle="round" on="true" color="#e70052"/>
                  <v:fill on="true" color="#e70052"/>
                </v:shape>
                <v:shape id="Shape 15092" style="position:absolute;width:368;height:367;left:13879;top:12462;" coordsize="36893,36799" path="m18399,0c28590,0,36893,8209,36893,18399c36893,28495,28590,36799,18399,36799c8303,36799,0,28495,0,18399c0,8209,8303,0,18399,0x">
                  <v:stroke weight="0.527495pt" endcap="round" joinstyle="round" on="true" color="#4300f5"/>
                  <v:fill on="true" color="#4300f5"/>
                </v:shape>
                <v:shape id="Shape 15093" style="position:absolute;width:368;height:368;left:10136;top:13988;" coordsize="36893,36893" path="m18493,0c28589,0,36893,8303,36893,18399c36893,28590,28589,36893,18493,36893c8303,36893,0,28590,0,18399c0,8303,8303,0,18493,0x">
                  <v:stroke weight="0.527495pt" endcap="round" joinstyle="round" on="true" color="#5000f0"/>
                  <v:fill on="true" color="#5000f0"/>
                </v:shape>
                <v:shape id="Shape 15094" style="position:absolute;width:368;height:368;left:11146;top:11780;" coordsize="36893,36893" path="m18399,0c28590,0,36893,8303,36893,18399c36893,28589,28590,36893,18399,36893c8303,36893,0,28589,0,18399c0,8303,8303,0,18399,0x">
                  <v:stroke weight="0.527495pt" endcap="round" joinstyle="round" on="true" color="#a200b9"/>
                  <v:fill on="true" color="#a200b9"/>
                </v:shape>
                <v:shape id="Shape 15095" style="position:absolute;width:368;height:368;left:11470;top:5706;" coordsize="36893,36893" path="m18399,0c28589,0,36893,8303,36893,18493c36893,28589,28589,36893,18399,36893c8303,36893,0,28589,0,18493c0,8303,8303,0,18399,0x">
                  <v:stroke weight="0.527495pt" endcap="round" joinstyle="round" on="true" color="#9b00c2"/>
                  <v:fill on="true" color="#9b00c2"/>
                </v:shape>
                <v:shape id="Shape 15096" style="position:absolute;width:368;height:368;left:13734;top:11390;" coordsize="36893,36893" path="m18493,0c28590,0,36893,8303,36893,18493c36893,28589,28590,36893,18493,36893c8303,36893,0,28589,0,18493c0,8303,8303,0,18493,0x">
                  <v:stroke weight="0.527495pt" endcap="round" joinstyle="round" on="true" color="#d20078"/>
                  <v:fill on="true" color="#d20078"/>
                </v:shape>
                <v:shape id="Shape 15097" style="position:absolute;width:368;height:368;left:17884;top:9487;" coordsize="36893,36893" path="m18399,0c28590,0,36893,8303,36893,18494c36893,28590,28590,36893,18399,36893c8303,36893,0,28590,0,18494c0,8303,8303,0,18399,0x">
                  <v:stroke weight="0.527495pt" endcap="round" joinstyle="round" on="true" color="#d9006c"/>
                  <v:fill on="true" color="#d9006c"/>
                </v:shape>
                <v:shape id="Shape 15098" style="position:absolute;width:368;height:368;left:14515;top:9171;" coordsize="36892,36893" path="m18493,0c28589,0,36892,8303,36892,18494c36892,28590,28589,36893,18493,36893c8303,36893,0,28590,0,18494c0,8303,8303,0,18493,0x">
                  <v:stroke weight="0.527495pt" endcap="round" joinstyle="round" on="true" color="#e70051"/>
                  <v:fill on="true" color="#e70051"/>
                </v:shape>
                <v:shape id="Shape 15099" style="position:absolute;width:368;height:368;left:8346;top:9198;" coordsize="36893,36893" path="m18494,0c28590,0,36893,8303,36893,18399c36893,28589,28590,36893,18494,36893c8303,36893,0,28589,0,18399c0,8303,8303,0,18494,0x">
                  <v:stroke weight="0.527495pt" endcap="round" joinstyle="round" on="true" color="#e60052"/>
                  <v:fill on="true" color="#e60052"/>
                </v:shape>
                <v:shape id="Shape 15100" style="position:absolute;width:367;height:368;left:11799;top:13837;" coordsize="36798,36893" path="m18399,0c28590,0,36798,8303,36798,18399c36798,28590,28590,36893,18399,36893c8209,36893,0,28590,0,18399c0,8303,8209,0,18399,0x">
                  <v:stroke weight="0.527495pt" endcap="round" joinstyle="round" on="true" color="#5300ef"/>
                  <v:fill on="true" color="#5300ef"/>
                </v:shape>
                <v:shape id="Shape 15101" style="position:absolute;width:368;height:368;left:7678;top:11942;" coordsize="36893,36893" path="m18399,0c28589,0,36893,8303,36893,18493c36893,28589,28589,36893,18399,36893c8303,36893,0,28589,0,18493c0,8303,8303,0,18399,0x">
                  <v:stroke weight="0.527495pt" endcap="round" joinstyle="round" on="true" color="#7300df"/>
                  <v:fill on="true" color="#7300df"/>
                </v:shape>
                <v:shape id="Shape 15102" style="position:absolute;width:368;height:368;left:17372;top:9524;" coordsize="36893,36893" path="m18399,0c28589,0,36893,8303,36893,18399c36893,28589,28589,36893,18399,36893c8303,36893,0,28589,0,18399c0,8303,8303,0,18399,0x">
                  <v:stroke weight="0.527495pt" endcap="round" joinstyle="round" on="true" color="#a600b7"/>
                  <v:fill on="true" color="#a600b7"/>
                </v:shape>
                <v:shape id="Shape 15103" style="position:absolute;width:368;height:368;left:10725;top:8051;" coordsize="36893,36892" path="m18399,0c28590,0,36893,8303,36893,18493c36893,28589,28590,36892,18399,36892c8303,36892,0,28589,0,18493c0,8303,8303,0,18399,0x">
                  <v:stroke weight="0.527495pt" endcap="round" joinstyle="round" on="true" color="#9d00c0"/>
                  <v:fill on="true" color="#9d00c0"/>
                </v:shape>
                <v:shape id="Shape 15104" style="position:absolute;width:368;height:368;left:14158;top:8658;" coordsize="36893,36892" path="m18494,0c28590,0,36893,8303,36893,18493c36893,28589,28590,36892,18494,36892c8303,36892,0,28589,0,18493c0,8303,8303,0,18494,0x">
                  <v:stroke weight="0.527495pt" endcap="round" joinstyle="round" on="true" color="#c5008f"/>
                  <v:fill on="true" color="#c5008f"/>
                </v:shape>
                <v:shape id="Shape 15105" style="position:absolute;width:368;height:368;left:13064;top:6009;" coordsize="36893,36893" path="m18493,0c28589,0,36893,8303,36893,18493c36893,28590,28589,36893,18493,36893c8303,36893,0,28590,0,18493c0,8303,8303,0,18493,0x">
                  <v:stroke weight="0.527495pt" endcap="round" joinstyle="round" on="true" color="#c70089"/>
                  <v:fill on="true" color="#c70089"/>
                </v:shape>
                <v:shape id="Shape 15106" style="position:absolute;width:368;height:368;left:10563;top:5495;" coordsize="36893,36893" path="m18399,0c28590,0,36893,8303,36893,18399c36893,28590,28590,36893,18399,36893c8303,36893,0,28590,0,18399c0,8303,8303,0,18399,0x">
                  <v:stroke weight="0.527495pt" endcap="round" joinstyle="round" on="true" color="#df0062"/>
                  <v:fill on="true" color="#df0062"/>
                </v:shape>
                <v:shape id="Shape 15107" style="position:absolute;width:368;height:368;left:16576;top:8190;" coordsize="36893,36893" path="m18399,0c28589,0,36893,8303,36893,18493c36893,28590,28589,36893,18399,36893c8303,36893,0,28590,0,18493c0,8303,8303,0,18399,0x">
                  <v:stroke weight="0.527495pt" endcap="round" joinstyle="round" on="true" color="#d20079"/>
                  <v:fill on="true" color="#d20079"/>
                </v:shape>
                <v:shape id="Shape 15108" style="position:absolute;width:368;height:368;left:13350;top:10292;" coordsize="36893,36893" path="m18494,0c28590,0,36893,8303,36893,18494c36893,28589,28590,36893,18494,36893c8303,36893,0,28589,0,18494c0,8303,8303,0,18494,0x">
                  <v:stroke weight="0.527495pt" endcap="round" joinstyle="round" on="true" color="#eb0047"/>
                  <v:fill on="true" color="#eb0047"/>
                </v:shape>
                <v:shape id="Shape 15109" style="position:absolute;width:368;height:368;left:18319;top:7446;" coordsize="36893,36893" path="m18399,0c28590,0,36893,8303,36893,18400c36893,28590,28590,36893,18399,36893c8303,36893,0,28590,0,18400c0,8303,8303,0,18399,0x">
                  <v:stroke weight="0.527495pt" endcap="round" joinstyle="round" on="true" color="#ec0043"/>
                  <v:fill on="true" color="#ec0043"/>
                </v:shape>
                <v:shape id="Shape 15110" style="position:absolute;width:27561;height:8077;left:3547;top:6588;" coordsize="2756100,807770" path="m2756100,0l2756100,438372l2721283,439033l2686372,439693l2651460,440353l2616549,441014l2581732,441769l2546821,442429l2511910,443184l2476999,443939l2442182,444694l2407271,445449l2372360,446298l2337448,447147l2302631,447996l2267720,448940l2232809,449883l2197897,450827l2163081,451770l2128170,452808l2093258,453941l2058347,455073l2023530,456205l1988619,457431l1953708,458753l1918797,460168l1883980,461583l1849068,463093l1814157,464697l1779246,466490l1744429,468282l1709518,470264l1674607,472339l1639695,474604l1604878,476963l1569967,479511l1535056,482247l1500145,485266l1465328,488474l1430417,491871l1395506,495551l1360594,499514l1325683,503760l1290866,508289l1255955,513101l1221044,518290l1186133,523763l1151316,529518l1116404,535557l1081493,541879l1046582,548484l1011765,555277l976854,562354l941943,569714l907031,577168l872215,584905l837303,592736l802392,600756l767481,608965l732664,617269l697753,625666l662842,634158l627930,642838l593113,651519l558202,660294l523291,669163l488380,678127l453563,687091l418652,696149l383741,705207l348829,714360l314012,723606l279101,732853l244190,742100l209279,751346l174462,760687l139551,770123l104639,779464l69728,788900l34911,798335l0,807770l0,438089l34911,437334l69728,436579l104639,435730l139551,434881l174462,434032l209279,433182l244190,432239l279101,431295l314012,430257l348829,429220l383741,428182l418652,427050l453563,425917l488380,424690l523291,423370l558202,422049l593113,420633l627930,419124l662842,417519l697753,415821l732664,414028l767481,412047l802392,409971l837303,407801l872215,405442l907031,402894l941943,400253l976854,397328l1011765,394120l1046582,390817l1081493,387137l1116404,383269l1151316,379117l1186133,374588l1221044,369870l1255955,364775l1290866,359397l1325683,353736l1360594,347697l1395506,341470l1430417,334959l1465328,328166l1500145,321089l1535056,313824l1569967,306370l1604878,298727l1639695,290895l1674607,282875l1709518,274761l1744429,266552l1779246,258155l1814157,249568l1849068,240982l1883980,232301l1918797,223526l1953708,214657l1988619,205787l2023530,196824l2058347,187766l2093258,178708l2128170,169556l2163081,160309l2197897,151156l2232809,141815l2267720,132569l2302631,123227l2337448,113886l2372360,104545l2407271,95110l2442182,85674l2476999,76239l2511910,66709l2546821,57273l2581732,47744l2616549,38214l2651460,28684l2686372,19154l2721283,9624l2756100,0x">
                  <v:stroke weight="0pt" endcap="round" joinstyle="round" on="false" color="#000000" opacity="0"/>
                  <v:fill on="true" color="#999999" opacity="0.4"/>
                </v:shape>
                <v:shape id="Shape 15111" style="position:absolute;width:27561;height:4037;left:3547;top:8780;" coordsize="2756100,403744" path="m0,403744l34911,398649l69728,393554l104639,388458l139551,383269l174462,378174l209279,373079l244190,367983l279101,362888l314012,357793l348829,352604l383741,347508l418652,342413l453563,337318l488380,332223l523291,327128l558202,321939l593113,316843l627930,311748l662842,306653l697753,301558l732664,296463l767481,291273l802392,286178l837303,281083l872215,275987l907031,270892l941943,265797l976854,260608l1011765,255513l1046582,250417l1081493,245322l1116404,240227l1151316,235132l1186133,229943l1221044,224848l1255955,219752l1290866,214657l1325683,209562l1360594,204467l1395506,199277l1430417,194182l1465328,189087l1500145,183992l1535056,178897l1569967,173801l1604878,168612l1639695,163517l1674607,158422l1709518,153326l1744429,148231l1779246,143136l1814157,137947l1849068,132852l1883980,127757l1918797,122661l1953708,117566l1988619,112471l2023530,107281l2058347,102186l2093258,97091l2128170,91996l2163081,86901l2197897,81806l2232809,76710l2267720,71521l2302631,66426l2337448,61331l2372360,56235l2407271,51140l2442182,46045l2476999,40856l2511910,35761l2546821,30666l2581732,25571l2616549,20475l2651460,15380l2686372,10190l2721283,5095l2756100,0">
                  <v:stroke weight="1.58248pt" endcap="flat" joinstyle="round" on="true" color="#000000"/>
                  <v:fill on="false" color="#000000" opacity="0"/>
                </v:shape>
                <v:rect id="Rectangle 15112" style="position:absolute;width:757;height:1492;left:354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ρ</w:t>
                        </w:r>
                      </w:p>
                    </w:txbxContent>
                  </v:textbox>
                </v:rect>
                <v:rect id="Rectangle 15113" style="position:absolute;width:345;height:1492;left:411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4" style="position:absolute;width:806;height:1276;left:437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5" style="position:absolute;width:345;height:1492;left:4982;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6" style="position:absolute;width:2686;height:1276;left:5242;top:768;" filled="f" stroked="f">
                  <v:textbox inset="0,0,0,0">
                    <w:txbxContent>
                      <w:p>
                        <w:pPr>
                          <w:spacing w:before="0" w:after="160" w:line="259" w:lineRule="auto"/>
                          <w:ind w:left="0" w:firstLine="0"/>
                          <w:jc w:val="left"/>
                        </w:pPr>
                        <w:r>
                          <w:rPr>
                            <w:rFonts w:cs="Arial" w:hAnsi="Arial" w:eastAsia="Arial" w:ascii="Arial"/>
                            <w:sz w:val="16"/>
                          </w:rPr>
                          <w:t xml:space="preserve">0.22</w:t>
                        </w:r>
                      </w:p>
                    </w:txbxContent>
                  </v:textbox>
                </v:rect>
                <v:rect id="Rectangle 15117" style="position:absolute;width:383;height:1276;left:7262;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18" style="position:absolute;width:345;height:1492;left:7551;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19" style="position:absolute;width:767;height:1276;left:7810;top:768;" filled="f" stroked="f">
                  <v:textbox inset="0,0,0,0">
                    <w:txbxContent>
                      <w:p>
                        <w:pPr>
                          <w:spacing w:before="0" w:after="160" w:line="259" w:lineRule="auto"/>
                          <w:ind w:left="0" w:firstLine="0"/>
                          <w:jc w:val="left"/>
                        </w:pPr>
                        <w:r>
                          <w:rPr>
                            <w:rFonts w:cs="Arial" w:hAnsi="Arial" w:eastAsia="Arial" w:ascii="Arial"/>
                            <w:i w:val="1"/>
                            <w:sz w:val="16"/>
                          </w:rPr>
                          <w:t xml:space="preserve">p</w:t>
                        </w:r>
                      </w:p>
                    </w:txbxContent>
                  </v:textbox>
                </v:rect>
                <v:rect id="Rectangle 15120" style="position:absolute;width:345;height:1492;left:8387;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1" style="position:absolute;width:806;height:1276;left:8646;top:768;" filled="f" stroked="f">
                  <v:textbox inset="0,0,0,0">
                    <w:txbxContent>
                      <w:p>
                        <w:pPr>
                          <w:spacing w:before="0" w:after="160" w:line="259" w:lineRule="auto"/>
                          <w:ind w:left="0" w:firstLine="0"/>
                          <w:jc w:val="left"/>
                        </w:pPr>
                        <w:r>
                          <w:rPr>
                            <w:rFonts w:cs="Arial" w:hAnsi="Arial" w:eastAsia="Arial" w:ascii="Arial"/>
                            <w:sz w:val="16"/>
                          </w:rPr>
                          <w:t xml:space="preserve">=</w:t>
                        </w:r>
                      </w:p>
                    </w:txbxContent>
                  </v:textbox>
                </v:rect>
                <v:rect id="Rectangle 15122" style="position:absolute;width:345;height:1492;left:9253;top:648;" filled="f" stroked="f">
                  <v:textbox inset="0,0,0,0">
                    <w:txbxContent>
                      <w:p>
                        <w:pPr>
                          <w:spacing w:before="0" w:after="160" w:line="259" w:lineRule="auto"/>
                          <w:ind w:left="0" w:firstLine="0"/>
                          <w:jc w:val="left"/>
                        </w:pPr>
                        <w:r>
                          <w:rPr>
                            <w:rFonts w:cs="Segoe UI Symbol" w:hAnsi="Segoe UI Symbol" w:eastAsia="Segoe UI Symbol" w:ascii="Segoe UI Symbol"/>
                            <w:sz w:val="16"/>
                          </w:rPr>
                          <w:t xml:space="preserve"> </w:t>
                        </w:r>
                      </w:p>
                    </w:txbxContent>
                  </v:textbox>
                </v:rect>
                <v:rect id="Rectangle 15123" style="position:absolute;width:3453;height:1276;left:9512;top:768;" filled="f" stroked="f">
                  <v:textbox inset="0,0,0,0">
                    <w:txbxContent>
                      <w:p>
                        <w:pPr>
                          <w:spacing w:before="0" w:after="160" w:line="259" w:lineRule="auto"/>
                          <w:ind w:left="0" w:firstLine="0"/>
                          <w:jc w:val="left"/>
                        </w:pPr>
                        <w:r>
                          <w:rPr>
                            <w:rFonts w:cs="Arial" w:hAnsi="Arial" w:eastAsia="Arial" w:ascii="Arial"/>
                            <w:sz w:val="16"/>
                          </w:rPr>
                          <w:t xml:space="preserve">0.035</w:t>
                        </w:r>
                      </w:p>
                    </w:txbxContent>
                  </v:textbox>
                </v:rect>
                <v:shape id="Shape 15124" style="position:absolute;width:0;height:23646;left:2169;top:0;" coordsize="0,2364622" path="m0,2364622l0,0">
                  <v:stroke weight="0.794957pt" endcap="flat" joinstyle="round" on="true" color="#000000"/>
                  <v:fill on="false" color="#000000" opacity="0"/>
                </v:shape>
                <v:rect id="Rectangle 15125" style="position:absolute;width:627;height:1044;left:1232;top:20940;" filled="f" stroked="f">
                  <v:textbox inset="0,0,0,0">
                    <w:txbxContent>
                      <w:p>
                        <w:pPr>
                          <w:spacing w:before="0" w:after="160" w:line="259" w:lineRule="auto"/>
                          <w:ind w:left="0" w:firstLine="0"/>
                          <w:jc w:val="left"/>
                        </w:pPr>
                        <w:r>
                          <w:rPr>
                            <w:rFonts w:cs="Arial" w:hAnsi="Arial" w:eastAsia="Arial" w:ascii="Arial"/>
                            <w:color w:val="4d4d4d"/>
                            <w:sz w:val="13"/>
                          </w:rPr>
                          <w:t xml:space="preserve">6</w:t>
                        </w:r>
                      </w:p>
                    </w:txbxContent>
                  </v:textbox>
                </v:rect>
                <v:rect id="Rectangle 15126" style="position:absolute;width:627;height:1044;left:1232;top:12909;"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27" style="position:absolute;width:627;height:1044;left:1232;top:4877;"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shape id="Shape 15128" style="position:absolute;width:258;height:0;left:1910;top:21245;" coordsize="25853,0" path="m0,0l25853,0">
                  <v:stroke weight="0.794957pt" endcap="flat" joinstyle="round" on="true" color="#333333"/>
                  <v:fill on="false" color="#000000" opacity="0"/>
                </v:shape>
                <v:shape id="Shape 15129" style="position:absolute;width:258;height:0;left:1910;top:13214;" coordsize="25853,0" path="m0,0l25853,0">
                  <v:stroke weight="0.794957pt" endcap="flat" joinstyle="round" on="true" color="#333333"/>
                  <v:fill on="false" color="#000000" opacity="0"/>
                </v:shape>
                <v:shape id="Shape 15130" style="position:absolute;width:258;height:0;left:1910;top:5181;" coordsize="25853,0" path="m0,0l25853,0">
                  <v:stroke weight="0.794957pt" endcap="flat" joinstyle="round" on="true" color="#333333"/>
                  <v:fill on="false" color="#000000" opacity="0"/>
                </v:shape>
                <v:shape id="Shape 15131" style="position:absolute;width:30318;height:0;left:2169;top:23646;" coordsize="3031804,0" path="m0,0l3031804,0">
                  <v:stroke weight="0.794957pt" endcap="flat" joinstyle="round" on="true" color="#000000"/>
                  <v:fill on="false" color="#000000" opacity="0"/>
                </v:shape>
                <v:shape id="Shape 15132" style="position:absolute;width:0;height:258;left:3091;top:23646;" coordsize="0,25853" path="m0,25853l0,0">
                  <v:stroke weight="0.794957pt" endcap="flat" joinstyle="round" on="true" color="#333333"/>
                  <v:fill on="false" color="#000000" opacity="0"/>
                </v:shape>
                <v:shape id="Shape 15133" style="position:absolute;width:0;height:258;left:8397;top:23646;" coordsize="0,25853" path="m0,25853l0,0">
                  <v:stroke weight="0.794957pt" endcap="flat" joinstyle="round" on="true" color="#333333"/>
                  <v:fill on="false" color="#000000" opacity="0"/>
                </v:shape>
                <v:shape id="Shape 15134" style="position:absolute;width:0;height:258;left:13702;top:23646;" coordsize="0,25853" path="m0,25853l0,0">
                  <v:stroke weight="0.794957pt" endcap="flat" joinstyle="round" on="true" color="#333333"/>
                  <v:fill on="false" color="#000000" opacity="0"/>
                </v:shape>
                <v:shape id="Shape 15135" style="position:absolute;width:0;height:258;left:19006;top:23646;" coordsize="0,25853" path="m0,25853l0,0">
                  <v:stroke weight="0.794957pt" endcap="flat" joinstyle="round" on="true" color="#333333"/>
                  <v:fill on="false" color="#000000" opacity="0"/>
                </v:shape>
                <v:shape id="Shape 15136" style="position:absolute;width:0;height:258;left:24312;top:23646;" coordsize="0,25853" path="m0,25853l0,0">
                  <v:stroke weight="0.794957pt" endcap="flat" joinstyle="round" on="true" color="#333333"/>
                  <v:fill on="false" color="#000000" opacity="0"/>
                </v:shape>
                <v:shape id="Shape 15137" style="position:absolute;width:0;height:258;left:29616;top:23646;" coordsize="0,25853" path="m0,25853l0,0">
                  <v:stroke weight="0.794957pt" endcap="flat" joinstyle="round" on="true" color="#333333"/>
                  <v:fill on="false" color="#000000" opacity="0"/>
                </v:shape>
                <v:rect id="Rectangle 15138" style="position:absolute;width:627;height:1044;left:2855;top:24111;" filled="f" stroked="f">
                  <v:textbox inset="0,0,0,0">
                    <w:txbxContent>
                      <w:p>
                        <w:pPr>
                          <w:spacing w:before="0" w:after="160" w:line="259" w:lineRule="auto"/>
                          <w:ind w:left="0" w:firstLine="0"/>
                          <w:jc w:val="left"/>
                        </w:pPr>
                        <w:r>
                          <w:rPr>
                            <w:rFonts w:cs="Arial" w:hAnsi="Arial" w:eastAsia="Arial" w:ascii="Arial"/>
                            <w:color w:val="4d4d4d"/>
                            <w:sz w:val="13"/>
                          </w:rPr>
                          <w:t xml:space="preserve">7</w:t>
                        </w:r>
                      </w:p>
                    </w:txbxContent>
                  </v:textbox>
                </v:rect>
                <v:rect id="Rectangle 15139" style="position:absolute;width:627;height:1044;left:8161;top:24111;" filled="f" stroked="f">
                  <v:textbox inset="0,0,0,0">
                    <w:txbxContent>
                      <w:p>
                        <w:pPr>
                          <w:spacing w:before="0" w:after="160" w:line="259" w:lineRule="auto"/>
                          <w:ind w:left="0" w:firstLine="0"/>
                          <w:jc w:val="left"/>
                        </w:pPr>
                        <w:r>
                          <w:rPr>
                            <w:rFonts w:cs="Arial" w:hAnsi="Arial" w:eastAsia="Arial" w:ascii="Arial"/>
                            <w:color w:val="4d4d4d"/>
                            <w:sz w:val="13"/>
                          </w:rPr>
                          <w:t xml:space="preserve">8</w:t>
                        </w:r>
                      </w:p>
                    </w:txbxContent>
                  </v:textbox>
                </v:rect>
                <v:rect id="Rectangle 15140" style="position:absolute;width:627;height:1044;left:13466;top:24111;" filled="f" stroked="f">
                  <v:textbox inset="0,0,0,0">
                    <w:txbxContent>
                      <w:p>
                        <w:pPr>
                          <w:spacing w:before="0" w:after="160" w:line="259" w:lineRule="auto"/>
                          <w:ind w:left="0" w:firstLine="0"/>
                          <w:jc w:val="left"/>
                        </w:pPr>
                        <w:r>
                          <w:rPr>
                            <w:rFonts w:cs="Arial" w:hAnsi="Arial" w:eastAsia="Arial" w:ascii="Arial"/>
                            <w:color w:val="4d4d4d"/>
                            <w:sz w:val="13"/>
                          </w:rPr>
                          <w:t xml:space="preserve">9</w:t>
                        </w:r>
                      </w:p>
                    </w:txbxContent>
                  </v:textbox>
                </v:rect>
                <v:rect id="Rectangle 15141" style="position:absolute;width:1255;height:1044;left:18534;top:24111;" filled="f" stroked="f">
                  <v:textbox inset="0,0,0,0">
                    <w:txbxContent>
                      <w:p>
                        <w:pPr>
                          <w:spacing w:before="0" w:after="160" w:line="259" w:lineRule="auto"/>
                          <w:ind w:left="0" w:firstLine="0"/>
                          <w:jc w:val="left"/>
                        </w:pPr>
                        <w:r>
                          <w:rPr>
                            <w:rFonts w:cs="Arial" w:hAnsi="Arial" w:eastAsia="Arial" w:ascii="Arial"/>
                            <w:color w:val="4d4d4d"/>
                            <w:sz w:val="13"/>
                          </w:rPr>
                          <w:t xml:space="preserve">10</w:t>
                        </w:r>
                      </w:p>
                    </w:txbxContent>
                  </v:textbox>
                </v:rect>
                <v:rect id="Rectangle 15142" style="position:absolute;width:1255;height:1044;left:23839;top:24111;" filled="f" stroked="f">
                  <v:textbox inset="0,0,0,0">
                    <w:txbxContent>
                      <w:p>
                        <w:pPr>
                          <w:spacing w:before="0" w:after="160" w:line="259" w:lineRule="auto"/>
                          <w:ind w:left="0" w:firstLine="0"/>
                          <w:jc w:val="left"/>
                        </w:pPr>
                        <w:r>
                          <w:rPr>
                            <w:rFonts w:cs="Arial" w:hAnsi="Arial" w:eastAsia="Arial" w:ascii="Arial"/>
                            <w:color w:val="4d4d4d"/>
                            <w:sz w:val="13"/>
                          </w:rPr>
                          <w:t xml:space="preserve">11</w:t>
                        </w:r>
                      </w:p>
                    </w:txbxContent>
                  </v:textbox>
                </v:rect>
                <v:rect id="Rectangle 15143" style="position:absolute;width:1255;height:1044;left:29145;top:24111;" filled="f" stroked="f">
                  <v:textbox inset="0,0,0,0">
                    <w:txbxContent>
                      <w:p>
                        <w:pPr>
                          <w:spacing w:before="0" w:after="160" w:line="259" w:lineRule="auto"/>
                          <w:ind w:left="0" w:firstLine="0"/>
                          <w:jc w:val="left"/>
                        </w:pPr>
                        <w:r>
                          <w:rPr>
                            <w:rFonts w:cs="Arial" w:hAnsi="Arial" w:eastAsia="Arial" w:ascii="Arial"/>
                            <w:color w:val="4d4d4d"/>
                            <w:sz w:val="13"/>
                          </w:rPr>
                          <w:t xml:space="preserve">12</w:t>
                        </w:r>
                      </w:p>
                    </w:txbxContent>
                  </v:textbox>
                </v:rect>
                <v:rect id="Rectangle 15144" style="position:absolute;width:6911;height:1276;left:14729;top:25166;" filled="f" stroked="f">
                  <v:textbox inset="0,0,0,0">
                    <w:txbxContent>
                      <w:p>
                        <w:pPr>
                          <w:spacing w:before="0" w:after="160" w:line="259" w:lineRule="auto"/>
                          <w:ind w:left="0" w:firstLine="0"/>
                          <w:jc w:val="left"/>
                        </w:pPr>
                        <w:r>
                          <w:rPr>
                            <w:rFonts w:cs="Arial" w:hAnsi="Arial" w:eastAsia="Arial" w:ascii="Arial"/>
                            <w:sz w:val="16"/>
                          </w:rPr>
                          <w:t xml:space="preserve">Larvae N:P</w:t>
                        </w:r>
                      </w:p>
                    </w:txbxContent>
                  </v:textbox>
                </v:rect>
                <v:rect id="Rectangle 15145" style="position:absolute;width:6122;height:1276;left:-2422;top:10425;rotation:270;" filled="f" stroked="f">
                  <v:textbox inset="0,0,0,0" style="layout-flow:vertical;mso-layout-flow-alt:bottom-to-top">
                    <w:txbxContent>
                      <w:p>
                        <w:pPr>
                          <w:spacing w:before="0" w:after="160" w:line="259" w:lineRule="auto"/>
                          <w:ind w:left="0" w:firstLine="0"/>
                          <w:jc w:val="left"/>
                        </w:pPr>
                        <w:r>
                          <w:rPr>
                            <w:rFonts w:cs="Arial" w:hAnsi="Arial" w:eastAsia="Arial" w:ascii="Arial"/>
                            <w:sz w:val="16"/>
                          </w:rPr>
                          <w:t xml:space="preserve">Frass N:P</w:t>
                        </w:r>
                      </w:p>
                    </w:txbxContent>
                  </v:textbox>
                </v:rect>
                <v:rect id="Rectangle 15147" style="position:absolute;width:6878;height:1276;left:34038;top:7115;" filled="f" stroked="f">
                  <v:textbox inset="0,0,0,0">
                    <w:txbxContent>
                      <w:p>
                        <w:pPr>
                          <w:spacing w:before="0" w:after="160" w:line="259" w:lineRule="auto"/>
                          <w:ind w:left="0" w:firstLine="0"/>
                          <w:jc w:val="left"/>
                        </w:pPr>
                        <w:r>
                          <w:rPr>
                            <w:rFonts w:cs="Arial" w:hAnsi="Arial" w:eastAsia="Arial" w:ascii="Arial"/>
                            <w:sz w:val="16"/>
                          </w:rPr>
                          <w:t xml:space="preserve">Intake level</w:t>
                        </w:r>
                      </w:p>
                    </w:txbxContent>
                  </v:textbox>
                </v:rect>
                <v:shape id="Picture 15149" style="position:absolute;width:1630;height:8152;left:34038;top:8491;" filled="f">
                  <v:imagedata r:id="rId58"/>
                </v:shape>
                <v:rect id="Rectangle 15160" style="position:absolute;width:1569;height:1044;left:36185;top:15939;" filled="f" stroked="f">
                  <v:textbox inset="0,0,0,0">
                    <w:txbxContent>
                      <w:p>
                        <w:pPr>
                          <w:spacing w:before="0" w:after="160" w:line="259" w:lineRule="auto"/>
                          <w:ind w:left="0" w:firstLine="0"/>
                          <w:jc w:val="left"/>
                        </w:pPr>
                        <w:r>
                          <w:rPr>
                            <w:rFonts w:cs="Arial" w:hAnsi="Arial" w:eastAsia="Arial" w:ascii="Arial"/>
                            <w:sz w:val="13"/>
                          </w:rPr>
                          <w:t xml:space="preserve">0.3</w:t>
                        </w:r>
                      </w:p>
                    </w:txbxContent>
                  </v:textbox>
                </v:rect>
                <v:rect id="Rectangle 15161" style="position:absolute;width:1569;height:1044;left:36185;top:14048;" filled="f" stroked="f">
                  <v:textbox inset="0,0,0,0">
                    <w:txbxContent>
                      <w:p>
                        <w:pPr>
                          <w:spacing w:before="0" w:after="160" w:line="259" w:lineRule="auto"/>
                          <w:ind w:left="0" w:firstLine="0"/>
                          <w:jc w:val="left"/>
                        </w:pPr>
                        <w:r>
                          <w:rPr>
                            <w:rFonts w:cs="Arial" w:hAnsi="Arial" w:eastAsia="Arial" w:ascii="Arial"/>
                            <w:sz w:val="13"/>
                          </w:rPr>
                          <w:t xml:space="preserve">0.5</w:t>
                        </w:r>
                      </w:p>
                    </w:txbxContent>
                  </v:textbox>
                </v:rect>
                <v:rect id="Rectangle 15162" style="position:absolute;width:1569;height:1044;left:36185;top:12156;" filled="f" stroked="f">
                  <v:textbox inset="0,0,0,0">
                    <w:txbxContent>
                      <w:p>
                        <w:pPr>
                          <w:spacing w:before="0" w:after="160" w:line="259" w:lineRule="auto"/>
                          <w:ind w:left="0" w:firstLine="0"/>
                          <w:jc w:val="left"/>
                        </w:pPr>
                        <w:r>
                          <w:rPr>
                            <w:rFonts w:cs="Arial" w:hAnsi="Arial" w:eastAsia="Arial" w:ascii="Arial"/>
                            <w:sz w:val="13"/>
                          </w:rPr>
                          <w:t xml:space="preserve">0.7</w:t>
                        </w:r>
                      </w:p>
                    </w:txbxContent>
                  </v:textbox>
                </v:rect>
                <v:rect id="Rectangle 15163" style="position:absolute;width:1569;height:1044;left:36185;top:10265;" filled="f" stroked="f">
                  <v:textbox inset="0,0,0,0">
                    <w:txbxContent>
                      <w:p>
                        <w:pPr>
                          <w:spacing w:before="0" w:after="160" w:line="259" w:lineRule="auto"/>
                          <w:ind w:left="0" w:firstLine="0"/>
                          <w:jc w:val="left"/>
                        </w:pPr>
                        <w:r>
                          <w:rPr>
                            <w:rFonts w:cs="Arial" w:hAnsi="Arial" w:eastAsia="Arial" w:ascii="Arial"/>
                            <w:sz w:val="13"/>
                          </w:rPr>
                          <w:t xml:space="preserve">0.9</w:t>
                        </w:r>
                      </w:p>
                    </w:txbxContent>
                  </v:textbox>
                </v:rect>
                <v:rect id="Rectangle 15164" style="position:absolute;width:1569;height:1044;left:36185;top:8374;" filled="f" stroked="f">
                  <v:textbox inset="0,0,0,0">
                    <w:txbxContent>
                      <w:p>
                        <w:pPr>
                          <w:spacing w:before="0" w:after="160" w:line="259" w:lineRule="auto"/>
                          <w:ind w:left="0" w:firstLine="0"/>
                          <w:jc w:val="left"/>
                        </w:pPr>
                        <w:r>
                          <w:rPr>
                            <w:rFonts w:cs="Arial" w:hAnsi="Arial" w:eastAsia="Arial" w:ascii="Arial"/>
                            <w:sz w:val="13"/>
                          </w:rPr>
                          <w:t xml:space="preserve">1.1</w:t>
                        </w:r>
                      </w:p>
                    </w:txbxContent>
                  </v:textbox>
                </v:rect>
              </v:group>
            </w:pict>
          </mc:Fallback>
        </mc:AlternateContent>
      </w:r>
    </w:p>
    <w:p w14:paraId="3938AF64" w14:textId="77777777" w:rsidR="007015D6" w:rsidRDefault="00350D12">
      <w:pPr>
        <w:spacing w:after="88" w:line="255" w:lineRule="auto"/>
        <w:ind w:left="-5"/>
      </w:pPr>
      <w:r>
        <w:rPr>
          <w:b/>
          <w:sz w:val="17"/>
        </w:rPr>
        <w:t xml:space="preserve">Figure S14. </w:t>
      </w:r>
      <w:r>
        <w:rPr>
          <w:sz w:val="15"/>
        </w:rPr>
        <w:t xml:space="preserve">Relationship between larvae and frass N/P. Each point represents a group of four larvae. The regression line represents a cubic spline. In colour is shown intake level measured as mass-specific intake rate (mg </w:t>
      </w:r>
      <w:r>
        <w:rPr>
          <w:i/>
          <w:sz w:val="16"/>
        </w:rPr>
        <w:t xml:space="preserve">× </w:t>
      </w:r>
      <w:r>
        <w:rPr>
          <w:sz w:val="15"/>
        </w:rPr>
        <w:t xml:space="preserve">mg </w:t>
      </w:r>
      <w:r>
        <w:rPr>
          <w:i/>
          <w:sz w:val="15"/>
          <w:vertAlign w:val="superscript"/>
        </w:rPr>
        <w:t>−</w:t>
      </w:r>
      <w:r>
        <w:rPr>
          <w:sz w:val="15"/>
          <w:vertAlign w:val="superscript"/>
        </w:rPr>
        <w:t xml:space="preserve">1 </w:t>
      </w:r>
      <w:r>
        <w:rPr>
          <w:i/>
          <w:sz w:val="16"/>
        </w:rPr>
        <w:t xml:space="preserve">× </w:t>
      </w:r>
      <w:r>
        <w:rPr>
          <w:sz w:val="15"/>
        </w:rPr>
        <w:t xml:space="preserve">day </w:t>
      </w:r>
      <w:r>
        <w:rPr>
          <w:i/>
          <w:sz w:val="15"/>
          <w:vertAlign w:val="superscript"/>
        </w:rPr>
        <w:t>−</w:t>
      </w:r>
      <w:r>
        <w:rPr>
          <w:sz w:val="15"/>
          <w:vertAlign w:val="superscript"/>
        </w:rPr>
        <w:t xml:space="preserve">1 </w:t>
      </w:r>
      <w:r>
        <w:rPr>
          <w:sz w:val="15"/>
        </w:rPr>
        <w:t>in fresh weight).</w:t>
      </w:r>
    </w:p>
    <w:sectPr w:rsidR="007015D6">
      <w:headerReference w:type="even" r:id="rId59"/>
      <w:headerReference w:type="default" r:id="rId60"/>
      <w:footerReference w:type="even" r:id="rId61"/>
      <w:footerReference w:type="default" r:id="rId62"/>
      <w:headerReference w:type="first" r:id="rId63"/>
      <w:footerReference w:type="first" r:id="rId64"/>
      <w:pgSz w:w="11906" w:h="16838"/>
      <w:pgMar w:top="1123" w:right="1134" w:bottom="1384" w:left="1134" w:header="720" w:footer="96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Laser2000" w:date="2024-09-10T20:26:00Z" w:initials="L">
    <w:p w14:paraId="254E9F5D" w14:textId="77777777" w:rsidR="009405B5" w:rsidRPr="00020BCF" w:rsidRDefault="009405B5" w:rsidP="0077237D">
      <w:pPr>
        <w:pStyle w:val="Commentaire"/>
        <w:rPr>
          <w:lang w:val="fr-FR"/>
        </w:rPr>
      </w:pPr>
      <w:r>
        <w:rPr>
          <w:rStyle w:val="Marquedecommentaire"/>
        </w:rPr>
        <w:annotationRef/>
      </w:r>
      <w:r w:rsidRPr="00020BCF">
        <w:rPr>
          <w:lang w:val="fr-FR"/>
        </w:rPr>
        <w:t>Je pense qu’il faut dire qq part que la Vitesse e recyclage et la quantité de nutriment conserves (ou perdus) depend de la stoichio, puis dire que l</w:t>
      </w:r>
      <w:r w:rsidR="0077237D" w:rsidRPr="00020BCF">
        <w:rPr>
          <w:lang w:val="fr-FR"/>
        </w:rPr>
        <w:t>e food shortage peut moduler les ratios stoichio</w:t>
      </w:r>
    </w:p>
    <w:p w14:paraId="194D808E" w14:textId="3CDECF44" w:rsidR="0077237D" w:rsidRPr="00020BCF" w:rsidRDefault="0077237D" w:rsidP="0077237D">
      <w:pPr>
        <w:pStyle w:val="Commentaire"/>
        <w:rPr>
          <w:lang w:val="fr-FR"/>
        </w:rPr>
      </w:pPr>
      <w:r w:rsidRPr="00020BCF">
        <w:rPr>
          <w:lang w:val="fr-FR"/>
        </w:rPr>
        <w:t>Sinon on se dit que les nutriments sont juste soit stockés dans les conso ou les plantes, et on ne voit pas bien ou est le pb/la question</w:t>
      </w:r>
    </w:p>
  </w:comment>
  <w:comment w:id="1" w:author="Laser2000" w:date="2024-09-10T20:24:00Z" w:initials="L">
    <w:p w14:paraId="203A781B" w14:textId="7B675DA5" w:rsidR="009405B5" w:rsidRPr="00020BCF" w:rsidRDefault="009405B5">
      <w:pPr>
        <w:pStyle w:val="Commentaire"/>
        <w:rPr>
          <w:lang w:val="fr-FR"/>
        </w:rPr>
      </w:pPr>
      <w:r>
        <w:rPr>
          <w:rStyle w:val="Marquedecommentaire"/>
        </w:rPr>
        <w:annotationRef/>
      </w:r>
      <w:r w:rsidRPr="00020BCF">
        <w:rPr>
          <w:lang w:val="fr-FR"/>
        </w:rPr>
        <w:t>Pas sur qu’il faille garder ça dans l’intro. Je mettrai plus à la place une phraser sur la balance et la conséquance pour les stocks de nutriments</w:t>
      </w:r>
    </w:p>
  </w:comment>
  <w:comment w:id="2" w:author="Samuel Charberet" w:date="2024-10-17T11:54:00Z" w:initials="SC">
    <w:p w14:paraId="35C04D3B" w14:textId="77777777" w:rsidR="0063187A" w:rsidRDefault="0063187A" w:rsidP="0063187A">
      <w:pPr>
        <w:pStyle w:val="Commentaire"/>
        <w:ind w:left="0" w:firstLine="0"/>
        <w:jc w:val="left"/>
      </w:pPr>
      <w:r>
        <w:rPr>
          <w:rStyle w:val="Marquedecommentaire"/>
        </w:rPr>
        <w:annotationRef/>
      </w:r>
      <w:r>
        <w:t>C’est l’abstract ici</w:t>
      </w:r>
    </w:p>
  </w:comment>
  <w:comment w:id="3" w:author="Laser2000" w:date="2024-09-10T20:29:00Z" w:initials="L">
    <w:p w14:paraId="2964A2F5" w14:textId="1BD9E60C" w:rsidR="0077237D" w:rsidRPr="00020BCF" w:rsidRDefault="0077237D">
      <w:pPr>
        <w:pStyle w:val="Commentaire"/>
        <w:rPr>
          <w:lang w:val="fr-FR"/>
        </w:rPr>
      </w:pPr>
      <w:r>
        <w:rPr>
          <w:rStyle w:val="Marquedecommentaire"/>
        </w:rPr>
        <w:annotationRef/>
      </w:r>
      <w:r w:rsidRPr="00020BCF">
        <w:rPr>
          <w:lang w:val="fr-FR"/>
        </w:rPr>
        <w:t>Pour moi le trophisme est un mécanisme, la stoichio un état ou une contrainte, dc la phrase est un peu bizarre</w:t>
      </w:r>
    </w:p>
    <w:p w14:paraId="2FB10621" w14:textId="0250D544" w:rsidR="0077237D" w:rsidRPr="00020BCF" w:rsidRDefault="0077237D">
      <w:pPr>
        <w:pStyle w:val="Commentaire"/>
        <w:rPr>
          <w:lang w:val="fr-FR"/>
        </w:rPr>
      </w:pPr>
      <w:r w:rsidRPr="00020BCF">
        <w:rPr>
          <w:lang w:val="fr-FR"/>
        </w:rPr>
        <w:t>Et l’écologie n’est pas un mécanisme mais une science, donc bizarre aussi comme formulation</w:t>
      </w:r>
    </w:p>
  </w:comment>
  <w:comment w:id="4" w:author="Isabelle Gounand" w:date="2024-09-23T17:14:00Z" w:initials="IG">
    <w:p w14:paraId="6A0493E8" w14:textId="4CAB0891" w:rsidR="0027450B" w:rsidRPr="00266D59" w:rsidRDefault="0027450B">
      <w:pPr>
        <w:pStyle w:val="Commentaire"/>
        <w:rPr>
          <w:lang w:val="fr-FR"/>
        </w:rPr>
      </w:pPr>
      <w:r>
        <w:rPr>
          <w:rStyle w:val="Marquedecommentaire"/>
        </w:rPr>
        <w:annotationRef/>
      </w:r>
    </w:p>
  </w:comment>
  <w:comment w:id="5" w:author="Isabelle Gounand" w:date="2024-09-23T17:11:00Z" w:initials="IG">
    <w:p w14:paraId="049B8C9D" w14:textId="505E2D68" w:rsidR="00706C36" w:rsidRPr="00706C36" w:rsidRDefault="00706C36">
      <w:pPr>
        <w:pStyle w:val="Commentaire"/>
        <w:rPr>
          <w:lang w:val="fr-FR"/>
        </w:rPr>
      </w:pPr>
      <w:r>
        <w:rPr>
          <w:rStyle w:val="Marquedecommentaire"/>
        </w:rPr>
        <w:annotationRef/>
      </w:r>
      <w:r w:rsidRPr="00706C36">
        <w:rPr>
          <w:lang w:val="fr-FR"/>
        </w:rPr>
        <w:t xml:space="preserve">J’ai enlevé le bout de phrase </w:t>
      </w:r>
      <w:r>
        <w:rPr>
          <w:lang w:val="fr-FR"/>
        </w:rPr>
        <w:t>sur les 3 niveaux trophiques car ça prête à de nombreuses critiques : notamment qu’il y a beaucoup d’omnivorie dans les food webs donc avec des niveaux trophiques beaucoup plus flous</w:t>
      </w:r>
    </w:p>
  </w:comment>
  <w:comment w:id="6" w:author="Laser2000" w:date="2024-09-10T20:35:00Z" w:initials="L">
    <w:p w14:paraId="53D509AE" w14:textId="77777777" w:rsidR="0077237D" w:rsidRDefault="0077237D">
      <w:pPr>
        <w:pStyle w:val="Commentaire"/>
        <w:rPr>
          <w:lang w:val="fr-FR"/>
        </w:rPr>
      </w:pPr>
      <w:r>
        <w:rPr>
          <w:rStyle w:val="Marquedecommentaire"/>
        </w:rPr>
        <w:annotationRef/>
      </w:r>
      <w:r w:rsidRPr="00020BCF">
        <w:rPr>
          <w:lang w:val="fr-FR"/>
        </w:rPr>
        <w:t>Vague et on ne voit pas trop où ça va</w:t>
      </w:r>
    </w:p>
    <w:p w14:paraId="13074ED8" w14:textId="77777777" w:rsidR="0027450B" w:rsidRDefault="0027450B">
      <w:pPr>
        <w:pStyle w:val="Commentaire"/>
        <w:rPr>
          <w:lang w:val="fr-FR"/>
        </w:rPr>
      </w:pPr>
    </w:p>
    <w:p w14:paraId="62B285CE" w14:textId="2C079120" w:rsidR="0027450B" w:rsidRPr="00020BCF" w:rsidRDefault="0027450B">
      <w:pPr>
        <w:pStyle w:val="Commentaire"/>
        <w:rPr>
          <w:lang w:val="fr-FR"/>
        </w:rPr>
      </w:pPr>
      <w:r>
        <w:rPr>
          <w:lang w:val="fr-FR"/>
        </w:rPr>
        <w:t>IG : je suis d’accord, je supprimerait la phrase car elle coupe le lien logi</w:t>
      </w:r>
      <w:r>
        <w:rPr>
          <w:noProof/>
          <w:lang w:val="fr-FR"/>
        </w:rPr>
        <w:t>que entre la phrase précédente et la suivante</w:t>
      </w:r>
      <w:r>
        <w:rPr>
          <w:lang w:val="fr-FR"/>
        </w:rPr>
        <w:t>. D’une manière générale, c’est plus efficace de donner une phrase qui annonce où tu veux aller, puis ensuite de détailler</w:t>
      </w:r>
    </w:p>
  </w:comment>
  <w:comment w:id="7" w:author="Laser2000" w:date="2024-09-10T20:37:00Z" w:initials="L">
    <w:p w14:paraId="145CC779" w14:textId="588936DD" w:rsidR="0077237D" w:rsidRPr="00020BCF" w:rsidRDefault="0077237D">
      <w:pPr>
        <w:pStyle w:val="Commentaire"/>
        <w:rPr>
          <w:lang w:val="fr-FR"/>
        </w:rPr>
      </w:pPr>
      <w:r>
        <w:rPr>
          <w:rStyle w:val="Marquedecommentaire"/>
        </w:rPr>
        <w:annotationRef/>
      </w:r>
      <w:r w:rsidRPr="00020BCF">
        <w:rPr>
          <w:lang w:val="fr-FR"/>
        </w:rPr>
        <w:t>On ne voit pas la nécessité de le faire -&gt; a expliquer</w:t>
      </w:r>
    </w:p>
  </w:comment>
  <w:comment w:id="8" w:author="Laser2000" w:date="2024-09-10T20:37:00Z" w:initials="L">
    <w:p w14:paraId="744B7F0F" w14:textId="2F5CC0CA" w:rsidR="0077237D" w:rsidRPr="00020BCF" w:rsidRDefault="0077237D">
      <w:pPr>
        <w:pStyle w:val="Commentaire"/>
        <w:rPr>
          <w:lang w:val="fr-FR"/>
        </w:rPr>
      </w:pPr>
      <w:r>
        <w:rPr>
          <w:rStyle w:val="Marquedecommentaire"/>
        </w:rPr>
        <w:annotationRef/>
      </w:r>
      <w:r w:rsidRPr="00020BCF">
        <w:rPr>
          <w:lang w:val="fr-FR"/>
        </w:rPr>
        <w:t>Pas le bon terme, à retravailler et à mettre ds l’abstract</w:t>
      </w:r>
    </w:p>
  </w:comment>
  <w:comment w:id="10" w:author="Isabelle Gounand" w:date="2024-09-23T17:56:00Z" w:initials="IG">
    <w:p w14:paraId="4B3115E5" w14:textId="30DCED29" w:rsidR="00B12F66" w:rsidRPr="00B12F66" w:rsidRDefault="00B12F66">
      <w:pPr>
        <w:pStyle w:val="Commentaire"/>
        <w:rPr>
          <w:lang w:val="fr-FR"/>
        </w:rPr>
      </w:pPr>
      <w:r>
        <w:rPr>
          <w:rStyle w:val="Marquedecommentaire"/>
        </w:rPr>
        <w:annotationRef/>
      </w:r>
      <w:r w:rsidRPr="00B12F66">
        <w:rPr>
          <w:lang w:val="fr-FR"/>
        </w:rPr>
        <w:t xml:space="preserve">Je rajoute ça car le processus c’est </w:t>
      </w:r>
      <w:r w:rsidRPr="00B12F66">
        <w:rPr>
          <w:noProof/>
          <w:lang w:val="fr-FR"/>
        </w:rPr>
        <w:t>l'assim</w:t>
      </w:r>
      <w:r>
        <w:rPr>
          <w:noProof/>
          <w:lang w:val="fr-FR"/>
        </w:rPr>
        <w:t>ilation ou la nutrient conversion mais pas leur efficacité</w:t>
      </w:r>
    </w:p>
  </w:comment>
  <w:comment w:id="11" w:author="Isabelle Gounand" w:date="2024-09-23T17:23:00Z" w:initials="IG">
    <w:p w14:paraId="6D563F12" w14:textId="77777777" w:rsidR="00731880" w:rsidRDefault="00731880">
      <w:pPr>
        <w:pStyle w:val="Commentaire"/>
        <w:rPr>
          <w:noProof/>
          <w:lang w:val="fr-FR"/>
        </w:rPr>
      </w:pPr>
      <w:r>
        <w:rPr>
          <w:rStyle w:val="Marquedecommentaire"/>
        </w:rPr>
        <w:annotationRef/>
      </w:r>
      <w:r w:rsidRPr="00731880">
        <w:rPr>
          <w:lang w:val="fr-FR"/>
        </w:rPr>
        <w:t xml:space="preserve">C’est important je pense de préciser la difference entre les deux </w:t>
      </w:r>
      <w:r w:rsidRPr="00731880">
        <w:rPr>
          <w:noProof/>
          <w:lang w:val="fr-FR"/>
        </w:rPr>
        <w:t xml:space="preserve">car ce n'est pas forcément évident pour </w:t>
      </w:r>
      <w:r>
        <w:rPr>
          <w:noProof/>
          <w:lang w:val="fr-FR"/>
        </w:rPr>
        <w:t>s non physiologistes et on s'adresse à une large audience si on vise eco lett</w:t>
      </w:r>
    </w:p>
    <w:p w14:paraId="611EA77B" w14:textId="55634C24" w:rsidR="00731880" w:rsidRPr="00731880" w:rsidRDefault="00731880">
      <w:pPr>
        <w:pStyle w:val="Commentaire"/>
        <w:rPr>
          <w:lang w:val="fr-FR"/>
        </w:rPr>
      </w:pPr>
    </w:p>
  </w:comment>
  <w:comment w:id="12" w:author="Laser2000" w:date="2024-09-10T20:39:00Z" w:initials="L">
    <w:p w14:paraId="7F636134" w14:textId="47600994" w:rsidR="00A90047" w:rsidRPr="00020BCF" w:rsidRDefault="00A90047">
      <w:pPr>
        <w:pStyle w:val="Commentaire"/>
        <w:rPr>
          <w:lang w:val="fr-FR"/>
        </w:rPr>
      </w:pPr>
      <w:r>
        <w:rPr>
          <w:rStyle w:val="Marquedecommentaire"/>
        </w:rPr>
        <w:annotationRef/>
      </w:r>
      <w:r w:rsidRPr="00020BCF">
        <w:rPr>
          <w:lang w:val="fr-FR"/>
        </w:rPr>
        <w:t>Dire en quoi</w:t>
      </w:r>
    </w:p>
  </w:comment>
  <w:comment w:id="13" w:author="Isabelle Gounand" w:date="2024-09-23T17:33:00Z" w:initials="IG">
    <w:p w14:paraId="6E589662" w14:textId="2A5A6A10" w:rsidR="00E47633" w:rsidRPr="00E47633" w:rsidRDefault="00E47633">
      <w:pPr>
        <w:pStyle w:val="Commentaire"/>
        <w:rPr>
          <w:lang w:val="fr-FR"/>
        </w:rPr>
      </w:pPr>
      <w:r>
        <w:rPr>
          <w:rStyle w:val="Marquedecommentaire"/>
        </w:rPr>
        <w:annotationRef/>
      </w:r>
      <w:r w:rsidRPr="00E47633">
        <w:rPr>
          <w:lang w:val="fr-FR"/>
        </w:rPr>
        <w:t xml:space="preserve">C’est  vague. </w:t>
      </w:r>
      <w:r>
        <w:rPr>
          <w:lang w:val="fr-FR"/>
        </w:rPr>
        <w:t xml:space="preserve">Mettre un mécanisme comme j’ai proposé </w:t>
      </w:r>
      <w:r>
        <w:rPr>
          <w:noProof/>
          <w:lang w:val="fr-FR"/>
        </w:rPr>
        <w:t>u-dessus rendra l'argument plus fort</w:t>
      </w:r>
    </w:p>
  </w:comment>
  <w:comment w:id="15" w:author="Isabelle Gounand" w:date="2024-09-23T17:38:00Z" w:initials="IG">
    <w:p w14:paraId="40FDC87B" w14:textId="3357A1F3" w:rsidR="00F7433E" w:rsidRPr="00F7433E" w:rsidRDefault="00F7433E">
      <w:pPr>
        <w:pStyle w:val="Commentaire"/>
        <w:rPr>
          <w:lang w:val="fr-FR"/>
        </w:rPr>
      </w:pPr>
      <w:r>
        <w:rPr>
          <w:rStyle w:val="Marquedecommentaire"/>
        </w:rPr>
        <w:annotationRef/>
      </w:r>
      <w:r w:rsidRPr="00F7433E">
        <w:rPr>
          <w:lang w:val="fr-FR"/>
        </w:rPr>
        <w:t xml:space="preserve">Theoretical rend la phrase </w:t>
      </w:r>
      <w:r>
        <w:rPr>
          <w:lang w:val="fr-FR"/>
        </w:rPr>
        <w:t>très abstraite</w:t>
      </w:r>
      <w:r>
        <w:rPr>
          <w:noProof/>
          <w:lang w:val="fr-FR"/>
        </w:rPr>
        <w:t>: est-ce que ce n'est pas pour le fonctionnement du système lui même que ça a de l'importance?</w:t>
      </w:r>
    </w:p>
  </w:comment>
  <w:comment w:id="16" w:author="Isabelle Gounand" w:date="2024-09-23T17:41:00Z" w:initials="IG">
    <w:p w14:paraId="4ED86B06" w14:textId="054E8D6C" w:rsidR="00F7433E" w:rsidRPr="00F7433E" w:rsidRDefault="00F7433E">
      <w:pPr>
        <w:pStyle w:val="Commentaire"/>
        <w:rPr>
          <w:lang w:val="fr-FR"/>
        </w:rPr>
      </w:pPr>
      <w:r>
        <w:rPr>
          <w:rStyle w:val="Marquedecommentaire"/>
        </w:rPr>
        <w:annotationRef/>
      </w:r>
      <w:r w:rsidRPr="00F7433E">
        <w:rPr>
          <w:lang w:val="fr-FR"/>
        </w:rPr>
        <w:t>C’est important d’expliquer les affirmation</w:t>
      </w:r>
      <w:r w:rsidRPr="00F7433E">
        <w:rPr>
          <w:noProof/>
          <w:lang w:val="fr-FR"/>
        </w:rPr>
        <w:t xml:space="preserve"> en m</w:t>
      </w:r>
      <w:r>
        <w:rPr>
          <w:noProof/>
          <w:lang w:val="fr-FR"/>
        </w:rPr>
        <w:t>ettant un peu de détail, un mécanisme, sinon ça reste vague: il ne faut pas compter sur le lecteur pour aller voir les refs à chaque phrase. Il faut donner un peu de grain à moudre pour qu'il puisse comprendre le flux logique et ne pas décrocher</w:t>
      </w:r>
    </w:p>
  </w:comment>
  <w:comment w:id="14" w:author="Laser2000" w:date="2024-09-10T22:00:00Z" w:initials="L">
    <w:p w14:paraId="6459F7E0" w14:textId="1CBD3ECA" w:rsidR="00ED46CC" w:rsidRPr="00020BCF" w:rsidRDefault="00ED46CC">
      <w:pPr>
        <w:pStyle w:val="Commentaire"/>
        <w:rPr>
          <w:lang w:val="fr-FR"/>
        </w:rPr>
      </w:pPr>
      <w:r>
        <w:rPr>
          <w:rStyle w:val="Marquedecommentaire"/>
        </w:rPr>
        <w:annotationRef/>
      </w:r>
      <w:r w:rsidRPr="00020BCF">
        <w:rPr>
          <w:lang w:val="fr-FR"/>
        </w:rPr>
        <w:t>Il faut développer</w:t>
      </w:r>
    </w:p>
  </w:comment>
  <w:comment w:id="17" w:author="Isabelle Gounand" w:date="2024-09-23T17:51:00Z" w:initials="IG">
    <w:p w14:paraId="5133ABC0" w14:textId="69796339" w:rsidR="00847B45" w:rsidRPr="00847B45" w:rsidRDefault="00847B45">
      <w:pPr>
        <w:pStyle w:val="Commentaire"/>
        <w:rPr>
          <w:lang w:val="fr-FR"/>
        </w:rPr>
      </w:pPr>
      <w:r>
        <w:rPr>
          <w:rStyle w:val="Marquedecommentaire"/>
        </w:rPr>
        <w:annotationRef/>
      </w:r>
      <w:r w:rsidR="00F14F81">
        <w:rPr>
          <w:lang w:val="fr-FR"/>
        </w:rPr>
        <w:t xml:space="preserve"> en regardant vite fait </w:t>
      </w:r>
      <w:r>
        <w:rPr>
          <w:noProof/>
          <w:lang w:val="fr-FR"/>
        </w:rPr>
        <w:t>la ref, ce résultat n'est pas mis en avant dans l'abstract. =&gt; chercher une autre ref plus adaptée serait pas mal</w:t>
      </w:r>
    </w:p>
  </w:comment>
  <w:comment w:id="19" w:author="Laser2000" w:date="2024-09-10T20:41:00Z" w:initials="L">
    <w:p w14:paraId="1D4D58C9" w14:textId="39B5A030" w:rsidR="00A90047" w:rsidRPr="00020BCF" w:rsidRDefault="00A90047">
      <w:pPr>
        <w:pStyle w:val="Commentaire"/>
        <w:rPr>
          <w:lang w:val="fr-FR"/>
        </w:rPr>
      </w:pPr>
      <w:r>
        <w:rPr>
          <w:rStyle w:val="Marquedecommentaire"/>
        </w:rPr>
        <w:annotationRef/>
      </w:r>
      <w:r w:rsidRPr="00020BCF">
        <w:rPr>
          <w:lang w:val="fr-FR"/>
        </w:rPr>
        <w:t>Ça veut dire quoi?</w:t>
      </w:r>
    </w:p>
  </w:comment>
  <w:comment w:id="20" w:author="Laser2000" w:date="2024-09-10T21:54:00Z" w:initials="L">
    <w:p w14:paraId="7D96B20D" w14:textId="19399450" w:rsidR="00114D1C" w:rsidRPr="00020BCF" w:rsidRDefault="00114D1C">
      <w:pPr>
        <w:pStyle w:val="Commentaire"/>
        <w:rPr>
          <w:lang w:val="fr-FR"/>
        </w:rPr>
      </w:pPr>
      <w:r>
        <w:rPr>
          <w:rStyle w:val="Marquedecommentaire"/>
        </w:rPr>
        <w:annotationRef/>
      </w:r>
    </w:p>
  </w:comment>
  <w:comment w:id="18" w:author="Isabelle Gounand" w:date="2024-09-24T10:19:00Z" w:initials="IG">
    <w:p w14:paraId="3C185BE9" w14:textId="4CC1792A" w:rsidR="00E209A3" w:rsidRPr="00E209A3" w:rsidRDefault="00E209A3">
      <w:pPr>
        <w:pStyle w:val="Commentaire"/>
        <w:rPr>
          <w:lang w:val="fr-FR"/>
        </w:rPr>
      </w:pPr>
      <w:r>
        <w:rPr>
          <w:rStyle w:val="Marquedecommentaire"/>
        </w:rPr>
        <w:annotationRef/>
      </w:r>
      <w:r w:rsidRPr="00E209A3">
        <w:rPr>
          <w:lang w:val="fr-FR"/>
        </w:rPr>
        <w:t>Pas sûre que ce bout de phrase soit necessaire ou reformu</w:t>
      </w:r>
      <w:r w:rsidRPr="00E209A3">
        <w:rPr>
          <w:noProof/>
          <w:lang w:val="fr-FR"/>
        </w:rPr>
        <w:t>ler par exemple: "despite biomass still</w:t>
      </w:r>
      <w:r>
        <w:rPr>
          <w:noProof/>
          <w:lang w:val="fr-FR"/>
        </w:rPr>
        <w:t xml:space="preserve"> actively circulate within the food web" D'ailleurs ça me fait penser: pour quoi parler de food chain partout et pas de food web? C'est moins proche de la réalité.</w:t>
      </w:r>
    </w:p>
  </w:comment>
  <w:comment w:id="21" w:author="Isabelle Gounand" w:date="2024-09-23T17:59:00Z" w:initials="IG">
    <w:p w14:paraId="5E5F219E" w14:textId="46E4A256" w:rsidR="00B12F66" w:rsidRPr="00B12F66" w:rsidRDefault="00B12F66">
      <w:pPr>
        <w:pStyle w:val="Commentaire"/>
        <w:rPr>
          <w:lang w:val="fr-FR"/>
        </w:rPr>
      </w:pPr>
      <w:r>
        <w:rPr>
          <w:rStyle w:val="Marquedecommentaire"/>
        </w:rPr>
        <w:annotationRef/>
      </w:r>
      <w:r w:rsidRPr="00B12F66">
        <w:rPr>
          <w:lang w:val="fr-FR"/>
        </w:rPr>
        <w:t>Efficiencies are not processes</w:t>
      </w:r>
    </w:p>
  </w:comment>
  <w:comment w:id="23" w:author="Isabelle Gounand" w:date="2024-09-24T09:58:00Z" w:initials="IG">
    <w:p w14:paraId="1B977664" w14:textId="3CA1DEEA" w:rsidR="00266D59" w:rsidRPr="00266D59" w:rsidRDefault="00266D59">
      <w:pPr>
        <w:pStyle w:val="Commentaire"/>
        <w:rPr>
          <w:lang w:val="fr-FR"/>
        </w:rPr>
      </w:pPr>
      <w:r>
        <w:rPr>
          <w:rStyle w:val="Marquedecommentaire"/>
        </w:rPr>
        <w:annotationRef/>
      </w:r>
      <w:r w:rsidRPr="00266D59">
        <w:rPr>
          <w:lang w:val="fr-FR"/>
        </w:rPr>
        <w:t>J’ai reformulaé un peu car ça me paraît trop trivi</w:t>
      </w:r>
      <w:r w:rsidRPr="00266D59">
        <w:rPr>
          <w:noProof/>
          <w:lang w:val="fr-FR"/>
        </w:rPr>
        <w:t xml:space="preserve">al </w:t>
      </w:r>
      <w:r>
        <w:rPr>
          <w:noProof/>
          <w:lang w:val="fr-FR"/>
        </w:rPr>
        <w:t>de dire que la disponibilité en nourriture contrôle le taux d'ingestion</w:t>
      </w:r>
    </w:p>
  </w:comment>
  <w:comment w:id="28" w:author="Laser2000" w:date="2024-09-10T20:49:00Z" w:initials="L">
    <w:p w14:paraId="5BB09126" w14:textId="54D95DFA" w:rsidR="00D56934" w:rsidRPr="00020BCF" w:rsidRDefault="00D56934">
      <w:pPr>
        <w:pStyle w:val="Commentaire"/>
        <w:rPr>
          <w:lang w:val="fr-FR"/>
        </w:rPr>
      </w:pPr>
      <w:r>
        <w:rPr>
          <w:rStyle w:val="Marquedecommentaire"/>
        </w:rPr>
        <w:annotationRef/>
      </w:r>
      <w:r w:rsidRPr="00020BCF">
        <w:rPr>
          <w:lang w:val="fr-FR"/>
        </w:rPr>
        <w:t>Pas ultra clair, à retravailler un peu, probablement en reprenant les arguments stoichio mentionnés pls haut</w:t>
      </w:r>
    </w:p>
  </w:comment>
  <w:comment w:id="29" w:author="Isabelle Gounand" w:date="2024-09-24T10:00:00Z" w:initials="IG">
    <w:p w14:paraId="00F3B665" w14:textId="3FC574B9" w:rsidR="00266D59" w:rsidRPr="00266D59" w:rsidRDefault="00266D59">
      <w:pPr>
        <w:pStyle w:val="Commentaire"/>
        <w:rPr>
          <w:lang w:val="fr-FR"/>
        </w:rPr>
      </w:pPr>
      <w:r>
        <w:rPr>
          <w:rStyle w:val="Marquedecommentaire"/>
        </w:rPr>
        <w:annotationRef/>
      </w:r>
      <w:r w:rsidRPr="00266D59">
        <w:rPr>
          <w:noProof/>
          <w:lang w:val="fr-FR"/>
        </w:rPr>
        <w:t xml:space="preserve">Il faut bien mentionner l'échelle de temps car tous les nutriments seront nécessairement recyclé à un moment ou à un autre. </w:t>
      </w:r>
      <w:r>
        <w:rPr>
          <w:noProof/>
          <w:lang w:val="fr-FR"/>
        </w:rPr>
        <w:t xml:space="preserve">La rétention est évidemment ponctuelle, donc la phrase est inexacte si on ne précise pas ça </w:t>
      </w:r>
      <w:r w:rsidRPr="00266D59">
        <w:rPr>
          <w:noProof/>
          <w:lang w:val="fr-FR"/>
        </w:rPr>
        <w:t>C'est une question de vitesse de flux</w:t>
      </w:r>
    </w:p>
  </w:comment>
  <w:comment w:id="31" w:author="Laser2000" w:date="2024-09-10T21:00:00Z" w:initials="L">
    <w:p w14:paraId="3FAA50EE" w14:textId="77777777" w:rsidR="004A3E8C" w:rsidRPr="00020BCF" w:rsidRDefault="004A3E8C">
      <w:pPr>
        <w:pStyle w:val="Commentaire"/>
        <w:rPr>
          <w:lang w:val="fr-FR"/>
        </w:rPr>
      </w:pPr>
      <w:r>
        <w:rPr>
          <w:rStyle w:val="Marquedecommentaire"/>
        </w:rPr>
        <w:annotationRef/>
      </w:r>
      <w:r w:rsidRPr="00020BCF">
        <w:rPr>
          <w:lang w:val="fr-FR"/>
        </w:rPr>
        <w:t>Je mettrai ingestion rate partout, c’est plus parlant</w:t>
      </w:r>
    </w:p>
    <w:p w14:paraId="64E96DCA" w14:textId="44B20F05" w:rsidR="004A3E8C" w:rsidRPr="00020BCF" w:rsidRDefault="004A3E8C">
      <w:pPr>
        <w:pStyle w:val="Commentaire"/>
        <w:rPr>
          <w:lang w:val="fr-FR"/>
        </w:rPr>
      </w:pPr>
      <w:r w:rsidRPr="00020BCF">
        <w:rPr>
          <w:lang w:val="fr-FR"/>
        </w:rPr>
        <w:t>En tout cas il faut homogénéiser</w:t>
      </w:r>
    </w:p>
  </w:comment>
  <w:comment w:id="32" w:author="Isabelle Gounand" w:date="2024-09-24T10:05:00Z" w:initials="IG">
    <w:p w14:paraId="662DC4B3" w14:textId="6C84B8E8" w:rsidR="007578FE" w:rsidRPr="007578FE" w:rsidRDefault="007578FE">
      <w:pPr>
        <w:pStyle w:val="Commentaire"/>
        <w:rPr>
          <w:lang w:val="fr-FR"/>
        </w:rPr>
      </w:pPr>
      <w:r>
        <w:rPr>
          <w:rStyle w:val="Marquedecommentaire"/>
        </w:rPr>
        <w:annotationRef/>
      </w:r>
      <w:r w:rsidRPr="007578FE">
        <w:rPr>
          <w:noProof/>
          <w:lang w:val="fr-FR"/>
        </w:rPr>
        <w:t>Mais quid de l</w:t>
      </w:r>
      <w:r>
        <w:rPr>
          <w:noProof/>
          <w:lang w:val="fr-FR"/>
        </w:rPr>
        <w:t>'homéostasie stoichiometric souvent mentionnée pour les consommateurs. Ca pause question ici. Est-ce que l'hypothèse nulle, ce ne serait pas qu'on grandit plus, sans changement stoichiometric du bod? J'ai changé la formulation pour coller à cette hypothès. Si elle n'est pas la bonne alors il faut discuter l'aspect d'homéostasie et mettre des refs</w:t>
      </w:r>
    </w:p>
  </w:comment>
  <w:comment w:id="38" w:author="Laser2000" w:date="2024-09-10T20:59:00Z" w:initials="L">
    <w:p w14:paraId="1B840D38" w14:textId="79985B09" w:rsidR="004A3E8C" w:rsidRPr="00020BCF" w:rsidRDefault="004A3E8C">
      <w:pPr>
        <w:pStyle w:val="Commentaire"/>
        <w:rPr>
          <w:lang w:val="fr-FR"/>
        </w:rPr>
      </w:pPr>
      <w:r>
        <w:rPr>
          <w:rStyle w:val="Marquedecommentaire"/>
        </w:rPr>
        <w:annotationRef/>
      </w:r>
      <w:r w:rsidRPr="00020BCF">
        <w:rPr>
          <w:lang w:val="fr-FR"/>
        </w:rPr>
        <w:t>Lesquelles?</w:t>
      </w:r>
    </w:p>
  </w:comment>
  <w:comment w:id="39" w:author="Samuel Charberet" w:date="2024-11-05T10:36:00Z" w:initials="SC">
    <w:p w14:paraId="7F59BDAD" w14:textId="77777777" w:rsidR="001E5435" w:rsidRDefault="001E5435" w:rsidP="001E5435">
      <w:pPr>
        <w:pStyle w:val="Commentaire"/>
        <w:ind w:left="0" w:firstLine="0"/>
        <w:jc w:val="left"/>
      </w:pPr>
      <w:r>
        <w:rPr>
          <w:rStyle w:val="Marquedecommentaire"/>
        </w:rPr>
        <w:annotationRef/>
      </w:r>
      <w:r>
        <w:t>De toutes façon c’est supprimé</w:t>
      </w:r>
    </w:p>
  </w:comment>
  <w:comment w:id="34" w:author="Samuel Charberet" w:date="2024-11-05T10:53:00Z" w:initials="SC">
    <w:p w14:paraId="51B94189" w14:textId="77777777" w:rsidR="00C25187" w:rsidRDefault="00C25187" w:rsidP="00C25187">
      <w:pPr>
        <w:pStyle w:val="Commentaire"/>
        <w:ind w:left="0" w:firstLine="0"/>
        <w:jc w:val="left"/>
      </w:pPr>
      <w:r>
        <w:rPr>
          <w:rStyle w:val="Marquedecommentaire"/>
        </w:rPr>
        <w:annotationRef/>
      </w:r>
      <w:r>
        <w:t>Raison de la suppression ?</w:t>
      </w:r>
    </w:p>
  </w:comment>
  <w:comment w:id="48" w:author="Samuel Charberet" w:date="2024-11-05T10:57:00Z" w:initials="SC">
    <w:p w14:paraId="14CD5095" w14:textId="77777777" w:rsidR="00C25187" w:rsidRDefault="00C25187" w:rsidP="00C25187">
      <w:pPr>
        <w:pStyle w:val="Commentaire"/>
        <w:ind w:left="0" w:firstLine="0"/>
        <w:jc w:val="left"/>
      </w:pPr>
      <w:r>
        <w:rPr>
          <w:rStyle w:val="Marquedecommentaire"/>
        </w:rPr>
        <w:annotationRef/>
      </w:r>
      <w:r>
        <w:t>Versatile ?</w:t>
      </w:r>
    </w:p>
  </w:comment>
  <w:comment w:id="50" w:author="Samuel Charberet" w:date="2024-11-05T11:01:00Z" w:initials="SC">
    <w:p w14:paraId="6476A143" w14:textId="77777777" w:rsidR="009E6AD1" w:rsidRDefault="00C25187" w:rsidP="009E6AD1">
      <w:pPr>
        <w:pStyle w:val="Commentaire"/>
        <w:ind w:left="0" w:firstLine="0"/>
        <w:jc w:val="left"/>
      </w:pPr>
      <w:r>
        <w:rPr>
          <w:rStyle w:val="Marquedecommentaire"/>
        </w:rPr>
        <w:annotationRef/>
      </w:r>
      <w:r w:rsidR="009E6AD1">
        <w:t>Ça n’est pas du tout le sens de la phrase d’origine dans laquelle  il n’y avait pas de comparaison avec les écosystèmes aquatiques et les références ne se sont pas attaqué à cette question</w:t>
      </w:r>
    </w:p>
  </w:comment>
  <w:comment w:id="65" w:author="Samuel Charberet" w:date="2024-11-05T10:59:00Z" w:initials="SC">
    <w:p w14:paraId="1C23C802" w14:textId="6CC4C398" w:rsidR="00C25187" w:rsidRDefault="00C25187" w:rsidP="00C25187">
      <w:pPr>
        <w:pStyle w:val="Commentaire"/>
        <w:ind w:left="0" w:firstLine="0"/>
        <w:jc w:val="left"/>
      </w:pPr>
      <w:r>
        <w:rPr>
          <w:rStyle w:val="Marquedecommentaire"/>
        </w:rPr>
        <w:annotationRef/>
      </w:r>
      <w:r>
        <w:t>Non significant, pas negative, ta proposition est donc inexacte</w:t>
      </w:r>
    </w:p>
  </w:comment>
  <w:comment w:id="58" w:author="Laser2000" w:date="2024-09-10T21:14:00Z" w:initials="L">
    <w:p w14:paraId="3246B88B" w14:textId="6DD9CE68" w:rsidR="00B35156" w:rsidRPr="00020BCF" w:rsidRDefault="00B35156">
      <w:pPr>
        <w:pStyle w:val="Commentaire"/>
        <w:rPr>
          <w:lang w:val="fr-FR"/>
        </w:rPr>
      </w:pPr>
      <w:r>
        <w:rPr>
          <w:rStyle w:val="Marquedecommentaire"/>
        </w:rPr>
        <w:annotationRef/>
      </w:r>
      <w:r w:rsidRPr="00020BCF">
        <w:rPr>
          <w:lang w:val="fr-FR"/>
        </w:rPr>
        <w:t>Remettre les refs ds le bon ordre où il faut</w:t>
      </w:r>
    </w:p>
  </w:comment>
  <w:comment w:id="67" w:author="Laser2000" w:date="2024-09-10T21:16:00Z" w:initials="L">
    <w:p w14:paraId="539F1677" w14:textId="457198E3" w:rsidR="00B35156" w:rsidRPr="00020BCF" w:rsidRDefault="00B35156">
      <w:pPr>
        <w:pStyle w:val="Commentaire"/>
        <w:rPr>
          <w:lang w:val="fr-FR"/>
        </w:rPr>
      </w:pPr>
      <w:r>
        <w:rPr>
          <w:rStyle w:val="Marquedecommentaire"/>
        </w:rPr>
        <w:annotationRef/>
      </w:r>
      <w:r w:rsidRPr="00020BCF">
        <w:rPr>
          <w:lang w:val="fr-FR"/>
        </w:rPr>
        <w:t>Qui?</w:t>
      </w:r>
    </w:p>
  </w:comment>
  <w:comment w:id="68" w:author="Laser2000" w:date="2024-09-10T21:15:00Z" w:initials="L">
    <w:p w14:paraId="5F9280ED" w14:textId="4E41F69F" w:rsidR="00B35156" w:rsidRPr="00020BCF" w:rsidRDefault="00B35156">
      <w:pPr>
        <w:pStyle w:val="Commentaire"/>
        <w:rPr>
          <w:lang w:val="fr-FR"/>
        </w:rPr>
      </w:pPr>
      <w:r>
        <w:rPr>
          <w:rStyle w:val="Marquedecommentaire"/>
        </w:rPr>
        <w:annotationRef/>
      </w:r>
      <w:r w:rsidRPr="00020BCF">
        <w:rPr>
          <w:lang w:val="fr-FR"/>
        </w:rPr>
        <w:t>Je ne comprends pas bien ou est le pb</w:t>
      </w:r>
    </w:p>
  </w:comment>
  <w:comment w:id="73" w:author="Isabelle Gounand" w:date="2024-09-24T10:29:00Z" w:initials="IG">
    <w:p w14:paraId="047AD388" w14:textId="64470E0A" w:rsidR="00FB4B0F" w:rsidRPr="00FB4B0F" w:rsidRDefault="00FB4B0F">
      <w:pPr>
        <w:pStyle w:val="Commentaire"/>
        <w:rPr>
          <w:lang w:val="fr-FR"/>
        </w:rPr>
      </w:pPr>
      <w:r>
        <w:rPr>
          <w:rStyle w:val="Marquedecommentaire"/>
        </w:rPr>
        <w:annotationRef/>
      </w:r>
      <w:r w:rsidRPr="00FB4B0F">
        <w:rPr>
          <w:lang w:val="fr-FR"/>
        </w:rPr>
        <w:t>Terrestrial?</w:t>
      </w:r>
    </w:p>
  </w:comment>
  <w:comment w:id="74" w:author="Isabelle Gounand" w:date="2024-09-24T10:30:00Z" w:initials="IG">
    <w:p w14:paraId="6A0C3AF8" w14:textId="389EABD6" w:rsidR="00FB4B0F" w:rsidRPr="00FB4B0F" w:rsidRDefault="00FB4B0F">
      <w:pPr>
        <w:pStyle w:val="Commentaire"/>
        <w:rPr>
          <w:lang w:val="fr-FR"/>
        </w:rPr>
      </w:pPr>
      <w:r>
        <w:rPr>
          <w:rStyle w:val="Marquedecommentaire"/>
        </w:rPr>
        <w:annotationRef/>
      </w:r>
      <w:r w:rsidRPr="00FB4B0F">
        <w:rPr>
          <w:lang w:val="fr-FR"/>
        </w:rPr>
        <w:t>Si on parle d’absorption ici alors qu’on a parlé seulement d’assimilation jusque</w:t>
      </w:r>
      <w:r>
        <w:rPr>
          <w:lang w:val="fr-FR"/>
        </w:rPr>
        <w:t>-</w:t>
      </w:r>
      <w:r w:rsidRPr="00FB4B0F">
        <w:rPr>
          <w:lang w:val="fr-FR"/>
        </w:rPr>
        <w:t xml:space="preserve">là, il faut le définir en disant en quoi </w:t>
      </w:r>
      <w:r>
        <w:rPr>
          <w:lang w:val="fr-FR"/>
        </w:rPr>
        <w:t>repose la distinction. Sinon, j’utiliserais assimilation</w:t>
      </w:r>
    </w:p>
  </w:comment>
  <w:comment w:id="81" w:author="Laser2000" w:date="2024-09-10T22:07:00Z" w:initials="L">
    <w:p w14:paraId="3BB6409C" w14:textId="1E499860" w:rsidR="00ED46CC" w:rsidRPr="00020BCF" w:rsidRDefault="00ED46CC">
      <w:pPr>
        <w:pStyle w:val="Commentaire"/>
        <w:rPr>
          <w:lang w:val="fr-FR"/>
        </w:rPr>
      </w:pPr>
      <w:r>
        <w:rPr>
          <w:rStyle w:val="Marquedecommentaire"/>
        </w:rPr>
        <w:annotationRef/>
      </w:r>
      <w:r w:rsidRPr="00020BCF">
        <w:rPr>
          <w:lang w:val="fr-FR"/>
        </w:rPr>
        <w:t>Pas sûr qu’il faille le garder, ça depend des habitudes de ecol let</w:t>
      </w:r>
    </w:p>
  </w:comment>
  <w:comment w:id="82" w:author="Isabelle Gounand" w:date="2024-09-24T10:50:00Z" w:initials="IG">
    <w:p w14:paraId="6A041C1F" w14:textId="5C753319" w:rsidR="00D102D3" w:rsidRPr="00D102D3" w:rsidRDefault="00D102D3">
      <w:pPr>
        <w:pStyle w:val="Commentaire"/>
        <w:rPr>
          <w:lang w:val="fr-FR"/>
        </w:rPr>
      </w:pPr>
      <w:r>
        <w:rPr>
          <w:rStyle w:val="Marquedecommentaire"/>
        </w:rPr>
        <w:annotationRef/>
      </w:r>
      <w:r w:rsidRPr="00D102D3">
        <w:rPr>
          <w:lang w:val="fr-FR"/>
        </w:rPr>
        <w:t>Je pense que c’est bien pour eco lett</w:t>
      </w:r>
    </w:p>
  </w:comment>
  <w:comment w:id="83" w:author="Isabelle Gounand" w:date="2024-09-24T10:57:00Z" w:initials="IG">
    <w:p w14:paraId="25D8FE51" w14:textId="33CFA67C" w:rsidR="00CC3FB1" w:rsidRPr="00CC3FB1" w:rsidRDefault="00CC3FB1">
      <w:pPr>
        <w:pStyle w:val="Commentaire"/>
        <w:rPr>
          <w:lang w:val="fr-FR"/>
        </w:rPr>
      </w:pPr>
      <w:r>
        <w:rPr>
          <w:rStyle w:val="Marquedecommentaire"/>
        </w:rPr>
        <w:annotationRef/>
      </w:r>
      <w:r w:rsidRPr="00CC3FB1">
        <w:rPr>
          <w:lang w:val="fr-FR"/>
        </w:rPr>
        <w:t xml:space="preserve">Est-ce qu’on rajoute ‘the usual rearing food’ pour dire qu’on n’a pas fait de modif </w:t>
      </w:r>
      <w:r>
        <w:rPr>
          <w:lang w:val="fr-FR"/>
        </w:rPr>
        <w:t>susceptible de modifier leur comportment habituel sinon par la quantité apportée ?</w:t>
      </w:r>
    </w:p>
  </w:comment>
  <w:comment w:id="84" w:author="Laser2000" w:date="2024-09-10T22:20:00Z" w:initials="L">
    <w:p w14:paraId="17341EE2" w14:textId="5A7048CB" w:rsidR="003D46AA" w:rsidRPr="00020BCF" w:rsidRDefault="003D46AA">
      <w:pPr>
        <w:pStyle w:val="Commentaire"/>
        <w:rPr>
          <w:lang w:val="fr-FR"/>
        </w:rPr>
      </w:pPr>
      <w:r>
        <w:rPr>
          <w:rStyle w:val="Marquedecommentaire"/>
        </w:rPr>
        <w:annotationRef/>
      </w:r>
      <w:r w:rsidRPr="00020BCF">
        <w:rPr>
          <w:lang w:val="fr-FR"/>
        </w:rPr>
        <w:t>La durée de traitement pour chaque larve n’est pas clair, ni quand les récoltes, mesures sont faites</w:t>
      </w:r>
    </w:p>
  </w:comment>
  <w:comment w:id="85" w:author="Samuel Charberet" w:date="2024-10-23T12:08:00Z" w:initials="SC">
    <w:p w14:paraId="46335D15" w14:textId="77777777" w:rsidR="004C34DB" w:rsidRDefault="004C34DB" w:rsidP="004C34DB">
      <w:pPr>
        <w:pStyle w:val="Commentaire"/>
        <w:ind w:left="0" w:firstLine="0"/>
        <w:jc w:val="left"/>
      </w:pPr>
      <w:r>
        <w:rPr>
          <w:rStyle w:val="Marquedecommentaire"/>
        </w:rPr>
        <w:annotationRef/>
      </w:r>
      <w:r>
        <w:t>Paragraphe juste après</w:t>
      </w:r>
    </w:p>
  </w:comment>
  <w:comment w:id="86" w:author="Isabelle Gounand" w:date="2024-09-24T11:05:00Z" w:initials="IG">
    <w:p w14:paraId="398775B4" w14:textId="3A3607FB" w:rsidR="00205F95" w:rsidRPr="00205F95" w:rsidRDefault="00205F95">
      <w:pPr>
        <w:pStyle w:val="Commentaire"/>
        <w:rPr>
          <w:lang w:val="fr-FR"/>
        </w:rPr>
      </w:pPr>
      <w:r>
        <w:rPr>
          <w:rStyle w:val="Marquedecommentaire"/>
        </w:rPr>
        <w:annotationRef/>
      </w:r>
      <w:r w:rsidRPr="00205F95">
        <w:rPr>
          <w:lang w:val="fr-FR"/>
        </w:rPr>
        <w:t xml:space="preserve">Est-ce qu’il ne fut pas rajouter ici qu’on a verifier que la </w:t>
      </w:r>
      <w:r>
        <w:rPr>
          <w:lang w:val="fr-FR"/>
        </w:rPr>
        <w:t>composition de la nourriture n’est pas significativement différente entre blocs temporels avec un petit Supp mat qui le prouve ?</w:t>
      </w:r>
      <w:r w:rsidRPr="00205F95">
        <w:rPr>
          <w:lang w:val="fr-FR"/>
        </w:rPr>
        <w:t xml:space="preserve"> </w:t>
      </w:r>
      <w:r>
        <w:rPr>
          <w:lang w:val="fr-FR"/>
        </w:rPr>
        <w:t>Dans la figure S1 on a l’impression qu’il y a un peu de variation pour le Na et le Ca dans la food et aussi body and waste. Est-ce que ça ne vaudrait pas le coup de savoir si ce sont des variations corrélées au sein des blocs temporels ? En tout cas, à garder en tête pour une potentielle remarque de reviewer</w:t>
      </w:r>
    </w:p>
  </w:comment>
  <w:comment w:id="87" w:author="Samuel Charberet" w:date="2024-10-30T15:04:00Z" w:initials="SC">
    <w:p w14:paraId="7FF4C4D9" w14:textId="77777777" w:rsidR="00B871D0" w:rsidRDefault="00B871D0" w:rsidP="00B871D0">
      <w:pPr>
        <w:pStyle w:val="Commentaire"/>
        <w:ind w:left="0" w:firstLine="0"/>
        <w:jc w:val="left"/>
      </w:pPr>
      <w:r>
        <w:rPr>
          <w:rStyle w:val="Marquedecommentaire"/>
        </w:rPr>
        <w:annotationRef/>
      </w:r>
      <w:r>
        <w:t>En effet on a eu des variations assez importantes de Na et de Ca. J’a trois valeurs pour chaque bloc temporels, un pour chaque jour de nourissage, et les trois valeurs sont identiques invariablement. Je ne peux pas vraiment faire de stats la dessus, mais je peux metre un figure avec les tendance temporelles pour chaque element au cours des 10 blocs temporels</w:t>
      </w:r>
    </w:p>
  </w:comment>
  <w:comment w:id="88" w:author="Laser2000" w:date="2024-09-10T22:20:00Z" w:initials="L">
    <w:p w14:paraId="20A58963" w14:textId="36227F94" w:rsidR="003D46AA" w:rsidRPr="00020BCF" w:rsidRDefault="003D46AA">
      <w:pPr>
        <w:pStyle w:val="Commentaire"/>
        <w:rPr>
          <w:lang w:val="fr-FR"/>
        </w:rPr>
      </w:pPr>
      <w:r>
        <w:rPr>
          <w:rStyle w:val="Marquedecommentaire"/>
        </w:rPr>
        <w:annotationRef/>
      </w:r>
      <w:r w:rsidRPr="00020BCF">
        <w:rPr>
          <w:lang w:val="fr-FR"/>
        </w:rPr>
        <w:t>Quand et comment sont rammassées les crottes. Comment ells sont stockées en attendant d’etre traitees</w:t>
      </w:r>
    </w:p>
  </w:comment>
  <w:comment w:id="89" w:author="Samuel Charberet" w:date="2024-10-23T12:08:00Z" w:initials="SC">
    <w:p w14:paraId="45DD022C" w14:textId="77777777" w:rsidR="004C34DB" w:rsidRDefault="004C34DB" w:rsidP="004C34DB">
      <w:pPr>
        <w:pStyle w:val="Commentaire"/>
        <w:ind w:left="0" w:firstLine="0"/>
        <w:jc w:val="left"/>
      </w:pPr>
      <w:r>
        <w:rPr>
          <w:rStyle w:val="Marquedecommentaire"/>
        </w:rPr>
        <w:annotationRef/>
      </w:r>
      <w:r>
        <w:t>Paragraphe juste avant</w:t>
      </w:r>
    </w:p>
  </w:comment>
  <w:comment w:id="90" w:author="Isabelle Gounand" w:date="2024-09-24T11:15:00Z" w:initials="IG">
    <w:p w14:paraId="336C4D70" w14:textId="192B8350" w:rsidR="005E67A7" w:rsidRPr="005E67A7" w:rsidRDefault="005E67A7">
      <w:pPr>
        <w:pStyle w:val="Commentaire"/>
        <w:rPr>
          <w:lang w:val="fr-FR"/>
        </w:rPr>
      </w:pPr>
      <w:r>
        <w:rPr>
          <w:rStyle w:val="Marquedecommentaire"/>
        </w:rPr>
        <w:annotationRef/>
      </w:r>
      <w:r w:rsidRPr="005E67A7">
        <w:rPr>
          <w:lang w:val="fr-FR"/>
        </w:rPr>
        <w:t>C</w:t>
      </w:r>
      <w:r>
        <w:rPr>
          <w:lang w:val="fr-FR"/>
        </w:rPr>
        <w:t>e n</w:t>
      </w:r>
      <w:r w:rsidRPr="005E67A7">
        <w:rPr>
          <w:lang w:val="fr-FR"/>
        </w:rPr>
        <w:t xml:space="preserve">’est pas clair dans cette phrase si </w:t>
      </w:r>
      <w:r>
        <w:rPr>
          <w:lang w:val="fr-FR"/>
        </w:rPr>
        <w:t xml:space="preserve">on va faire la mesure de body stoichio sur le mix de 2 individus (auquel cas il faudra faire gaffe dans le texte de ne pas dires dans le texte qu’on fait les mesures stoichio au niveau de l’individu) ou si on va avoir deux mesures au niveau de l’individu par groupe. Ca serait bien aussi de dire quelque part combien on a de mesures de frass et de body par food provision level au final. </w:t>
      </w:r>
      <w:r w:rsidR="00EC527E">
        <w:rPr>
          <w:lang w:val="fr-FR"/>
        </w:rPr>
        <w:t>J’ai fait un essai sur la dernière phrase dédiée aux mesures. A voir si ça va ou si c’est mieux de le mettre plus tôt.</w:t>
      </w:r>
    </w:p>
  </w:comment>
  <w:comment w:id="91" w:author="Isabelle Gounand" w:date="2024-09-24T11:22:00Z" w:initials="IG">
    <w:p w14:paraId="185915E3" w14:textId="752DA12A" w:rsidR="00AC7707" w:rsidRPr="00AC7707" w:rsidRDefault="00AC7707">
      <w:pPr>
        <w:pStyle w:val="Commentaire"/>
        <w:rPr>
          <w:lang w:val="fr-FR"/>
        </w:rPr>
      </w:pPr>
      <w:r>
        <w:rPr>
          <w:rStyle w:val="Marquedecommentaire"/>
        </w:rPr>
        <w:annotationRef/>
      </w:r>
      <w:r w:rsidRPr="00AC7707">
        <w:rPr>
          <w:lang w:val="fr-FR"/>
        </w:rPr>
        <w:t>J’ai modifié la formulation car low and high ne dira rien au lecteur si on n’a pas de réf, comme des bornes</w:t>
      </w:r>
    </w:p>
  </w:comment>
  <w:comment w:id="118" w:author="Isabelle Gounand" w:date="2024-09-24T13:08:00Z" w:initials="IG">
    <w:p w14:paraId="15EA460C" w14:textId="76F3149D" w:rsidR="00473BB0" w:rsidRPr="00473BB0" w:rsidRDefault="00473BB0">
      <w:pPr>
        <w:pStyle w:val="Commentaire"/>
        <w:rPr>
          <w:lang w:val="fr-FR"/>
        </w:rPr>
      </w:pPr>
      <w:r>
        <w:rPr>
          <w:rStyle w:val="Marquedecommentaire"/>
        </w:rPr>
        <w:annotationRef/>
      </w:r>
      <w:r w:rsidRPr="00473BB0">
        <w:rPr>
          <w:lang w:val="fr-FR"/>
        </w:rPr>
        <w:t xml:space="preserve">Comme à d’autres endroits tu précises </w:t>
      </w:r>
      <w:r>
        <w:rPr>
          <w:lang w:val="fr-FR"/>
        </w:rPr>
        <w:t>en quelle unité on l’exprimes ici, tu peux peut-être le rajouter aussi ici ?</w:t>
      </w:r>
    </w:p>
  </w:comment>
  <w:comment w:id="119" w:author="Isabelle Gounand" w:date="2024-09-24T11:40:00Z" w:initials="IG">
    <w:p w14:paraId="37875A94" w14:textId="77777777" w:rsidR="00514A86" w:rsidRDefault="00514A86">
      <w:pPr>
        <w:pStyle w:val="Commentaire"/>
        <w:rPr>
          <w:lang w:val="fr-FR"/>
        </w:rPr>
      </w:pPr>
      <w:r>
        <w:rPr>
          <w:rStyle w:val="Marquedecommentaire"/>
        </w:rPr>
        <w:annotationRef/>
      </w:r>
      <w:r w:rsidRPr="00514A86">
        <w:rPr>
          <w:lang w:val="fr-FR"/>
        </w:rPr>
        <w:t xml:space="preserve">Si c’est une rate, c’est T^-1 </w:t>
      </w:r>
      <w:r>
        <w:rPr>
          <w:lang w:val="fr-FR"/>
        </w:rPr>
        <w:t xml:space="preserve">la dimension (il y a un petit 1/t_i dans l’équation de GR). </w:t>
      </w:r>
    </w:p>
    <w:p w14:paraId="48DBB898" w14:textId="07C812BD" w:rsidR="00514A86" w:rsidRPr="00514A86" w:rsidRDefault="00514A86">
      <w:pPr>
        <w:pStyle w:val="Commentaire"/>
        <w:rPr>
          <w:lang w:val="fr-FR"/>
        </w:rPr>
      </w:pPr>
      <w:r>
        <w:rPr>
          <w:lang w:val="fr-FR"/>
        </w:rPr>
        <w:t>De plus, vérifie si les guidelines du journal ne demandent pas de numéroter les équation qui ne sont pas « inline ».</w:t>
      </w:r>
    </w:p>
  </w:comment>
  <w:comment w:id="120" w:author="Samuel Charberet" w:date="2024-10-24T10:47:00Z" w:initials="SC">
    <w:p w14:paraId="27479DBF" w14:textId="77777777" w:rsidR="003F72AB" w:rsidRDefault="003F72AB" w:rsidP="003F72AB">
      <w:pPr>
        <w:pStyle w:val="Commentaire"/>
        <w:ind w:left="0" w:firstLine="0"/>
        <w:jc w:val="left"/>
      </w:pPr>
      <w:r>
        <w:rPr>
          <w:rStyle w:val="Marquedecommentaire"/>
        </w:rPr>
        <w:annotationRef/>
      </w:r>
      <w:r>
        <w:t xml:space="preserve">En fait c’est la moyenne géométrique d’une quantité non dimensionnelle, donc ça reste non dimensionnelle, c’est un pourcentage si on veut. </w:t>
      </w:r>
    </w:p>
  </w:comment>
  <w:comment w:id="121" w:author="Isabelle Gounand" w:date="2024-09-24T11:44:00Z" w:initials="IG">
    <w:p w14:paraId="638D25B0" w14:textId="341C25EA" w:rsidR="00514A86" w:rsidRPr="00514A86" w:rsidRDefault="00514A86">
      <w:pPr>
        <w:pStyle w:val="Commentaire"/>
        <w:rPr>
          <w:lang w:val="fr-FR"/>
        </w:rPr>
      </w:pPr>
      <w:r>
        <w:rPr>
          <w:rStyle w:val="Marquedecommentaire"/>
        </w:rPr>
        <w:annotationRef/>
      </w:r>
      <w:r w:rsidRPr="00514A86">
        <w:rPr>
          <w:lang w:val="fr-FR"/>
        </w:rPr>
        <w:t xml:space="preserve">Si on a besoin de raccourcir, </w:t>
      </w:r>
      <w:r>
        <w:rPr>
          <w:lang w:val="fr-FR"/>
        </w:rPr>
        <w:t>ces phrases peuvent faire l’affaire</w:t>
      </w:r>
    </w:p>
  </w:comment>
  <w:comment w:id="125" w:author="Isabelle Gounand" w:date="2024-09-24T13:13:00Z" w:initials="IG">
    <w:p w14:paraId="4120C264" w14:textId="04F14045" w:rsidR="00473BB0" w:rsidRPr="00473BB0" w:rsidRDefault="00473BB0">
      <w:pPr>
        <w:pStyle w:val="Commentaire"/>
        <w:rPr>
          <w:lang w:val="fr-FR"/>
        </w:rPr>
      </w:pPr>
      <w:r>
        <w:rPr>
          <w:rStyle w:val="Marquedecommentaire"/>
        </w:rPr>
        <w:annotationRef/>
      </w:r>
      <w:r w:rsidRPr="00473BB0">
        <w:rPr>
          <w:lang w:val="fr-FR"/>
        </w:rPr>
        <w:t>Ici, c’est plus clair de le dire que de mettre une équation (</w:t>
      </w:r>
      <w:r>
        <w:rPr>
          <w:lang w:val="fr-FR"/>
        </w:rPr>
        <w:t>sinon il faut se rappeler qu’il y a 4 chenilles dans un groupe</w:t>
      </w:r>
    </w:p>
  </w:comment>
  <w:comment w:id="134" w:author="Isabelle Gounand" w:date="2024-09-24T13:15:00Z" w:initials="IG">
    <w:p w14:paraId="1817297E" w14:textId="469500F4" w:rsidR="00473BB0" w:rsidRPr="00473BB0" w:rsidRDefault="00473BB0">
      <w:pPr>
        <w:pStyle w:val="Commentaire"/>
        <w:rPr>
          <w:lang w:val="fr-FR"/>
        </w:rPr>
      </w:pPr>
      <w:r>
        <w:rPr>
          <w:rStyle w:val="Marquedecommentaire"/>
        </w:rPr>
        <w:annotationRef/>
      </w:r>
      <w:r w:rsidRPr="00473BB0">
        <w:rPr>
          <w:lang w:val="fr-FR"/>
        </w:rPr>
        <w:t>Il y a des indices j dans la formule, je suppose à remplacer par k</w:t>
      </w:r>
    </w:p>
  </w:comment>
  <w:comment w:id="139" w:author="Isabelle Gounand" w:date="2024-09-24T13:26:00Z" w:initials="IG">
    <w:p w14:paraId="113CEBD1" w14:textId="75D0BCF6" w:rsidR="00E8368D" w:rsidRPr="00E8368D" w:rsidRDefault="00E8368D">
      <w:pPr>
        <w:pStyle w:val="Commentaire"/>
        <w:rPr>
          <w:lang w:val="fr-FR"/>
        </w:rPr>
      </w:pPr>
      <w:r>
        <w:rPr>
          <w:rStyle w:val="Marquedecommentaire"/>
        </w:rPr>
        <w:annotationRef/>
      </w:r>
      <w:r w:rsidRPr="00E8368D">
        <w:rPr>
          <w:lang w:val="fr-FR"/>
        </w:rPr>
        <w:t>À verifier les chiffres</w:t>
      </w:r>
    </w:p>
  </w:comment>
  <w:comment w:id="142" w:author="Laser2000" w:date="2024-09-10T22:22:00Z" w:initials="L">
    <w:p w14:paraId="7B7E42E1" w14:textId="03F9FCB8" w:rsidR="003D46AA" w:rsidRPr="00020BCF" w:rsidRDefault="003D46AA">
      <w:pPr>
        <w:pStyle w:val="Commentaire"/>
        <w:rPr>
          <w:lang w:val="fr-FR"/>
        </w:rPr>
      </w:pPr>
      <w:r>
        <w:rPr>
          <w:rStyle w:val="Marquedecommentaire"/>
        </w:rPr>
        <w:annotationRef/>
      </w:r>
      <w:r w:rsidRPr="00020BCF">
        <w:rPr>
          <w:lang w:val="fr-FR"/>
        </w:rPr>
        <w:t>préciser</w:t>
      </w:r>
    </w:p>
  </w:comment>
  <w:comment w:id="143" w:author="Samuel Charberet" w:date="2024-10-24T10:50:00Z" w:initials="SC">
    <w:p w14:paraId="223107F5" w14:textId="77777777" w:rsidR="003F72AB" w:rsidRDefault="003F72AB" w:rsidP="003F72AB">
      <w:pPr>
        <w:pStyle w:val="Commentaire"/>
        <w:ind w:left="0" w:firstLine="0"/>
        <w:jc w:val="left"/>
      </w:pPr>
      <w:r>
        <w:rPr>
          <w:rStyle w:val="Marquedecommentaire"/>
        </w:rPr>
        <w:annotationRef/>
      </w:r>
      <w:r>
        <w:t xml:space="preserve">Précisé dans la phrase juste après </w:t>
      </w:r>
    </w:p>
  </w:comment>
  <w:comment w:id="148" w:author="Laser2000" w:date="2024-09-10T22:23:00Z" w:initials="L">
    <w:p w14:paraId="2860D82A" w14:textId="3B844F29" w:rsidR="003D46AA" w:rsidRPr="00020BCF" w:rsidRDefault="003D46AA">
      <w:pPr>
        <w:pStyle w:val="Commentaire"/>
        <w:rPr>
          <w:lang w:val="fr-FR"/>
        </w:rPr>
      </w:pPr>
      <w:r>
        <w:rPr>
          <w:rStyle w:val="Marquedecommentaire"/>
        </w:rPr>
        <w:annotationRef/>
      </w:r>
      <w:r w:rsidRPr="00020BCF">
        <w:rPr>
          <w:lang w:val="fr-FR"/>
        </w:rPr>
        <w:t>nb?</w:t>
      </w:r>
    </w:p>
  </w:comment>
  <w:comment w:id="149" w:author="Samuel Charberet" w:date="2024-10-24T10:51:00Z" w:initials="SC">
    <w:p w14:paraId="7C75D312" w14:textId="77777777" w:rsidR="008A4013" w:rsidRDefault="003F72AB" w:rsidP="008A4013">
      <w:pPr>
        <w:pStyle w:val="Commentaire"/>
        <w:ind w:left="0" w:firstLine="0"/>
        <w:jc w:val="left"/>
      </w:pPr>
      <w:r>
        <w:rPr>
          <w:rStyle w:val="Marquedecommentaire"/>
        </w:rPr>
        <w:annotationRef/>
      </w:r>
      <w:r w:rsidR="008A4013">
        <w:t>Dépend du modèle, le N est visible dans les tableau de résumé de stat, precisé dans le texte</w:t>
      </w:r>
    </w:p>
  </w:comment>
  <w:comment w:id="150" w:author="Isabelle Gounand" w:date="2024-09-24T13:32:00Z" w:initials="IG">
    <w:p w14:paraId="67CA7DB4" w14:textId="4462716F" w:rsidR="00E8368D" w:rsidRPr="00E8368D" w:rsidRDefault="00E8368D">
      <w:pPr>
        <w:pStyle w:val="Commentaire"/>
        <w:rPr>
          <w:lang w:val="fr-FR"/>
        </w:rPr>
      </w:pPr>
      <w:r>
        <w:rPr>
          <w:rStyle w:val="Marquedecommentaire"/>
        </w:rPr>
        <w:annotationRef/>
      </w:r>
      <w:r w:rsidRPr="00E8368D">
        <w:rPr>
          <w:lang w:val="fr-FR"/>
        </w:rPr>
        <w:t>Remettre en toute lettre</w:t>
      </w:r>
      <w:r>
        <w:rPr>
          <w:lang w:val="fr-FR"/>
        </w:rPr>
        <w:t>s</w:t>
      </w:r>
      <w:r w:rsidRPr="00E8368D">
        <w:rPr>
          <w:lang w:val="fr-FR"/>
        </w:rPr>
        <w:t xml:space="preserve"> en</w:t>
      </w:r>
      <w:r>
        <w:rPr>
          <w:lang w:val="fr-FR"/>
        </w:rPr>
        <w:t xml:space="preserve"> </w:t>
      </w:r>
      <w:r w:rsidRPr="00E8368D">
        <w:rPr>
          <w:lang w:val="fr-FR"/>
        </w:rPr>
        <w:t>ce début de paragraphe (vu le no</w:t>
      </w:r>
      <w:r>
        <w:rPr>
          <w:lang w:val="fr-FR"/>
        </w:rPr>
        <w:t>mbre d’abréviations définies, il faut en rappeler le sens régulièrement pour faciliter la lecture</w:t>
      </w:r>
    </w:p>
  </w:comment>
  <w:comment w:id="152" w:author="Isabelle Gounand" w:date="2024-09-24T14:39:00Z" w:initials="IG">
    <w:p w14:paraId="7E5AFC6F" w14:textId="47955693" w:rsidR="00377233" w:rsidRPr="00377233" w:rsidRDefault="00377233">
      <w:pPr>
        <w:pStyle w:val="Commentaire"/>
        <w:rPr>
          <w:lang w:val="fr-FR"/>
        </w:rPr>
      </w:pPr>
      <w:r>
        <w:rPr>
          <w:rStyle w:val="Marquedecommentaire"/>
        </w:rPr>
        <w:annotationRef/>
      </w:r>
      <w:r w:rsidRPr="00377233">
        <w:rPr>
          <w:lang w:val="fr-FR"/>
        </w:rPr>
        <w:t>Mettre GAM en toutes lettres à la première occurence</w:t>
      </w:r>
    </w:p>
  </w:comment>
  <w:comment w:id="151" w:author="Isabelle Gounand" w:date="2024-09-24T14:11:00Z" w:initials="IG">
    <w:p w14:paraId="1837C09C" w14:textId="4304A1AF" w:rsidR="006E1FED" w:rsidRPr="006E1FED" w:rsidRDefault="006E1FED">
      <w:pPr>
        <w:pStyle w:val="Commentaire"/>
        <w:rPr>
          <w:lang w:val="fr-FR"/>
        </w:rPr>
      </w:pPr>
      <w:r>
        <w:rPr>
          <w:rStyle w:val="Marquedecommentaire"/>
        </w:rPr>
        <w:annotationRef/>
      </w:r>
      <w:r w:rsidRPr="006E1FED">
        <w:rPr>
          <w:lang w:val="fr-FR"/>
        </w:rPr>
        <w:t xml:space="preserve">Est-ce qu’il ne faudrait pas justifier à un moment donné </w:t>
      </w:r>
      <w:r>
        <w:rPr>
          <w:lang w:val="fr-FR"/>
        </w:rPr>
        <w:t>d’utiliser des modèles non linéaires pour des relations qui auraient été plus facilement interprétables avec de simples régressions linéaires (Fig. 3) On risque un peu de nous dire qu’on utilise un marteau pour tuer une mouche, non ?</w:t>
      </w:r>
    </w:p>
  </w:comment>
  <w:comment w:id="154" w:author="Samuel Charberet" w:date="2024-10-24T11:37:00Z" w:initials="SC">
    <w:p w14:paraId="76C5E32A" w14:textId="77777777" w:rsidR="00581F89" w:rsidRDefault="00581F89" w:rsidP="00581F89">
      <w:pPr>
        <w:pStyle w:val="Commentaire"/>
        <w:ind w:left="0" w:firstLine="0"/>
        <w:jc w:val="left"/>
      </w:pPr>
      <w:r>
        <w:rPr>
          <w:rStyle w:val="Marquedecommentaire"/>
        </w:rPr>
        <w:annotationRef/>
      </w:r>
      <w:r>
        <w:t>Dans les méthodes ?? Pour Ecol Letter c’est séparé dans une “section” Open Research</w:t>
      </w:r>
    </w:p>
  </w:comment>
  <w:comment w:id="157" w:author="Isabelle Gounand" w:date="2024-09-24T13:33:00Z" w:initials="IG">
    <w:p w14:paraId="7CC33644" w14:textId="3C5808A3" w:rsidR="00E8368D" w:rsidRPr="00E8368D" w:rsidRDefault="00E8368D">
      <w:pPr>
        <w:pStyle w:val="Commentaire"/>
        <w:rPr>
          <w:lang w:val="fr-FR"/>
        </w:rPr>
      </w:pPr>
      <w:r>
        <w:rPr>
          <w:rStyle w:val="Marquedecommentaire"/>
        </w:rPr>
        <w:annotationRef/>
      </w:r>
      <w:r w:rsidRPr="00E8368D">
        <w:rPr>
          <w:lang w:val="fr-FR"/>
        </w:rPr>
        <w:t>Je pense qu’il vaudrait mieux garder la figure sur les temps de retention dans le main texte vu que ça avait été note comme un des résultats les plus nouveaux du papier</w:t>
      </w:r>
      <w:r>
        <w:rPr>
          <w:lang w:val="fr-FR"/>
        </w:rPr>
        <w:t xml:space="preserve"> par les rapporteurs et que c’est celui sur lequel on peut le plus s’appuyer pour discuter de la connexion entre la physiologie des individu et les processus écosystémiques</w:t>
      </w:r>
    </w:p>
  </w:comment>
  <w:comment w:id="158" w:author="Samuel Charberet" w:date="2024-10-24T11:40:00Z" w:initials="SC">
    <w:p w14:paraId="185017C1" w14:textId="77777777" w:rsidR="0000635D" w:rsidRDefault="00581F89" w:rsidP="0000635D">
      <w:pPr>
        <w:pStyle w:val="Commentaire"/>
        <w:ind w:left="0" w:firstLine="0"/>
        <w:jc w:val="left"/>
      </w:pPr>
      <w:r>
        <w:rPr>
          <w:rStyle w:val="Marquedecommentaire"/>
        </w:rPr>
        <w:annotationRef/>
      </w:r>
      <w:r w:rsidR="0000635D">
        <w:t>Oui je ne vois pas le souci, c’est déjà le cas non ?</w:t>
      </w:r>
    </w:p>
  </w:comment>
  <w:comment w:id="159" w:author="Laser2000" w:date="2024-09-10T22:24:00Z" w:initials="L">
    <w:p w14:paraId="2E5745B3" w14:textId="70E1618B" w:rsidR="003D46AA" w:rsidRPr="00020BCF" w:rsidRDefault="003D46AA">
      <w:pPr>
        <w:pStyle w:val="Commentaire"/>
        <w:rPr>
          <w:lang w:val="fr-FR"/>
        </w:rPr>
      </w:pPr>
      <w:r>
        <w:rPr>
          <w:rStyle w:val="Marquedecommentaire"/>
        </w:rPr>
        <w:annotationRef/>
      </w:r>
      <w:r w:rsidRPr="00020BCF">
        <w:rPr>
          <w:lang w:val="fr-FR"/>
        </w:rPr>
        <w:t>Rajouter les unites des var dépéndantes, sur la légende des axes?</w:t>
      </w:r>
    </w:p>
  </w:comment>
  <w:comment w:id="160" w:author="Samuel Charberet" w:date="2024-10-24T11:45:00Z" w:initials="SC">
    <w:p w14:paraId="3E0AEAF6" w14:textId="77777777" w:rsidR="00DB05AE" w:rsidRDefault="00A95320" w:rsidP="00DB05AE">
      <w:pPr>
        <w:pStyle w:val="Commentaire"/>
        <w:ind w:left="0" w:firstLine="0"/>
        <w:jc w:val="left"/>
      </w:pPr>
      <w:r>
        <w:rPr>
          <w:rStyle w:val="Marquedecommentaire"/>
        </w:rPr>
        <w:annotationRef/>
      </w:r>
      <w:r w:rsidR="00DB05AE">
        <w:t>Il n’y a pas d’unité GR, GE et AE sont des fractions de masse mais je peux ajouter mg/mg</w:t>
      </w:r>
    </w:p>
  </w:comment>
  <w:comment w:id="162" w:author="Isabelle Gounand" w:date="2024-09-24T13:39:00Z" w:initials="IG">
    <w:p w14:paraId="456BF4A9" w14:textId="50C3C03E" w:rsidR="000C7576" w:rsidRPr="000C7576" w:rsidRDefault="000C7576">
      <w:pPr>
        <w:pStyle w:val="Commentaire"/>
        <w:rPr>
          <w:lang w:val="fr-FR"/>
        </w:rPr>
      </w:pPr>
      <w:r>
        <w:rPr>
          <w:rStyle w:val="Marquedecommentaire"/>
        </w:rPr>
        <w:annotationRef/>
      </w:r>
      <w:r w:rsidRPr="000C7576">
        <w:rPr>
          <w:lang w:val="fr-FR"/>
        </w:rPr>
        <w:t>Growth rate n’est pas sans dimension, c’est en d^-1</w:t>
      </w:r>
    </w:p>
  </w:comment>
  <w:comment w:id="163" w:author="Samuel Charberet" w:date="2024-10-24T11:48:00Z" w:initials="SC">
    <w:p w14:paraId="533F6F7F" w14:textId="77777777" w:rsidR="00F33887" w:rsidRDefault="00A95320" w:rsidP="00F33887">
      <w:pPr>
        <w:pStyle w:val="Commentaire"/>
        <w:ind w:left="0" w:firstLine="0"/>
        <w:jc w:val="left"/>
      </w:pPr>
      <w:r>
        <w:rPr>
          <w:rStyle w:val="Marquedecommentaire"/>
        </w:rPr>
        <w:annotationRef/>
      </w:r>
      <w:r w:rsidR="00F33887">
        <w:t>En fait c’est une fraction de masse donc ça n’a pas vraiment de dimension mais ça peut prêter à confusion. Si je divise par un (jour) ça en a une, je vais modifier</w:t>
      </w:r>
    </w:p>
  </w:comment>
  <w:comment w:id="164" w:author="Isabelle Gounand" w:date="2024-09-24T13:42:00Z" w:initials="IG">
    <w:p w14:paraId="697D71F1" w14:textId="2525194B" w:rsidR="000C7576" w:rsidRPr="000C7576" w:rsidRDefault="000C7576">
      <w:pPr>
        <w:pStyle w:val="Commentaire"/>
        <w:rPr>
          <w:lang w:val="fr-FR"/>
        </w:rPr>
      </w:pPr>
      <w:r>
        <w:rPr>
          <w:rStyle w:val="Marquedecommentaire"/>
        </w:rPr>
        <w:annotationRef/>
      </w:r>
      <w:r w:rsidRPr="000C7576">
        <w:rPr>
          <w:lang w:val="fr-FR"/>
        </w:rPr>
        <w:t>Quand c’est sans dimension, il n’y a pas d’unité</w:t>
      </w:r>
      <w:r>
        <w:rPr>
          <w:lang w:val="fr-FR"/>
        </w:rPr>
        <w:t> ! Tu peux dire que le calcul a été fait sur des masses sèches mais ça n’a pas de sens de donner des unités.</w:t>
      </w:r>
    </w:p>
  </w:comment>
  <w:comment w:id="165" w:author="Samuel Charberet" w:date="2024-10-24T11:46:00Z" w:initials="SC">
    <w:p w14:paraId="7AD3E1C0" w14:textId="77777777" w:rsidR="009F5C96" w:rsidRDefault="00A95320" w:rsidP="009F5C96">
      <w:pPr>
        <w:pStyle w:val="Commentaire"/>
        <w:ind w:left="0" w:firstLine="0"/>
        <w:jc w:val="left"/>
      </w:pPr>
      <w:r>
        <w:rPr>
          <w:rStyle w:val="Marquedecommentaire"/>
        </w:rPr>
        <w:annotationRef/>
      </w:r>
      <w:r w:rsidR="009F5C96">
        <w:t>Oui c’est plutôt “on a dry weight basis”</w:t>
      </w:r>
    </w:p>
  </w:comment>
  <w:comment w:id="166" w:author="Isabelle Gounand" w:date="2024-09-24T13:41:00Z" w:initials="IG">
    <w:p w14:paraId="4B08AD3C" w14:textId="430815F2" w:rsidR="00DB05AE" w:rsidRDefault="000C7576" w:rsidP="00DB05AE">
      <w:pPr>
        <w:pStyle w:val="Commentaire"/>
        <w:ind w:left="0" w:firstLine="0"/>
        <w:jc w:val="left"/>
      </w:pPr>
      <w:r>
        <w:rPr>
          <w:rStyle w:val="Marquedecommentaire"/>
        </w:rPr>
        <w:annotationRef/>
      </w:r>
      <w:r w:rsidR="00DB05AE">
        <w:rPr>
          <w:lang w:val="fr-FR"/>
        </w:rPr>
        <w:t>Si c’est sans dimension, ça n’a pas d’unité</w:t>
      </w:r>
    </w:p>
  </w:comment>
  <w:comment w:id="167" w:author="Samuel Charberet" w:date="2024-10-24T11:41:00Z" w:initials="SC">
    <w:p w14:paraId="6E2F40B3" w14:textId="5DBAAE4D" w:rsidR="00581F89" w:rsidRDefault="00581F89" w:rsidP="00581F89">
      <w:pPr>
        <w:pStyle w:val="Commentaire"/>
        <w:ind w:left="0" w:firstLine="0"/>
        <w:jc w:val="left"/>
      </w:pPr>
      <w:r>
        <w:rPr>
          <w:rStyle w:val="Marquedecommentaire"/>
        </w:rPr>
        <w:annotationRef/>
      </w:r>
      <w:r>
        <w:t>DW n’est pas un unité c’est juste un manière de mesurer la masse</w:t>
      </w:r>
    </w:p>
  </w:comment>
  <w:comment w:id="168" w:author="Isabelle Gounand" w:date="2024-09-24T13:46:00Z" w:initials="IG">
    <w:p w14:paraId="766A7C08" w14:textId="4D3A618E" w:rsidR="000C7576" w:rsidRPr="000C7576" w:rsidRDefault="000C7576">
      <w:pPr>
        <w:pStyle w:val="Commentaire"/>
        <w:rPr>
          <w:lang w:val="fr-FR"/>
        </w:rPr>
      </w:pPr>
      <w:r>
        <w:rPr>
          <w:rStyle w:val="Marquedecommentaire"/>
        </w:rPr>
        <w:annotationRef/>
      </w:r>
      <w:r w:rsidRPr="000C7576">
        <w:rPr>
          <w:lang w:val="fr-FR"/>
        </w:rPr>
        <w:t>Je pense que ce serait pas mal de rajouter au-dessus un</w:t>
      </w:r>
      <w:r w:rsidR="008654D9">
        <w:rPr>
          <w:lang w:val="fr-FR"/>
        </w:rPr>
        <w:t>e</w:t>
      </w:r>
      <w:r w:rsidRPr="000C7576">
        <w:rPr>
          <w:lang w:val="fr-FR"/>
        </w:rPr>
        <w:t xml:space="preserve"> petit</w:t>
      </w:r>
      <w:r w:rsidR="008654D9">
        <w:rPr>
          <w:lang w:val="fr-FR"/>
        </w:rPr>
        <w:t>e</w:t>
      </w:r>
      <w:r w:rsidRPr="000C7576">
        <w:rPr>
          <w:lang w:val="fr-FR"/>
        </w:rPr>
        <w:t xml:space="preserve"> </w:t>
      </w:r>
      <w:r w:rsidR="008654D9">
        <w:rPr>
          <w:lang w:val="fr-FR"/>
        </w:rPr>
        <w:t xml:space="preserve">phrase qui fait le lien entre les traitements et l’intake rate pour évacuer toute interrogation sur la visualisation du design expérimental dans les résultats, vu que tu ne </w:t>
      </w:r>
      <w:r w:rsidR="006B077B">
        <w:rPr>
          <w:lang w:val="fr-FR"/>
        </w:rPr>
        <w:t>préfères</w:t>
      </w:r>
      <w:r w:rsidR="008654D9">
        <w:rPr>
          <w:lang w:val="fr-FR"/>
        </w:rPr>
        <w:t xml:space="preserve"> pas montrer les traitements sur les figures. Je te mets un petit essai. Vérifier le range. Identifier le range m’a fait </w:t>
      </w:r>
      <w:r w:rsidR="006B077B">
        <w:rPr>
          <w:lang w:val="fr-FR"/>
        </w:rPr>
        <w:t>observer</w:t>
      </w:r>
      <w:r w:rsidR="008654D9">
        <w:rPr>
          <w:lang w:val="fr-FR"/>
        </w:rPr>
        <w:t xml:space="preserve"> que sur le panel</w:t>
      </w:r>
      <w:r w:rsidR="006B077B">
        <w:rPr>
          <w:lang w:val="fr-FR"/>
        </w:rPr>
        <w:t xml:space="preserve"> c) il y a un point pile à 2 pour l’intake, mais pas sur les panels a et b. Pourquoi ?</w:t>
      </w:r>
    </w:p>
  </w:comment>
  <w:comment w:id="169" w:author="Samuel Charberet" w:date="2024-10-25T14:59:00Z" w:initials="SC">
    <w:p w14:paraId="792F9B55" w14:textId="77777777" w:rsidR="00E206DE" w:rsidRDefault="00E206DE" w:rsidP="00E206DE">
      <w:pPr>
        <w:pStyle w:val="Commentaire"/>
        <w:ind w:left="0" w:firstLine="0"/>
        <w:jc w:val="left"/>
      </w:pPr>
      <w:r>
        <w:rPr>
          <w:rStyle w:val="Marquedecommentaire"/>
        </w:rPr>
        <w:annotationRef/>
      </w:r>
      <w:r>
        <w:t>Outliers détectés indépendamment pour chaque relation.</w:t>
      </w:r>
    </w:p>
  </w:comment>
  <w:comment w:id="171" w:author="Isabelle Gounand" w:date="2024-09-24T14:05:00Z" w:initials="IG">
    <w:p w14:paraId="64CBFE88" w14:textId="78E04CDB" w:rsidR="00382F74" w:rsidRPr="00382F74" w:rsidRDefault="00382F74">
      <w:pPr>
        <w:pStyle w:val="Commentaire"/>
        <w:rPr>
          <w:lang w:val="fr-FR"/>
        </w:rPr>
      </w:pPr>
      <w:r>
        <w:rPr>
          <w:rStyle w:val="Marquedecommentaire"/>
        </w:rPr>
        <w:annotationRef/>
      </w:r>
      <w:r w:rsidRPr="00382F74">
        <w:rPr>
          <w:lang w:val="fr-FR"/>
        </w:rPr>
        <w:t>Pas besoin de mettre de points entre numéro de figure et panel</w:t>
      </w:r>
    </w:p>
  </w:comment>
  <w:comment w:id="175" w:author="Isabelle Gounand" w:date="2024-09-24T14:16:00Z" w:initials="IG">
    <w:p w14:paraId="1615E974" w14:textId="374EC343" w:rsidR="006E1FED" w:rsidRPr="006E1FED" w:rsidRDefault="006E1FED">
      <w:pPr>
        <w:pStyle w:val="Commentaire"/>
        <w:rPr>
          <w:lang w:val="fr-FR"/>
        </w:rPr>
      </w:pPr>
      <w:r>
        <w:rPr>
          <w:rStyle w:val="Marquedecommentaire"/>
        </w:rPr>
        <w:annotationRef/>
      </w:r>
      <w:r w:rsidRPr="006E1FED">
        <w:rPr>
          <w:lang w:val="fr-FR"/>
        </w:rPr>
        <w:t xml:space="preserve">Super cette </w:t>
      </w:r>
      <w:r>
        <w:rPr>
          <w:lang w:val="fr-FR"/>
        </w:rPr>
        <w:t>nouvelle figure avec le RT</w:t>
      </w:r>
      <w:r w:rsidR="00926B38">
        <w:rPr>
          <w:lang w:val="fr-FR"/>
        </w:rPr>
        <w:t xml:space="preserve"> en vis-à-vis de l’assimilation efficiency (même si perso j’aurais mis des régressions linéaires pour pouvoir interpréter des différences de slopes et intercepts, plutôt que des splines)</w:t>
      </w:r>
    </w:p>
  </w:comment>
  <w:comment w:id="176" w:author="Samuel Charberet" w:date="2024-10-25T15:29:00Z" w:initials="SC">
    <w:p w14:paraId="2C478A99" w14:textId="77777777" w:rsidR="001C2C71" w:rsidRDefault="00BD023A" w:rsidP="001C2C71">
      <w:pPr>
        <w:pStyle w:val="Commentaire"/>
        <w:ind w:left="0" w:firstLine="0"/>
        <w:jc w:val="left"/>
      </w:pPr>
      <w:r>
        <w:rPr>
          <w:rStyle w:val="Marquedecommentaire"/>
        </w:rPr>
        <w:annotationRef/>
      </w:r>
      <w:r w:rsidR="001C2C71">
        <w:t>Oui ça a été un petit choix à faire. Comme ça n’est pas linéaire, fiter une droite rend les résidus largement non normaux.</w:t>
      </w:r>
    </w:p>
  </w:comment>
  <w:comment w:id="178" w:author="Isabelle Gounand" w:date="2024-09-24T14:23:00Z" w:initials="IG">
    <w:p w14:paraId="2B8475E1" w14:textId="63CDA8A8" w:rsidR="00926B38" w:rsidRPr="00926B38" w:rsidRDefault="00926B38">
      <w:pPr>
        <w:pStyle w:val="Commentaire"/>
        <w:rPr>
          <w:lang w:val="fr-FR"/>
        </w:rPr>
      </w:pPr>
      <w:r>
        <w:rPr>
          <w:rStyle w:val="Marquedecommentaire"/>
        </w:rPr>
        <w:annotationRef/>
      </w:r>
      <w:r w:rsidRPr="00926B38">
        <w:rPr>
          <w:lang w:val="fr-FR"/>
        </w:rPr>
        <w:t>Vérifier les numéros des tables</w:t>
      </w:r>
      <w:r>
        <w:rPr>
          <w:lang w:val="fr-FR"/>
        </w:rPr>
        <w:t xml:space="preserve"> (la 6 parle de RT)</w:t>
      </w:r>
    </w:p>
  </w:comment>
  <w:comment w:id="179" w:author="Isabelle Gounand" w:date="2024-09-24T14:24:00Z" w:initials="IG">
    <w:p w14:paraId="1C660FE4" w14:textId="73993822" w:rsidR="00926B38" w:rsidRPr="00926B38" w:rsidRDefault="00926B38">
      <w:pPr>
        <w:pStyle w:val="Commentaire"/>
        <w:rPr>
          <w:lang w:val="fr-FR"/>
        </w:rPr>
      </w:pPr>
      <w:r>
        <w:rPr>
          <w:rStyle w:val="Marquedecommentaire"/>
        </w:rPr>
        <w:annotationRef/>
      </w:r>
      <w:r w:rsidRPr="00926B38">
        <w:rPr>
          <w:lang w:val="fr-FR"/>
        </w:rPr>
        <w:t>Je ne vois pas “slope” dans les titres des tables</w:t>
      </w:r>
    </w:p>
  </w:comment>
  <w:comment w:id="180" w:author="Isabelle Gounand" w:date="2024-09-24T14:27:00Z" w:initials="IG">
    <w:p w14:paraId="42BFC245" w14:textId="679AE30C" w:rsidR="00470188" w:rsidRPr="00470188" w:rsidRDefault="00470188">
      <w:pPr>
        <w:pStyle w:val="Commentaire"/>
        <w:rPr>
          <w:lang w:val="fr-FR"/>
        </w:rPr>
      </w:pPr>
      <w:r>
        <w:rPr>
          <w:rStyle w:val="Marquedecommentaire"/>
        </w:rPr>
        <w:annotationRef/>
      </w:r>
      <w:r w:rsidRPr="00470188">
        <w:rPr>
          <w:lang w:val="fr-FR"/>
        </w:rPr>
        <w:t>Il faudra qu’on vérifie si on a bien discuté dans la discussion tous les éléments relevés ici</w:t>
      </w:r>
      <w:r>
        <w:rPr>
          <w:lang w:val="fr-FR"/>
        </w:rPr>
        <w:t xml:space="preserve"> dans les résultats</w:t>
      </w:r>
    </w:p>
  </w:comment>
  <w:comment w:id="188" w:author="Isabelle Gounand" w:date="2024-09-24T14:53:00Z" w:initials="IG">
    <w:p w14:paraId="2425C1DE" w14:textId="77777777" w:rsidR="0072678A" w:rsidRDefault="0072678A">
      <w:pPr>
        <w:pStyle w:val="Commentaire"/>
        <w:rPr>
          <w:lang w:val="fr-FR"/>
        </w:rPr>
      </w:pPr>
      <w:r>
        <w:rPr>
          <w:rStyle w:val="Marquedecommentaire"/>
        </w:rPr>
        <w:annotationRef/>
      </w:r>
      <w:r w:rsidRPr="0072678A">
        <w:rPr>
          <w:lang w:val="fr-FR"/>
        </w:rPr>
        <w:t>Perso j’aime bien un recap des r</w:t>
      </w:r>
      <w:r>
        <w:rPr>
          <w:lang w:val="fr-FR"/>
        </w:rPr>
        <w:t>ésultats en début de discussion mais peut-être moins détaillé. Dans les résultats on est allé dans le détail. Là on doit donner une vue générale concise des choses à retenir et donc la structure annonce les différentes sections de la discussion, et ensuite dans chaque section on détail en interprétant, comparant avec la littérature et en remettant dans un contexte plus large.</w:t>
      </w:r>
    </w:p>
    <w:p w14:paraId="758D57A4" w14:textId="218CF1B2" w:rsidR="0072678A" w:rsidRPr="0072678A" w:rsidRDefault="0072678A">
      <w:pPr>
        <w:pStyle w:val="Commentaire"/>
        <w:rPr>
          <w:lang w:val="fr-FR"/>
        </w:rPr>
      </w:pPr>
      <w:r>
        <w:rPr>
          <w:lang w:val="fr-FR"/>
        </w:rPr>
        <w:t>Aussi, si on veut viser eco lett il faut arriver à remettre dans ce premier paragraphe le lien plus distant avec ce qu’on apprend des flux physiologiques et leur</w:t>
      </w:r>
      <w:r w:rsidR="00E03152">
        <w:rPr>
          <w:lang w:val="fr-FR"/>
        </w:rPr>
        <w:t>s</w:t>
      </w:r>
      <w:r>
        <w:rPr>
          <w:lang w:val="fr-FR"/>
        </w:rPr>
        <w:t xml:space="preserve"> implications extrapolée</w:t>
      </w:r>
      <w:r w:rsidR="00E03152">
        <w:rPr>
          <w:lang w:val="fr-FR"/>
        </w:rPr>
        <w:t>s</w:t>
      </w:r>
      <w:r>
        <w:rPr>
          <w:lang w:val="fr-FR"/>
        </w:rPr>
        <w:t xml:space="preserve"> à l’échelle de l’écosystème</w:t>
      </w:r>
      <w:r w:rsidR="00E03152">
        <w:rPr>
          <w:lang w:val="fr-FR"/>
        </w:rPr>
        <w:t xml:space="preserve">, c’est-à-dire de parler de biomass mais d’éviter toute référence à larva, qui réduit nos résultats au cas plus spécifique de notre modèle biologique. Je garderais la référence aux larves quand je détaille le résultat , l’interprétation ou la comparaison avec d’autres modèles biologiques de la littérature mais pour le paragraphe général, il faut donner les grands messages de la façon la plus générale possible </w:t>
      </w:r>
    </w:p>
  </w:comment>
  <w:comment w:id="190" w:author="Isabelle Gounand" w:date="2024-09-24T14:51:00Z" w:initials="IG">
    <w:p w14:paraId="601E29B4" w14:textId="263A0506" w:rsidR="0072678A" w:rsidRPr="0072678A" w:rsidRDefault="0072678A">
      <w:pPr>
        <w:pStyle w:val="Commentaire"/>
        <w:rPr>
          <w:lang w:val="fr-FR"/>
        </w:rPr>
      </w:pPr>
      <w:r>
        <w:rPr>
          <w:rStyle w:val="Marquedecommentaire"/>
        </w:rPr>
        <w:annotationRef/>
      </w:r>
      <w:r w:rsidRPr="0072678A">
        <w:rPr>
          <w:lang w:val="fr-FR"/>
        </w:rPr>
        <w:t xml:space="preserve">On a dit dans les résultats que </w:t>
      </w:r>
      <w:r>
        <w:rPr>
          <w:lang w:val="fr-FR"/>
        </w:rPr>
        <w:t>l’effet de la restriction différait selon les éléments,non ?</w:t>
      </w:r>
    </w:p>
  </w:comment>
  <w:comment w:id="189" w:author="Laser2000" w:date="2024-09-10T22:35:00Z" w:initials="L">
    <w:p w14:paraId="30B89AB3" w14:textId="693F22AE" w:rsidR="00A471EB" w:rsidRPr="00020BCF" w:rsidRDefault="00A471EB">
      <w:pPr>
        <w:pStyle w:val="Commentaire"/>
        <w:rPr>
          <w:lang w:val="fr-FR"/>
        </w:rPr>
      </w:pPr>
      <w:r>
        <w:rPr>
          <w:rStyle w:val="Marquedecommentaire"/>
        </w:rPr>
        <w:annotationRef/>
      </w:r>
      <w:r w:rsidRPr="00020BCF">
        <w:rPr>
          <w:lang w:val="fr-FR"/>
        </w:rPr>
        <w:t>Peut être mettre ça en dernier en guise de conclusion, je n’aime pas trop la fin actuelle</w:t>
      </w:r>
    </w:p>
  </w:comment>
  <w:comment w:id="191" w:author="Isabelle Gounand" w:date="2024-09-24T15:09:00Z" w:initials="IG">
    <w:p w14:paraId="0285222A" w14:textId="359B47E5" w:rsidR="00D452B4" w:rsidRPr="00D452B4" w:rsidRDefault="00D452B4">
      <w:pPr>
        <w:pStyle w:val="Commentaire"/>
        <w:rPr>
          <w:lang w:val="fr-FR"/>
        </w:rPr>
      </w:pPr>
      <w:r>
        <w:rPr>
          <w:rStyle w:val="Marquedecommentaire"/>
        </w:rPr>
        <w:annotationRef/>
      </w:r>
      <w:r w:rsidRPr="00D452B4">
        <w:rPr>
          <w:lang w:val="fr-FR"/>
        </w:rPr>
        <w:t xml:space="preserve">Est-ce qu’on ne devrait pas rajouter une petite phrase pour dire que ces differences ont sans doute à voir avec </w:t>
      </w:r>
      <w:r>
        <w:rPr>
          <w:lang w:val="fr-FR"/>
        </w:rPr>
        <w:t>le range de food restriction considéré qui doit varier pas mal vu qu’on n’a pas de mesure de restriction indépendant de l’espèce qui pourrait permettre des comparaisons ? Par exemple, je m’attendrais à ce que si notre gradient était allé jusqu’à la starvation (no food), alors on aurait eu une décroissance d’AE. J’imagine que ceux qui trouvent une relation positive pourraient être sur une partie plus sévère que nous sur un gradient de restriction.</w:t>
      </w:r>
    </w:p>
  </w:comment>
  <w:comment w:id="192" w:author="Samuel Charberet" w:date="2024-10-25T18:09:00Z" w:initials="SC">
    <w:p w14:paraId="2DE3F1A6" w14:textId="77777777" w:rsidR="003A42DF" w:rsidRDefault="003A42DF" w:rsidP="003A42DF">
      <w:pPr>
        <w:pStyle w:val="Commentaire"/>
        <w:ind w:left="0" w:firstLine="0"/>
        <w:jc w:val="left"/>
      </w:pPr>
      <w:r>
        <w:rPr>
          <w:rStyle w:val="Marquedecommentaire"/>
        </w:rPr>
        <w:annotationRef/>
      </w:r>
      <w:r>
        <w:t>Oui c’était fait dans la version thèse je fais un essai</w:t>
      </w:r>
    </w:p>
  </w:comment>
  <w:comment w:id="193" w:author="Laser2000" w:date="2024-09-10T22:28:00Z" w:initials="L">
    <w:p w14:paraId="6C5BEAEF" w14:textId="580415C1" w:rsidR="003D46AA" w:rsidRDefault="003D46AA">
      <w:pPr>
        <w:pStyle w:val="Commentaire"/>
        <w:rPr>
          <w:lang w:val="fr-FR"/>
        </w:rPr>
      </w:pPr>
      <w:r>
        <w:rPr>
          <w:rStyle w:val="Marquedecommentaire"/>
        </w:rPr>
        <w:annotationRef/>
      </w:r>
      <w:r w:rsidRPr="00020BCF">
        <w:rPr>
          <w:lang w:val="fr-FR"/>
        </w:rPr>
        <w:t>Attention en intro tu dis que ce n’est jamais fait</w:t>
      </w:r>
    </w:p>
    <w:p w14:paraId="3D80AA89" w14:textId="77777777" w:rsidR="00930337" w:rsidRDefault="00930337">
      <w:pPr>
        <w:pStyle w:val="Commentaire"/>
        <w:rPr>
          <w:lang w:val="fr-FR"/>
        </w:rPr>
      </w:pPr>
    </w:p>
    <w:p w14:paraId="182808C1" w14:textId="209CAFC7" w:rsidR="00930337" w:rsidRPr="00020BCF" w:rsidRDefault="00930337">
      <w:pPr>
        <w:pStyle w:val="Commentaire"/>
        <w:rPr>
          <w:lang w:val="fr-FR"/>
        </w:rPr>
      </w:pPr>
      <w:r>
        <w:rPr>
          <w:lang w:val="fr-FR"/>
        </w:rPr>
        <w:t>IG : oui en effet. On se contredit là</w:t>
      </w:r>
    </w:p>
  </w:comment>
  <w:comment w:id="194" w:author="Samuel Charberet" w:date="2024-10-25T17:26:00Z" w:initials="SC">
    <w:p w14:paraId="0B646B66" w14:textId="77777777" w:rsidR="00FF7F9E" w:rsidRDefault="0007425C" w:rsidP="00FF7F9E">
      <w:pPr>
        <w:pStyle w:val="Commentaire"/>
        <w:ind w:left="0" w:firstLine="0"/>
        <w:jc w:val="left"/>
      </w:pPr>
      <w:r>
        <w:rPr>
          <w:rStyle w:val="Marquedecommentaire"/>
        </w:rPr>
        <w:annotationRef/>
      </w:r>
      <w:r w:rsidR="00FF7F9E">
        <w:t>Non je dis que c’est rarement fait, “usually assumed to be constant”</w:t>
      </w:r>
    </w:p>
  </w:comment>
  <w:comment w:id="196" w:author="Isabelle Gounand" w:date="2024-09-24T15:17:00Z" w:initials="IG">
    <w:p w14:paraId="3397971D" w14:textId="61B9E665" w:rsidR="00D452B4" w:rsidRPr="00D452B4" w:rsidRDefault="00D452B4">
      <w:pPr>
        <w:pStyle w:val="Commentaire"/>
        <w:rPr>
          <w:lang w:val="fr-FR"/>
        </w:rPr>
      </w:pPr>
      <w:r>
        <w:rPr>
          <w:rStyle w:val="Marquedecommentaire"/>
        </w:rPr>
        <w:annotationRef/>
      </w:r>
      <w:r w:rsidRPr="00D452B4">
        <w:rPr>
          <w:lang w:val="fr-FR"/>
        </w:rPr>
        <w:t xml:space="preserve">C’est un peu abstrait </w:t>
      </w:r>
      <w:r>
        <w:rPr>
          <w:lang w:val="fr-FR"/>
        </w:rPr>
        <w:t>de mentionner ces relations sans les traduire en termes écologiques. Détailler ce que ça veut dire concrètement</w:t>
      </w:r>
      <w:r w:rsidR="00E0581A">
        <w:rPr>
          <w:lang w:val="fr-FR"/>
        </w:rPr>
        <w:t xml:space="preserve"> (reprendre ce qui est mis dans le premier paragraphe de discussion ?)</w:t>
      </w:r>
      <w:r>
        <w:rPr>
          <w:lang w:val="fr-FR"/>
        </w:rPr>
        <w:t xml:space="preserve"> </w:t>
      </w:r>
    </w:p>
  </w:comment>
  <w:comment w:id="200" w:author="Laser2000" w:date="2024-09-10T22:29:00Z" w:initials="L">
    <w:p w14:paraId="6688A849" w14:textId="77777777" w:rsidR="00A471EB" w:rsidRDefault="00A471EB">
      <w:pPr>
        <w:pStyle w:val="Commentaire"/>
        <w:rPr>
          <w:lang w:val="fr-FR"/>
        </w:rPr>
      </w:pPr>
      <w:r>
        <w:rPr>
          <w:rStyle w:val="Marquedecommentaire"/>
        </w:rPr>
        <w:annotationRef/>
      </w:r>
      <w:r w:rsidRPr="00020BCF">
        <w:rPr>
          <w:lang w:val="fr-FR"/>
        </w:rPr>
        <w:t>On n’est pas là pour faire la discu des articles des autres!</w:t>
      </w:r>
    </w:p>
    <w:p w14:paraId="39C9912E" w14:textId="77777777" w:rsidR="00E0581A" w:rsidRDefault="00E0581A">
      <w:pPr>
        <w:pStyle w:val="Commentaire"/>
        <w:rPr>
          <w:lang w:val="fr-FR"/>
        </w:rPr>
      </w:pPr>
    </w:p>
    <w:p w14:paraId="1E1E7E1E" w14:textId="371FAE0C" w:rsidR="00E0581A" w:rsidRPr="00020BCF" w:rsidRDefault="00E0581A">
      <w:pPr>
        <w:pStyle w:val="Commentaire"/>
        <w:rPr>
          <w:lang w:val="fr-FR"/>
        </w:rPr>
      </w:pPr>
      <w:r>
        <w:rPr>
          <w:lang w:val="fr-FR"/>
        </w:rPr>
        <w:t>IG : oui, il faut toujours mettre en évidence en quoi ça sert à l’interprétation ou la comparaison de nos propres résultats. Là on part un peu trop loin ou il faut rendre le rapprochement explicite</w:t>
      </w:r>
    </w:p>
  </w:comment>
  <w:comment w:id="201" w:author="Samuel Charberet" w:date="2024-10-25T18:25:00Z" w:initials="SC">
    <w:p w14:paraId="367630A2" w14:textId="77777777" w:rsidR="00987BF4" w:rsidRDefault="007424E2" w:rsidP="00987BF4">
      <w:pPr>
        <w:pStyle w:val="Commentaire"/>
      </w:pPr>
      <w:r>
        <w:rPr>
          <w:rStyle w:val="Marquedecommentaire"/>
        </w:rPr>
        <w:annotationRef/>
      </w:r>
    </w:p>
  </w:comment>
  <w:comment w:id="209" w:author="Isabelle Gounand" w:date="2024-09-24T15:22:00Z" w:initials="IG">
    <w:p w14:paraId="0F80F0C5" w14:textId="38BE6B1E" w:rsidR="00E0581A" w:rsidRPr="00E0581A" w:rsidRDefault="00E0581A">
      <w:pPr>
        <w:pStyle w:val="Commentaire"/>
        <w:rPr>
          <w:lang w:val="fr-FR"/>
        </w:rPr>
      </w:pPr>
      <w:r>
        <w:rPr>
          <w:rStyle w:val="Marquedecommentaire"/>
        </w:rPr>
        <w:annotationRef/>
      </w:r>
      <w:r w:rsidRPr="00E0581A">
        <w:rPr>
          <w:lang w:val="fr-FR"/>
        </w:rPr>
        <w:t>Les insect</w:t>
      </w:r>
      <w:r>
        <w:rPr>
          <w:lang w:val="fr-FR"/>
        </w:rPr>
        <w:t>e</w:t>
      </w:r>
      <w:r w:rsidRPr="00E0581A">
        <w:rPr>
          <w:lang w:val="fr-FR"/>
        </w:rPr>
        <w:t>s sont impliqués dans tout type de relation</w:t>
      </w:r>
      <w:r>
        <w:rPr>
          <w:lang w:val="fr-FR"/>
        </w:rPr>
        <w:t>s</w:t>
      </w:r>
      <w:r w:rsidRPr="00E0581A">
        <w:rPr>
          <w:lang w:val="fr-FR"/>
        </w:rPr>
        <w:t xml:space="preserve"> interspécifiques</w:t>
      </w:r>
      <w:r>
        <w:rPr>
          <w:lang w:val="fr-FR"/>
        </w:rPr>
        <w:t>. Je ne vois pas trop pourquoi on se focalise sur les prédateurs-proies</w:t>
      </w:r>
    </w:p>
  </w:comment>
  <w:comment w:id="212" w:author="Laser2000" w:date="2024-09-10T22:30:00Z" w:initials="L">
    <w:p w14:paraId="0CDADD64" w14:textId="3391A47A" w:rsidR="00A471EB" w:rsidRPr="00020BCF" w:rsidRDefault="00A471EB">
      <w:pPr>
        <w:pStyle w:val="Commentaire"/>
        <w:rPr>
          <w:lang w:val="fr-FR"/>
        </w:rPr>
      </w:pPr>
      <w:r>
        <w:rPr>
          <w:rStyle w:val="Marquedecommentaire"/>
        </w:rPr>
        <w:annotationRef/>
      </w:r>
      <w:r w:rsidRPr="00020BCF">
        <w:rPr>
          <w:lang w:val="fr-FR"/>
        </w:rPr>
        <w:t>Définir les acronymes</w:t>
      </w:r>
    </w:p>
  </w:comment>
  <w:comment w:id="210" w:author="Isabelle Gounand" w:date="2024-09-24T15:30:00Z" w:initials="IG">
    <w:p w14:paraId="2D28CBC6" w14:textId="173D6E5E" w:rsidR="0070137C" w:rsidRPr="0070137C" w:rsidRDefault="0070137C">
      <w:pPr>
        <w:pStyle w:val="Commentaire"/>
        <w:rPr>
          <w:lang w:val="fr-FR"/>
        </w:rPr>
      </w:pPr>
      <w:r>
        <w:rPr>
          <w:rStyle w:val="Marquedecommentaire"/>
        </w:rPr>
        <w:annotationRef/>
      </w:r>
      <w:r>
        <w:rPr>
          <w:lang w:val="fr-FR"/>
        </w:rPr>
        <w:t>Ouh là là, c</w:t>
      </w:r>
      <w:r w:rsidRPr="0070137C">
        <w:rPr>
          <w:lang w:val="fr-FR"/>
        </w:rPr>
        <w:t xml:space="preserve">’est beaucoup trop </w:t>
      </w:r>
      <w:r>
        <w:rPr>
          <w:lang w:val="fr-FR"/>
        </w:rPr>
        <w:t>technique</w:t>
      </w:r>
      <w:r w:rsidRPr="0070137C">
        <w:rPr>
          <w:lang w:val="fr-FR"/>
        </w:rPr>
        <w:t xml:space="preserve">. </w:t>
      </w:r>
      <w:r>
        <w:rPr>
          <w:lang w:val="fr-FR"/>
        </w:rPr>
        <w:t>Les gens ne seront pas intéressés par le caractère unimodal ou monotonic des relations mais de ce que ça veut dire. Il faut tout traduire en termes d’implications écologiques. En plus la combinaison linéaire de diverses relations monotone ne donne pas une relation unimodale mais monotone</w:t>
      </w:r>
    </w:p>
  </w:comment>
  <w:comment w:id="211" w:author="Samuel Charberet" w:date="2024-10-25T18:27:00Z" w:initials="SC">
    <w:p w14:paraId="39D2E779" w14:textId="77777777" w:rsidR="007424E2" w:rsidRDefault="007424E2" w:rsidP="007424E2">
      <w:pPr>
        <w:pStyle w:val="Commentaire"/>
        <w:ind w:left="0" w:firstLine="0"/>
        <w:jc w:val="left"/>
      </w:pPr>
      <w:r>
        <w:rPr>
          <w:rStyle w:val="Marquedecommentaire"/>
        </w:rPr>
        <w:annotationRef/>
      </w:r>
      <w:r>
        <w:t>GE-IR unimodal + IR-GR monotone = GE-GR unimodal c’est correct</w:t>
      </w:r>
    </w:p>
  </w:comment>
  <w:comment w:id="213" w:author="Laser2000" w:date="2024-09-10T22:31:00Z" w:initials="L">
    <w:p w14:paraId="751C2450" w14:textId="2389BFA7" w:rsidR="00A471EB" w:rsidRDefault="00A471EB">
      <w:pPr>
        <w:pStyle w:val="Commentaire"/>
        <w:rPr>
          <w:lang w:val="fr-FR"/>
        </w:rPr>
      </w:pPr>
      <w:r>
        <w:rPr>
          <w:rStyle w:val="Marquedecommentaire"/>
        </w:rPr>
        <w:annotationRef/>
      </w:r>
      <w:r w:rsidRPr="00020BCF">
        <w:rPr>
          <w:lang w:val="fr-FR"/>
        </w:rPr>
        <w:t>Les nommer</w:t>
      </w:r>
    </w:p>
    <w:p w14:paraId="3CE120D6" w14:textId="77777777" w:rsidR="0070137C" w:rsidRDefault="0070137C">
      <w:pPr>
        <w:pStyle w:val="Commentaire"/>
        <w:rPr>
          <w:lang w:val="fr-FR"/>
        </w:rPr>
      </w:pPr>
    </w:p>
    <w:p w14:paraId="755FAE5D" w14:textId="1D592E5E" w:rsidR="0070137C" w:rsidRPr="00020BCF" w:rsidRDefault="0070137C">
      <w:pPr>
        <w:pStyle w:val="Commentaire"/>
        <w:rPr>
          <w:lang w:val="fr-FR"/>
        </w:rPr>
      </w:pPr>
      <w:r>
        <w:rPr>
          <w:lang w:val="fr-FR"/>
        </w:rPr>
        <w:t>IG : notamment les différences que tu as « interestingly » highlighted in the result section</w:t>
      </w:r>
    </w:p>
  </w:comment>
  <w:comment w:id="214" w:author="Isabelle Gounand" w:date="2024-09-24T15:38:00Z" w:initials="IG">
    <w:p w14:paraId="45986C6E" w14:textId="5C05DA03" w:rsidR="0070137C" w:rsidRPr="0070137C" w:rsidRDefault="0070137C">
      <w:pPr>
        <w:pStyle w:val="Commentaire"/>
        <w:rPr>
          <w:lang w:val="fr-FR"/>
        </w:rPr>
      </w:pPr>
      <w:r>
        <w:rPr>
          <w:rStyle w:val="Marquedecommentaire"/>
        </w:rPr>
        <w:annotationRef/>
      </w:r>
      <w:r w:rsidRPr="0070137C">
        <w:rPr>
          <w:lang w:val="fr-FR"/>
        </w:rPr>
        <w:t>Lesquels? Si c’est ceux que tu mentionne à la phrase suivante, faire une transition.</w:t>
      </w:r>
    </w:p>
  </w:comment>
  <w:comment w:id="217" w:author="Isabelle Gounand" w:date="2024-09-24T15:40:00Z" w:initials="IG">
    <w:p w14:paraId="50BC8AC7" w14:textId="19DB104B" w:rsidR="000117C7" w:rsidRPr="000117C7" w:rsidRDefault="000117C7">
      <w:pPr>
        <w:pStyle w:val="Commentaire"/>
        <w:rPr>
          <w:lang w:val="fr-FR"/>
        </w:rPr>
      </w:pPr>
      <w:r>
        <w:rPr>
          <w:rStyle w:val="Marquedecommentaire"/>
        </w:rPr>
        <w:annotationRef/>
      </w:r>
      <w:r w:rsidRPr="000117C7">
        <w:rPr>
          <w:lang w:val="fr-FR"/>
        </w:rPr>
        <w:t>Rajouter que c’est le cas dans notre food arti</w:t>
      </w:r>
      <w:r>
        <w:rPr>
          <w:lang w:val="fr-FR"/>
        </w:rPr>
        <w:t>ficielle aussi bien que pour les consommateurs d’autres organismes dans la vraie vie</w:t>
      </w:r>
    </w:p>
  </w:comment>
  <w:comment w:id="218" w:author="Isabelle Gounand" w:date="2024-09-24T15:44:00Z" w:initials="IG">
    <w:p w14:paraId="261A8A62" w14:textId="6F633CE1" w:rsidR="000117C7" w:rsidRPr="000117C7" w:rsidRDefault="000117C7">
      <w:pPr>
        <w:pStyle w:val="Commentaire"/>
        <w:rPr>
          <w:lang w:val="fr-FR"/>
        </w:rPr>
      </w:pPr>
      <w:r>
        <w:rPr>
          <w:rStyle w:val="Marquedecommentaire"/>
        </w:rPr>
        <w:annotationRef/>
      </w:r>
      <w:r w:rsidRPr="000117C7">
        <w:rPr>
          <w:lang w:val="fr-FR"/>
        </w:rPr>
        <w:t>Ou rate ?</w:t>
      </w:r>
    </w:p>
  </w:comment>
  <w:comment w:id="219" w:author="Isabelle Gounand" w:date="2024-09-24T15:44:00Z" w:initials="IG">
    <w:p w14:paraId="465C8116" w14:textId="6775FBB6" w:rsidR="000117C7" w:rsidRPr="000117C7" w:rsidRDefault="000117C7">
      <w:pPr>
        <w:pStyle w:val="Commentaire"/>
        <w:rPr>
          <w:lang w:val="fr-FR"/>
        </w:rPr>
      </w:pPr>
      <w:r>
        <w:rPr>
          <w:rStyle w:val="Marquedecommentaire"/>
        </w:rPr>
        <w:annotationRef/>
      </w:r>
      <w:r w:rsidRPr="000117C7">
        <w:rPr>
          <w:lang w:val="fr-FR"/>
        </w:rPr>
        <w:t>C’est pas assez spécifique</w:t>
      </w:r>
      <w:r>
        <w:rPr>
          <w:lang w:val="fr-FR"/>
        </w:rPr>
        <w:t>, parlent-ils du pool de nutriment dans les sols, du taux, etc. ?</w:t>
      </w:r>
    </w:p>
  </w:comment>
  <w:comment w:id="220" w:author="Isabelle Gounand" w:date="2024-09-24T15:46:00Z" w:initials="IG">
    <w:p w14:paraId="501120D9" w14:textId="1103E6C1" w:rsidR="000117C7" w:rsidRPr="000117C7" w:rsidRDefault="000117C7">
      <w:pPr>
        <w:pStyle w:val="Commentaire"/>
        <w:rPr>
          <w:lang w:val="fr-FR"/>
        </w:rPr>
      </w:pPr>
      <w:r>
        <w:rPr>
          <w:rStyle w:val="Marquedecommentaire"/>
        </w:rPr>
        <w:annotationRef/>
      </w:r>
      <w:r w:rsidRPr="000117C7">
        <w:rPr>
          <w:lang w:val="fr-FR"/>
        </w:rPr>
        <w:t>Tout es tune question d’échelle de temps. Soyons vigilants sur les mots employés</w:t>
      </w:r>
    </w:p>
  </w:comment>
  <w:comment w:id="221" w:author="Isabelle Gounand" w:date="2024-09-24T15:53:00Z" w:initials="IG">
    <w:p w14:paraId="304C69DC" w14:textId="6B85C409" w:rsidR="005B79A3" w:rsidRPr="005B79A3" w:rsidRDefault="005B79A3">
      <w:pPr>
        <w:pStyle w:val="Commentaire"/>
        <w:rPr>
          <w:lang w:val="en-US"/>
        </w:rPr>
      </w:pPr>
      <w:r>
        <w:rPr>
          <w:rStyle w:val="Marquedecommentaire"/>
        </w:rPr>
        <w:annotationRef/>
      </w:r>
      <w:r w:rsidRPr="005B79A3">
        <w:rPr>
          <w:lang w:val="fr-FR"/>
        </w:rPr>
        <w:t>Peut-être que l’argument demande un peu de détail</w:t>
      </w:r>
      <w:r>
        <w:rPr>
          <w:lang w:val="fr-FR"/>
        </w:rPr>
        <w:t xml:space="preserve">s : il faudrait d’abord donner une échelle de temps des cycles pour comparaison sinon on se demande sur quoi on s’appuie pour dire que c’est négligeable. Et puis, est-ce que dans les systèmes où il y a une faible saisonnalité avec de grande populations d’insectes constamment renouvelées cet effet de rétention ne pourrait pas avoir un effet ? Mais je ne sais pas si de tels systèmes existent. Pour discuter des temps de résidence dans d’autres organismes, tu peux regarder la figure 4 dans </w:t>
      </w:r>
      <w:r w:rsidRPr="005B79A3">
        <w:rPr>
          <w:lang w:val="fr-FR"/>
        </w:rPr>
        <w:t xml:space="preserve">Schramski, J. R., Dell, A. I., Grady, J. M., Sibly, R. M., &amp; Brown, J. H. (2015). </w:t>
      </w:r>
      <w:r w:rsidRPr="005B79A3">
        <w:t>Metabolic theory predicts whole-ecosystem properties. </w:t>
      </w:r>
      <w:r w:rsidRPr="005B79A3">
        <w:rPr>
          <w:i/>
          <w:iCs/>
        </w:rPr>
        <w:t>Proceedings of the National Academy of Sciences</w:t>
      </w:r>
      <w:r w:rsidRPr="005B79A3">
        <w:t>, </w:t>
      </w:r>
      <w:r w:rsidRPr="005B79A3">
        <w:rPr>
          <w:i/>
          <w:iCs/>
        </w:rPr>
        <w:t>112</w:t>
      </w:r>
      <w:r w:rsidRPr="005B79A3">
        <w:t>(8), 2617-2622.</w:t>
      </w:r>
    </w:p>
  </w:comment>
  <w:comment w:id="222" w:author="Samuel Charberet" w:date="2024-10-30T14:05:00Z" w:initials="SC">
    <w:p w14:paraId="55C72D46" w14:textId="77777777" w:rsidR="00BA5158" w:rsidRDefault="00BA5158" w:rsidP="00BA5158">
      <w:pPr>
        <w:pStyle w:val="Commentaire"/>
        <w:ind w:left="0" w:firstLine="0"/>
        <w:jc w:val="left"/>
      </w:pPr>
      <w:r>
        <w:rPr>
          <w:rStyle w:val="Marquedecommentaire"/>
        </w:rPr>
        <w:annotationRef/>
      </w:r>
      <w:r>
        <w:t>Je n’ai pas le courage de me lancer dans une comparaison des temps de cycle avec ls temps de retention pour chaque nutriment et pour différent écosystèmes. Je trouve que le résultat suffit et que sur le plan conceptuel c’est assez riche en l’état.</w:t>
      </w:r>
    </w:p>
  </w:comment>
  <w:comment w:id="223" w:author="Isabelle Gounand" w:date="2024-09-24T16:15:00Z" w:initials="IG">
    <w:p w14:paraId="59176D51" w14:textId="54105358" w:rsidR="00311B78" w:rsidRPr="00311B78" w:rsidRDefault="00311B78">
      <w:pPr>
        <w:pStyle w:val="Commentaire"/>
        <w:rPr>
          <w:lang w:val="fr-FR"/>
        </w:rPr>
      </w:pPr>
      <w:r>
        <w:rPr>
          <w:rStyle w:val="Marquedecommentaire"/>
        </w:rPr>
        <w:annotationRef/>
      </w:r>
      <w:r w:rsidRPr="00311B78">
        <w:rPr>
          <w:lang w:val="fr-FR"/>
        </w:rPr>
        <w:t>On devrait pourvoir intégrer dans cette partie ou dans une partie conclusion perspective rajoutée à la fin</w:t>
      </w:r>
      <w:r>
        <w:rPr>
          <w:lang w:val="fr-FR"/>
        </w:rPr>
        <w:t xml:space="preserve"> l’histoire des autres façons que les animaux peuvent avoir de dealer avec des restriction de nourriture ou de compenser les différences d’assimilation : stratégies de recherche de nourriture ou d’éléments spécifiques (ça rejoins ta remarque sur les paysage nutritionnels). Ca nous permettrait de remettre en perspective et ou questionner dans quelle mesure nos résultats peuvent jouer dans les écosystèmes</w:t>
      </w:r>
      <w:r w:rsidR="009F20B3">
        <w:rPr>
          <w:lang w:val="fr-FR"/>
        </w:rPr>
        <w:t xml:space="preserve"> : comment nos mécanismes physiologiques s’inscrivent dans la diversité des réponses face à des environnements fluctuants en nourriture </w:t>
      </w:r>
    </w:p>
  </w:comment>
  <w:comment w:id="224" w:author="Isabelle Gounand" w:date="2024-09-24T16:05:00Z" w:initials="IG">
    <w:p w14:paraId="248C0259" w14:textId="04C118AD" w:rsidR="006A3502" w:rsidRPr="006A3502" w:rsidRDefault="006A3502">
      <w:pPr>
        <w:pStyle w:val="Commentaire"/>
        <w:rPr>
          <w:lang w:val="fr-FR"/>
        </w:rPr>
      </w:pPr>
      <w:r>
        <w:rPr>
          <w:rStyle w:val="Marquedecommentaire"/>
        </w:rPr>
        <w:annotationRef/>
      </w:r>
      <w:r w:rsidRPr="006A3502">
        <w:rPr>
          <w:lang w:val="fr-FR"/>
        </w:rPr>
        <w:t>Pour être plus générique, je parlerais de resource species et consumers, comme ça ça inclus aussi les relations plante</w:t>
      </w:r>
      <w:r>
        <w:rPr>
          <w:lang w:val="fr-FR"/>
        </w:rPr>
        <w:t>-herbivores</w:t>
      </w:r>
    </w:p>
  </w:comment>
  <w:comment w:id="225" w:author="Isabelle Gounand" w:date="2024-09-24T16:06:00Z" w:initials="IG">
    <w:p w14:paraId="131B5833" w14:textId="416C0201" w:rsidR="006A3502" w:rsidRPr="006A3502" w:rsidRDefault="006A3502">
      <w:pPr>
        <w:pStyle w:val="Commentaire"/>
        <w:rPr>
          <w:lang w:val="fr-FR"/>
        </w:rPr>
      </w:pPr>
      <w:r>
        <w:rPr>
          <w:rStyle w:val="Marquedecommentaire"/>
        </w:rPr>
        <w:annotationRef/>
      </w:r>
      <w:r w:rsidRPr="006A3502">
        <w:rPr>
          <w:lang w:val="fr-FR"/>
        </w:rPr>
        <w:t>Mot compo</w:t>
      </w:r>
      <w:r>
        <w:rPr>
          <w:lang w:val="fr-FR"/>
        </w:rPr>
        <w:t>sé ? trop long</w:t>
      </w:r>
    </w:p>
  </w:comment>
  <w:comment w:id="226" w:author="Isabelle Gounand" w:date="2024-09-24T16:13:00Z" w:initials="IG">
    <w:p w14:paraId="71753273" w14:textId="6E6107F7" w:rsidR="00311B78" w:rsidRPr="00311B78" w:rsidRDefault="00311B78">
      <w:pPr>
        <w:pStyle w:val="Commentaire"/>
        <w:rPr>
          <w:lang w:val="fr-FR"/>
        </w:rPr>
      </w:pPr>
      <w:r>
        <w:rPr>
          <w:rStyle w:val="Marquedecommentaire"/>
        </w:rPr>
        <w:annotationRef/>
      </w:r>
      <w:r w:rsidRPr="00311B78">
        <w:rPr>
          <w:lang w:val="fr-FR"/>
        </w:rPr>
        <w:t>Je pense qu’il faut rajouter un paragraphe plus general, de conclusion</w:t>
      </w:r>
      <w:r>
        <w:rPr>
          <w:lang w:val="fr-FR"/>
        </w:rPr>
        <w:t>, sur l’implication des différents résultats dans un contexte écologique plus large : qu’est-ce qu’on veut que les gens retiennent ?</w:t>
      </w:r>
      <w:r w:rsidR="009F20B3">
        <w:rPr>
          <w:lang w:val="fr-FR"/>
        </w:rPr>
        <w:t xml:space="preserve"> Perso j’essaierai de faire un paragraphe sur la diversité des réponses possibles à des variations de disponibilités en nourriture (comportementales, plastiques ou non, physiologiques, etc.) et comment nos résultats s’inscrivent dans ce contexte et leurs implications sur les cycles des nutriments dans la mesure où ils seraient extrapolisables. </w:t>
      </w:r>
      <w:r w:rsidR="00613DB3">
        <w:rPr>
          <w:lang w:val="fr-FR"/>
        </w:rPr>
        <w:t>C’est très spéculatif mais sur un seul et dernier paragraphe je pense que c’est ok et ça permettra d’intéresser le plus de gens possibles en montrant les implications potentielles.</w:t>
      </w:r>
    </w:p>
  </w:comment>
  <w:comment w:id="227" w:author="Samuel Charberet" w:date="2024-10-30T14:53:00Z" w:initials="SC">
    <w:p w14:paraId="356F9582" w14:textId="77777777" w:rsidR="00762947" w:rsidRDefault="00762947" w:rsidP="00762947">
      <w:pPr>
        <w:pStyle w:val="Commentaire"/>
        <w:ind w:left="0" w:firstLine="0"/>
        <w:jc w:val="left"/>
      </w:pPr>
      <w:r>
        <w:rPr>
          <w:rStyle w:val="Marquedecommentaire"/>
        </w:rPr>
        <w:annotationRef/>
      </w:r>
      <w:r>
        <w:t>J’ai plutôt pris l’option de remettre dans le contexte de l’écologie stoechiometrique en comparant la qualité</w:t>
      </w:r>
    </w:p>
  </w:comment>
  <w:comment w:id="228" w:author="Laser2000" w:date="2024-09-10T22:34:00Z" w:initials="L">
    <w:p w14:paraId="786952C7" w14:textId="1324AE41" w:rsidR="00A471EB" w:rsidRPr="00020BCF" w:rsidRDefault="00A471EB">
      <w:pPr>
        <w:pStyle w:val="Commentaire"/>
        <w:rPr>
          <w:lang w:val="fr-FR"/>
        </w:rPr>
      </w:pPr>
      <w:r>
        <w:rPr>
          <w:rStyle w:val="Marquedecommentaire"/>
        </w:rPr>
        <w:annotationRef/>
      </w:r>
      <w:r w:rsidRPr="00020BCF">
        <w:rPr>
          <w:lang w:val="fr-FR"/>
        </w:rPr>
        <w:t>Finallement j’enleverai bien cette partie ou la mettrai en mat supp et la mentionnerai vite fait</w:t>
      </w:r>
    </w:p>
    <w:p w14:paraId="5543CEA8" w14:textId="77777777" w:rsidR="00A471EB" w:rsidRDefault="00A471EB">
      <w:pPr>
        <w:pStyle w:val="Commentaire"/>
        <w:rPr>
          <w:lang w:val="fr-FR"/>
        </w:rPr>
      </w:pPr>
      <w:r w:rsidRPr="00020BCF">
        <w:rPr>
          <w:lang w:val="fr-FR"/>
        </w:rPr>
        <w:t>Ou alors il faut en parler en intro</w:t>
      </w:r>
    </w:p>
    <w:p w14:paraId="54261B4A" w14:textId="77777777" w:rsidR="006A3502" w:rsidRDefault="006A3502">
      <w:pPr>
        <w:pStyle w:val="Commentaire"/>
        <w:rPr>
          <w:lang w:val="fr-FR"/>
        </w:rPr>
      </w:pPr>
    </w:p>
    <w:p w14:paraId="7DA7C53F" w14:textId="227F384D" w:rsidR="006A3502" w:rsidRPr="00020BCF" w:rsidRDefault="006A3502">
      <w:pPr>
        <w:pStyle w:val="Commentaire"/>
        <w:rPr>
          <w:lang w:val="fr-FR"/>
        </w:rPr>
      </w:pPr>
      <w:r>
        <w:rPr>
          <w:lang w:val="fr-FR"/>
        </w:rPr>
        <w:t xml:space="preserve">IG : Oui, ça me va : si on n’en parle pas dans l’intro, ça </w:t>
      </w:r>
      <w:r w:rsidR="00311B78">
        <w:rPr>
          <w:lang w:val="fr-FR"/>
        </w:rPr>
        <w:t xml:space="preserve">tombe un peu comme un cheveu sur la soupe. On </w:t>
      </w:r>
      <w:r>
        <w:rPr>
          <w:lang w:val="fr-FR"/>
        </w:rPr>
        <w:t>dévie le fil</w:t>
      </w:r>
      <w:r w:rsidR="00311B78">
        <w:rPr>
          <w:lang w:val="fr-FR"/>
        </w:rPr>
        <w:t xml:space="preserve"> de l’histoire de rajouter ça à la fin. Tel qu’est écrit le ms, j’ôterai aussi le paragraphe.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94D808E" w15:done="0"/>
  <w15:commentEx w15:paraId="203A781B" w15:done="0"/>
  <w15:commentEx w15:paraId="35C04D3B" w15:paraIdParent="203A781B" w15:done="0"/>
  <w15:commentEx w15:paraId="2FB10621" w15:done="1"/>
  <w15:commentEx w15:paraId="6A0493E8" w15:paraIdParent="2FB10621" w15:done="1"/>
  <w15:commentEx w15:paraId="049B8C9D" w15:done="1"/>
  <w15:commentEx w15:paraId="62B285CE" w15:done="1"/>
  <w15:commentEx w15:paraId="145CC779" w15:done="1"/>
  <w15:commentEx w15:paraId="744B7F0F" w15:done="1"/>
  <w15:commentEx w15:paraId="4B3115E5" w15:done="1"/>
  <w15:commentEx w15:paraId="611EA77B" w15:done="1"/>
  <w15:commentEx w15:paraId="7F636134" w15:done="1"/>
  <w15:commentEx w15:paraId="6E589662" w15:done="1"/>
  <w15:commentEx w15:paraId="40FDC87B" w15:done="1"/>
  <w15:commentEx w15:paraId="4ED86B06" w15:done="1"/>
  <w15:commentEx w15:paraId="6459F7E0" w15:done="1"/>
  <w15:commentEx w15:paraId="5133ABC0" w15:done="1"/>
  <w15:commentEx w15:paraId="1D4D58C9" w15:done="1"/>
  <w15:commentEx w15:paraId="7D96B20D" w15:done="1"/>
  <w15:commentEx w15:paraId="3C185BE9" w15:done="0"/>
  <w15:commentEx w15:paraId="5E5F219E" w15:done="1"/>
  <w15:commentEx w15:paraId="1B977664" w15:done="0"/>
  <w15:commentEx w15:paraId="5BB09126" w15:done="1"/>
  <w15:commentEx w15:paraId="00F3B665" w15:done="1"/>
  <w15:commentEx w15:paraId="64E96DCA" w15:done="1"/>
  <w15:commentEx w15:paraId="662DC4B3" w15:done="0"/>
  <w15:commentEx w15:paraId="1B840D38" w15:done="0"/>
  <w15:commentEx w15:paraId="7F59BDAD" w15:paraIdParent="1B840D38" w15:done="0"/>
  <w15:commentEx w15:paraId="51B94189" w15:done="0"/>
  <w15:commentEx w15:paraId="14CD5095" w15:done="0"/>
  <w15:commentEx w15:paraId="6476A143" w15:done="0"/>
  <w15:commentEx w15:paraId="1C23C802" w15:done="0"/>
  <w15:commentEx w15:paraId="3246B88B" w15:done="1"/>
  <w15:commentEx w15:paraId="539F1677" w15:done="0"/>
  <w15:commentEx w15:paraId="5F9280ED" w15:done="1"/>
  <w15:commentEx w15:paraId="047AD388" w15:done="1"/>
  <w15:commentEx w15:paraId="6A0C3AF8" w15:done="1"/>
  <w15:commentEx w15:paraId="3BB6409C" w15:done="1"/>
  <w15:commentEx w15:paraId="6A041C1F" w15:paraIdParent="3BB6409C" w15:done="1"/>
  <w15:commentEx w15:paraId="25D8FE51" w15:done="1"/>
  <w15:commentEx w15:paraId="17341EE2" w15:done="1"/>
  <w15:commentEx w15:paraId="46335D15" w15:paraIdParent="17341EE2" w15:done="1"/>
  <w15:commentEx w15:paraId="398775B4" w15:done="1"/>
  <w15:commentEx w15:paraId="7FF4C4D9" w15:paraIdParent="398775B4" w15:done="1"/>
  <w15:commentEx w15:paraId="20A58963" w15:done="1"/>
  <w15:commentEx w15:paraId="45DD022C" w15:paraIdParent="20A58963" w15:done="1"/>
  <w15:commentEx w15:paraId="336C4D70" w15:done="1"/>
  <w15:commentEx w15:paraId="185915E3" w15:done="1"/>
  <w15:commentEx w15:paraId="15EA460C" w15:done="1"/>
  <w15:commentEx w15:paraId="48DBB898" w15:done="1"/>
  <w15:commentEx w15:paraId="27479DBF" w15:paraIdParent="48DBB898" w15:done="1"/>
  <w15:commentEx w15:paraId="638D25B0" w15:done="1"/>
  <w15:commentEx w15:paraId="4120C264" w15:done="1"/>
  <w15:commentEx w15:paraId="1817297E" w15:done="1"/>
  <w15:commentEx w15:paraId="113CEBD1" w15:done="0"/>
  <w15:commentEx w15:paraId="7B7E42E1" w15:done="1"/>
  <w15:commentEx w15:paraId="223107F5" w15:paraIdParent="7B7E42E1" w15:done="1"/>
  <w15:commentEx w15:paraId="2860D82A" w15:done="0"/>
  <w15:commentEx w15:paraId="7C75D312" w15:paraIdParent="2860D82A" w15:done="0"/>
  <w15:commentEx w15:paraId="67CA7DB4" w15:done="1"/>
  <w15:commentEx w15:paraId="7E5AFC6F" w15:done="0"/>
  <w15:commentEx w15:paraId="1837C09C" w15:done="0"/>
  <w15:commentEx w15:paraId="76C5E32A" w15:done="0"/>
  <w15:commentEx w15:paraId="7CC33644" w15:done="0"/>
  <w15:commentEx w15:paraId="185017C1" w15:paraIdParent="7CC33644" w15:done="0"/>
  <w15:commentEx w15:paraId="2E5745B3" w15:done="0"/>
  <w15:commentEx w15:paraId="3E0AEAF6" w15:paraIdParent="2E5745B3" w15:done="0"/>
  <w15:commentEx w15:paraId="456BF4A9" w15:done="0"/>
  <w15:commentEx w15:paraId="533F6F7F" w15:paraIdParent="456BF4A9" w15:done="0"/>
  <w15:commentEx w15:paraId="697D71F1" w15:done="0"/>
  <w15:commentEx w15:paraId="7AD3E1C0" w15:paraIdParent="697D71F1" w15:done="0"/>
  <w15:commentEx w15:paraId="4B08AD3C" w15:done="0"/>
  <w15:commentEx w15:paraId="6E2F40B3" w15:paraIdParent="4B08AD3C" w15:done="0"/>
  <w15:commentEx w15:paraId="766A7C08" w15:done="0"/>
  <w15:commentEx w15:paraId="792F9B55" w15:paraIdParent="766A7C08" w15:done="0"/>
  <w15:commentEx w15:paraId="64CBFE88" w15:done="0"/>
  <w15:commentEx w15:paraId="1615E974" w15:done="1"/>
  <w15:commentEx w15:paraId="2C478A99" w15:paraIdParent="1615E974" w15:done="1"/>
  <w15:commentEx w15:paraId="2B8475E1" w15:done="1"/>
  <w15:commentEx w15:paraId="1C660FE4" w15:done="1"/>
  <w15:commentEx w15:paraId="42BFC245" w15:done="0"/>
  <w15:commentEx w15:paraId="758D57A4" w15:done="1"/>
  <w15:commentEx w15:paraId="601E29B4" w15:done="1"/>
  <w15:commentEx w15:paraId="30B89AB3" w15:done="1"/>
  <w15:commentEx w15:paraId="0285222A" w15:done="1"/>
  <w15:commentEx w15:paraId="2DE3F1A6" w15:paraIdParent="0285222A" w15:done="1"/>
  <w15:commentEx w15:paraId="182808C1" w15:done="1"/>
  <w15:commentEx w15:paraId="0B646B66" w15:paraIdParent="182808C1" w15:done="1"/>
  <w15:commentEx w15:paraId="3397971D" w15:done="0"/>
  <w15:commentEx w15:paraId="1E1E7E1E" w15:done="0"/>
  <w15:commentEx w15:paraId="367630A2" w15:paraIdParent="1E1E7E1E" w15:done="0"/>
  <w15:commentEx w15:paraId="0F80F0C5" w15:done="0"/>
  <w15:commentEx w15:paraId="0CDADD64" w15:done="0"/>
  <w15:commentEx w15:paraId="2D28CBC6" w15:done="0"/>
  <w15:commentEx w15:paraId="39D2E779" w15:paraIdParent="2D28CBC6" w15:done="0"/>
  <w15:commentEx w15:paraId="755FAE5D" w15:done="0"/>
  <w15:commentEx w15:paraId="45986C6E" w15:done="0"/>
  <w15:commentEx w15:paraId="50BC8AC7" w15:done="0"/>
  <w15:commentEx w15:paraId="261A8A62" w15:done="1"/>
  <w15:commentEx w15:paraId="465C8116" w15:done="1"/>
  <w15:commentEx w15:paraId="501120D9" w15:done="0"/>
  <w15:commentEx w15:paraId="304C69DC" w15:done="1"/>
  <w15:commentEx w15:paraId="55C72D46" w15:paraIdParent="304C69DC" w15:done="1"/>
  <w15:commentEx w15:paraId="59176D51" w15:done="1"/>
  <w15:commentEx w15:paraId="248C0259" w15:done="1"/>
  <w15:commentEx w15:paraId="131B5833" w15:done="0"/>
  <w15:commentEx w15:paraId="71753273" w15:done="0"/>
  <w15:commentEx w15:paraId="356F9582" w15:paraIdParent="71753273" w15:done="0"/>
  <w15:commentEx w15:paraId="7DA7C5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8B29DF" w16cex:dateUtc="2024-09-10T18:26:00Z"/>
  <w16cex:commentExtensible w16cex:durableId="2A8B2968" w16cex:dateUtc="2024-09-10T18:24:00Z"/>
  <w16cex:commentExtensible w16cex:durableId="497F5FD1" w16cex:dateUtc="2024-10-17T09:54:00Z"/>
  <w16cex:commentExtensible w16cex:durableId="2A8B2AA2" w16cex:dateUtc="2024-09-10T18:29:00Z"/>
  <w16cex:commentExtensible w16cex:durableId="263230AC" w16cex:dateUtc="2024-09-23T15:14:00Z"/>
  <w16cex:commentExtensible w16cex:durableId="6E6BCB58" w16cex:dateUtc="2024-09-23T15:11:00Z"/>
  <w16cex:commentExtensible w16cex:durableId="2A8B2BF7" w16cex:dateUtc="2024-09-10T18:35:00Z"/>
  <w16cex:commentExtensible w16cex:durableId="2A8B2C9C" w16cex:dateUtc="2024-09-10T18:37:00Z"/>
  <w16cex:commentExtensible w16cex:durableId="2A8B2C6F" w16cex:dateUtc="2024-09-10T18:37:00Z"/>
  <w16cex:commentExtensible w16cex:durableId="6E32B3DC" w16cex:dateUtc="2024-09-23T15:56:00Z"/>
  <w16cex:commentExtensible w16cex:durableId="20B50B98" w16cex:dateUtc="2024-09-23T15:23:00Z"/>
  <w16cex:commentExtensible w16cex:durableId="2A8B2CFB" w16cex:dateUtc="2024-09-10T18:39:00Z"/>
  <w16cex:commentExtensible w16cex:durableId="35E9E1EA" w16cex:dateUtc="2024-09-23T15:33:00Z"/>
  <w16cex:commentExtensible w16cex:durableId="1C851719" w16cex:dateUtc="2024-09-23T15:38:00Z"/>
  <w16cex:commentExtensible w16cex:durableId="523FBA99" w16cex:dateUtc="2024-09-23T15:41:00Z"/>
  <w16cex:commentExtensible w16cex:durableId="2A8B4005" w16cex:dateUtc="2024-09-10T20:00:00Z"/>
  <w16cex:commentExtensible w16cex:durableId="347B21F1" w16cex:dateUtc="2024-09-23T15:51:00Z"/>
  <w16cex:commentExtensible w16cex:durableId="2A8B2D65" w16cex:dateUtc="2024-09-10T18:41:00Z"/>
  <w16cex:commentExtensible w16cex:durableId="2A8B3EAC" w16cex:dateUtc="2024-09-10T19:54:00Z"/>
  <w16cex:commentExtensible w16cex:durableId="722D6B1E" w16cex:dateUtc="2024-09-24T08:19:00Z"/>
  <w16cex:commentExtensible w16cex:durableId="3ED7F858" w16cex:dateUtc="2024-09-23T15:59:00Z"/>
  <w16cex:commentExtensible w16cex:durableId="344BB807" w16cex:dateUtc="2024-09-24T07:58:00Z"/>
  <w16cex:commentExtensible w16cex:durableId="2A8B2F67" w16cex:dateUtc="2024-09-10T18:49:00Z"/>
  <w16cex:commentExtensible w16cex:durableId="156A9BAA" w16cex:dateUtc="2024-09-24T08:00:00Z"/>
  <w16cex:commentExtensible w16cex:durableId="2A8B31D5" w16cex:dateUtc="2024-09-10T19:00:00Z"/>
  <w16cex:commentExtensible w16cex:durableId="7E6232C0" w16cex:dateUtc="2024-09-24T08:05:00Z"/>
  <w16cex:commentExtensible w16cex:durableId="2A8B31AE" w16cex:dateUtc="2024-09-10T18:59:00Z"/>
  <w16cex:commentExtensible w16cex:durableId="084C2AB1" w16cex:dateUtc="2024-11-05T09:36:00Z"/>
  <w16cex:commentExtensible w16cex:durableId="786DBD5A" w16cex:dateUtc="2024-11-05T09:53:00Z"/>
  <w16cex:commentExtensible w16cex:durableId="165AE88D" w16cex:dateUtc="2024-11-05T09:57:00Z"/>
  <w16cex:commentExtensible w16cex:durableId="4712037C" w16cex:dateUtc="2024-11-05T10:01:00Z"/>
  <w16cex:commentExtensible w16cex:durableId="1E154D93" w16cex:dateUtc="2024-11-05T09:59:00Z"/>
  <w16cex:commentExtensible w16cex:durableId="2A8B352C" w16cex:dateUtc="2024-09-10T19:14:00Z"/>
  <w16cex:commentExtensible w16cex:durableId="2A8B35B0" w16cex:dateUtc="2024-09-10T19:16:00Z"/>
  <w16cex:commentExtensible w16cex:durableId="2A8B3581" w16cex:dateUtc="2024-09-10T19:15:00Z"/>
  <w16cex:commentExtensible w16cex:durableId="1FF312BA" w16cex:dateUtc="2024-09-24T08:29:00Z"/>
  <w16cex:commentExtensible w16cex:durableId="4218E555" w16cex:dateUtc="2024-09-24T08:30:00Z"/>
  <w16cex:commentExtensible w16cex:durableId="2A8B4191" w16cex:dateUtc="2024-09-10T20:07:00Z"/>
  <w16cex:commentExtensible w16cex:durableId="2FDE084B" w16cex:dateUtc="2024-09-24T08:50:00Z"/>
  <w16cex:commentExtensible w16cex:durableId="153C9664" w16cex:dateUtc="2024-09-24T08:57:00Z"/>
  <w16cex:commentExtensible w16cex:durableId="2A8B4494" w16cex:dateUtc="2024-09-10T20:20:00Z"/>
  <w16cex:commentExtensible w16cex:durableId="2C08E911" w16cex:dateUtc="2024-10-23T10:08:00Z"/>
  <w16cex:commentExtensible w16cex:durableId="6CFB663B" w16cex:dateUtc="2024-09-24T09:05:00Z"/>
  <w16cex:commentExtensible w16cex:durableId="2AB9F913" w16cex:dateUtc="2024-10-30T14:04:00Z"/>
  <w16cex:commentExtensible w16cex:durableId="2A8B44CA" w16cex:dateUtc="2024-09-10T20:20:00Z"/>
  <w16cex:commentExtensible w16cex:durableId="34B27E1C" w16cex:dateUtc="2024-10-23T10:08:00Z"/>
  <w16cex:commentExtensible w16cex:durableId="2895BD6D" w16cex:dateUtc="2024-09-24T09:15:00Z"/>
  <w16cex:commentExtensible w16cex:durableId="189B61B8" w16cex:dateUtc="2024-09-24T09:22:00Z"/>
  <w16cex:commentExtensible w16cex:durableId="1C350F7B" w16cex:dateUtc="2024-09-24T11:08:00Z"/>
  <w16cex:commentExtensible w16cex:durableId="78CF2F1C" w16cex:dateUtc="2024-09-24T09:40:00Z"/>
  <w16cex:commentExtensible w16cex:durableId="6320BC63" w16cex:dateUtc="2024-10-24T08:47:00Z"/>
  <w16cex:commentExtensible w16cex:durableId="2B47DF4D" w16cex:dateUtc="2024-09-24T09:44:00Z"/>
  <w16cex:commentExtensible w16cex:durableId="44CB901B" w16cex:dateUtc="2024-09-24T11:13:00Z"/>
  <w16cex:commentExtensible w16cex:durableId="5C6AA3BE" w16cex:dateUtc="2024-09-24T11:15:00Z"/>
  <w16cex:commentExtensible w16cex:durableId="2009D63B" w16cex:dateUtc="2024-09-24T11:26:00Z"/>
  <w16cex:commentExtensible w16cex:durableId="2A8B4539" w16cex:dateUtc="2024-09-10T20:22:00Z"/>
  <w16cex:commentExtensible w16cex:durableId="0DC3665E" w16cex:dateUtc="2024-10-24T08:50:00Z"/>
  <w16cex:commentExtensible w16cex:durableId="2A8B455C" w16cex:dateUtc="2024-09-10T20:23:00Z"/>
  <w16cex:commentExtensible w16cex:durableId="6F8C6F5F" w16cex:dateUtc="2024-10-24T08:51:00Z"/>
  <w16cex:commentExtensible w16cex:durableId="358F66CE" w16cex:dateUtc="2024-09-24T11:32:00Z"/>
  <w16cex:commentExtensible w16cex:durableId="1145C574" w16cex:dateUtc="2024-09-24T12:39:00Z"/>
  <w16cex:commentExtensible w16cex:durableId="65B89406" w16cex:dateUtc="2024-09-24T12:11:00Z"/>
  <w16cex:commentExtensible w16cex:durableId="0F8E6B36" w16cex:dateUtc="2024-10-24T09:37:00Z"/>
  <w16cex:commentExtensible w16cex:durableId="145A182B" w16cex:dateUtc="2024-09-24T11:33:00Z"/>
  <w16cex:commentExtensible w16cex:durableId="18B3AB1D" w16cex:dateUtc="2024-10-24T09:40:00Z"/>
  <w16cex:commentExtensible w16cex:durableId="2A8B4580" w16cex:dateUtc="2024-09-10T20:24:00Z"/>
  <w16cex:commentExtensible w16cex:durableId="10E74D0E" w16cex:dateUtc="2024-10-24T09:45:00Z"/>
  <w16cex:commentExtensible w16cex:durableId="426B3254" w16cex:dateUtc="2024-09-24T11:39:00Z"/>
  <w16cex:commentExtensible w16cex:durableId="387B2898" w16cex:dateUtc="2024-10-24T09:48:00Z"/>
  <w16cex:commentExtensible w16cex:durableId="56C1D0B2" w16cex:dateUtc="2024-09-24T11:42:00Z"/>
  <w16cex:commentExtensible w16cex:durableId="38D70B43" w16cex:dateUtc="2024-10-24T09:46:00Z"/>
  <w16cex:commentExtensible w16cex:durableId="5FE6EE1C" w16cex:dateUtc="2024-09-24T11:41:00Z"/>
  <w16cex:commentExtensible w16cex:durableId="41367D64" w16cex:dateUtc="2024-10-24T09:41:00Z"/>
  <w16cex:commentExtensible w16cex:durableId="50EBB2F4" w16cex:dateUtc="2024-09-24T11:46:00Z"/>
  <w16cex:commentExtensible w16cex:durableId="291475E2" w16cex:dateUtc="2024-10-25T12:59:00Z"/>
  <w16cex:commentExtensible w16cex:durableId="617FF86B" w16cex:dateUtc="2024-09-24T12:05:00Z"/>
  <w16cex:commentExtensible w16cex:durableId="01181E25" w16cex:dateUtc="2024-09-24T12:16:00Z"/>
  <w16cex:commentExtensible w16cex:durableId="41E9C365" w16cex:dateUtc="2024-10-25T13:29:00Z"/>
  <w16cex:commentExtensible w16cex:durableId="265EFFF2" w16cex:dateUtc="2024-09-24T12:23:00Z"/>
  <w16cex:commentExtensible w16cex:durableId="66D1D61C" w16cex:dateUtc="2024-09-24T12:24:00Z"/>
  <w16cex:commentExtensible w16cex:durableId="3891EAB5" w16cex:dateUtc="2024-09-24T12:27:00Z"/>
  <w16cex:commentExtensible w16cex:durableId="0C6B1AA3" w16cex:dateUtc="2024-09-24T12:53:00Z"/>
  <w16cex:commentExtensible w16cex:durableId="34D86DB3" w16cex:dateUtc="2024-09-24T12:51:00Z"/>
  <w16cex:commentExtensible w16cex:durableId="2A8B4831" w16cex:dateUtc="2024-09-10T20:35:00Z"/>
  <w16cex:commentExtensible w16cex:durableId="242EAEA8" w16cex:dateUtc="2024-09-24T13:09:00Z"/>
  <w16cex:commentExtensible w16cex:durableId="01A9663F" w16cex:dateUtc="2024-10-25T16:09:00Z"/>
  <w16cex:commentExtensible w16cex:durableId="2A8B4676" w16cex:dateUtc="2024-09-10T20:28:00Z"/>
  <w16cex:commentExtensible w16cex:durableId="451100B9" w16cex:dateUtc="2024-10-25T15:26:00Z"/>
  <w16cex:commentExtensible w16cex:durableId="02FA05A7" w16cex:dateUtc="2024-09-24T13:17:00Z"/>
  <w16cex:commentExtensible w16cex:durableId="2A8B46DF" w16cex:dateUtc="2024-09-10T20:29:00Z"/>
  <w16cex:commentExtensible w16cex:durableId="5A4D8F1E" w16cex:dateUtc="2024-10-25T16:25:00Z"/>
  <w16cex:commentExtensible w16cex:durableId="0B57F5F5" w16cex:dateUtc="2024-09-24T13:22:00Z"/>
  <w16cex:commentExtensible w16cex:durableId="2A8B4722" w16cex:dateUtc="2024-09-10T20:30:00Z"/>
  <w16cex:commentExtensible w16cex:durableId="60478674" w16cex:dateUtc="2024-09-24T13:30:00Z"/>
  <w16cex:commentExtensible w16cex:durableId="57C7DCC0" w16cex:dateUtc="2024-10-25T16:27:00Z"/>
  <w16cex:commentExtensible w16cex:durableId="2A8B474E" w16cex:dateUtc="2024-09-10T20:31:00Z"/>
  <w16cex:commentExtensible w16cex:durableId="5FC3D9C6" w16cex:dateUtc="2024-09-24T13:38:00Z"/>
  <w16cex:commentExtensible w16cex:durableId="216C9012" w16cex:dateUtc="2024-09-24T13:40:00Z"/>
  <w16cex:commentExtensible w16cex:durableId="647D2A8F" w16cex:dateUtc="2024-09-24T13:44:00Z"/>
  <w16cex:commentExtensible w16cex:durableId="081C219E" w16cex:dateUtc="2024-09-24T13:44:00Z"/>
  <w16cex:commentExtensible w16cex:durableId="563327B5" w16cex:dateUtc="2024-09-24T13:46:00Z"/>
  <w16cex:commentExtensible w16cex:durableId="57C88460" w16cex:dateUtc="2024-09-24T13:53:00Z"/>
  <w16cex:commentExtensible w16cex:durableId="41629300" w16cex:dateUtc="2024-10-30T13:05:00Z"/>
  <w16cex:commentExtensible w16cex:durableId="2077F799" w16cex:dateUtc="2024-09-24T14:15:00Z"/>
  <w16cex:commentExtensible w16cex:durableId="0DF81B56" w16cex:dateUtc="2024-09-24T14:05:00Z"/>
  <w16cex:commentExtensible w16cex:durableId="1C94EB21" w16cex:dateUtc="2024-09-24T14:06:00Z"/>
  <w16cex:commentExtensible w16cex:durableId="3D799340" w16cex:dateUtc="2024-09-24T14:13:00Z"/>
  <w16cex:commentExtensible w16cex:durableId="59357D4F" w16cex:dateUtc="2024-10-30T13:53:00Z"/>
  <w16cex:commentExtensible w16cex:durableId="2A8B47ED" w16cex:dateUtc="2024-09-10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94D808E" w16cid:durableId="2A8B29DF"/>
  <w16cid:commentId w16cid:paraId="203A781B" w16cid:durableId="2A8B2968"/>
  <w16cid:commentId w16cid:paraId="35C04D3B" w16cid:durableId="497F5FD1"/>
  <w16cid:commentId w16cid:paraId="2FB10621" w16cid:durableId="2A8B2AA2"/>
  <w16cid:commentId w16cid:paraId="6A0493E8" w16cid:durableId="263230AC"/>
  <w16cid:commentId w16cid:paraId="049B8C9D" w16cid:durableId="6E6BCB58"/>
  <w16cid:commentId w16cid:paraId="62B285CE" w16cid:durableId="2A8B2BF7"/>
  <w16cid:commentId w16cid:paraId="145CC779" w16cid:durableId="2A8B2C9C"/>
  <w16cid:commentId w16cid:paraId="744B7F0F" w16cid:durableId="2A8B2C6F"/>
  <w16cid:commentId w16cid:paraId="4B3115E5" w16cid:durableId="6E32B3DC"/>
  <w16cid:commentId w16cid:paraId="611EA77B" w16cid:durableId="20B50B98"/>
  <w16cid:commentId w16cid:paraId="7F636134" w16cid:durableId="2A8B2CFB"/>
  <w16cid:commentId w16cid:paraId="6E589662" w16cid:durableId="35E9E1EA"/>
  <w16cid:commentId w16cid:paraId="40FDC87B" w16cid:durableId="1C851719"/>
  <w16cid:commentId w16cid:paraId="4ED86B06" w16cid:durableId="523FBA99"/>
  <w16cid:commentId w16cid:paraId="6459F7E0" w16cid:durableId="2A8B4005"/>
  <w16cid:commentId w16cid:paraId="5133ABC0" w16cid:durableId="347B21F1"/>
  <w16cid:commentId w16cid:paraId="1D4D58C9" w16cid:durableId="2A8B2D65"/>
  <w16cid:commentId w16cid:paraId="7D96B20D" w16cid:durableId="2A8B3EAC"/>
  <w16cid:commentId w16cid:paraId="3C185BE9" w16cid:durableId="722D6B1E"/>
  <w16cid:commentId w16cid:paraId="5E5F219E" w16cid:durableId="3ED7F858"/>
  <w16cid:commentId w16cid:paraId="1B977664" w16cid:durableId="344BB807"/>
  <w16cid:commentId w16cid:paraId="5BB09126" w16cid:durableId="2A8B2F67"/>
  <w16cid:commentId w16cid:paraId="00F3B665" w16cid:durableId="156A9BAA"/>
  <w16cid:commentId w16cid:paraId="64E96DCA" w16cid:durableId="2A8B31D5"/>
  <w16cid:commentId w16cid:paraId="662DC4B3" w16cid:durableId="7E6232C0"/>
  <w16cid:commentId w16cid:paraId="1B840D38" w16cid:durableId="2A8B31AE"/>
  <w16cid:commentId w16cid:paraId="7F59BDAD" w16cid:durableId="084C2AB1"/>
  <w16cid:commentId w16cid:paraId="51B94189" w16cid:durableId="786DBD5A"/>
  <w16cid:commentId w16cid:paraId="14CD5095" w16cid:durableId="165AE88D"/>
  <w16cid:commentId w16cid:paraId="6476A143" w16cid:durableId="4712037C"/>
  <w16cid:commentId w16cid:paraId="1C23C802" w16cid:durableId="1E154D93"/>
  <w16cid:commentId w16cid:paraId="3246B88B" w16cid:durableId="2A8B352C"/>
  <w16cid:commentId w16cid:paraId="539F1677" w16cid:durableId="2A8B35B0"/>
  <w16cid:commentId w16cid:paraId="5F9280ED" w16cid:durableId="2A8B3581"/>
  <w16cid:commentId w16cid:paraId="047AD388" w16cid:durableId="1FF312BA"/>
  <w16cid:commentId w16cid:paraId="6A0C3AF8" w16cid:durableId="4218E555"/>
  <w16cid:commentId w16cid:paraId="3BB6409C" w16cid:durableId="2A8B4191"/>
  <w16cid:commentId w16cid:paraId="6A041C1F" w16cid:durableId="2FDE084B"/>
  <w16cid:commentId w16cid:paraId="25D8FE51" w16cid:durableId="153C9664"/>
  <w16cid:commentId w16cid:paraId="17341EE2" w16cid:durableId="2A8B4494"/>
  <w16cid:commentId w16cid:paraId="46335D15" w16cid:durableId="2C08E911"/>
  <w16cid:commentId w16cid:paraId="398775B4" w16cid:durableId="6CFB663B"/>
  <w16cid:commentId w16cid:paraId="7FF4C4D9" w16cid:durableId="2AB9F913"/>
  <w16cid:commentId w16cid:paraId="20A58963" w16cid:durableId="2A8B44CA"/>
  <w16cid:commentId w16cid:paraId="45DD022C" w16cid:durableId="34B27E1C"/>
  <w16cid:commentId w16cid:paraId="336C4D70" w16cid:durableId="2895BD6D"/>
  <w16cid:commentId w16cid:paraId="185915E3" w16cid:durableId="189B61B8"/>
  <w16cid:commentId w16cid:paraId="15EA460C" w16cid:durableId="1C350F7B"/>
  <w16cid:commentId w16cid:paraId="48DBB898" w16cid:durableId="78CF2F1C"/>
  <w16cid:commentId w16cid:paraId="27479DBF" w16cid:durableId="6320BC63"/>
  <w16cid:commentId w16cid:paraId="638D25B0" w16cid:durableId="2B47DF4D"/>
  <w16cid:commentId w16cid:paraId="4120C264" w16cid:durableId="44CB901B"/>
  <w16cid:commentId w16cid:paraId="1817297E" w16cid:durableId="5C6AA3BE"/>
  <w16cid:commentId w16cid:paraId="113CEBD1" w16cid:durableId="2009D63B"/>
  <w16cid:commentId w16cid:paraId="7B7E42E1" w16cid:durableId="2A8B4539"/>
  <w16cid:commentId w16cid:paraId="223107F5" w16cid:durableId="0DC3665E"/>
  <w16cid:commentId w16cid:paraId="2860D82A" w16cid:durableId="2A8B455C"/>
  <w16cid:commentId w16cid:paraId="7C75D312" w16cid:durableId="6F8C6F5F"/>
  <w16cid:commentId w16cid:paraId="67CA7DB4" w16cid:durableId="358F66CE"/>
  <w16cid:commentId w16cid:paraId="7E5AFC6F" w16cid:durableId="1145C574"/>
  <w16cid:commentId w16cid:paraId="1837C09C" w16cid:durableId="65B89406"/>
  <w16cid:commentId w16cid:paraId="76C5E32A" w16cid:durableId="0F8E6B36"/>
  <w16cid:commentId w16cid:paraId="7CC33644" w16cid:durableId="145A182B"/>
  <w16cid:commentId w16cid:paraId="185017C1" w16cid:durableId="18B3AB1D"/>
  <w16cid:commentId w16cid:paraId="2E5745B3" w16cid:durableId="2A8B4580"/>
  <w16cid:commentId w16cid:paraId="3E0AEAF6" w16cid:durableId="10E74D0E"/>
  <w16cid:commentId w16cid:paraId="456BF4A9" w16cid:durableId="426B3254"/>
  <w16cid:commentId w16cid:paraId="533F6F7F" w16cid:durableId="387B2898"/>
  <w16cid:commentId w16cid:paraId="697D71F1" w16cid:durableId="56C1D0B2"/>
  <w16cid:commentId w16cid:paraId="7AD3E1C0" w16cid:durableId="38D70B43"/>
  <w16cid:commentId w16cid:paraId="4B08AD3C" w16cid:durableId="5FE6EE1C"/>
  <w16cid:commentId w16cid:paraId="6E2F40B3" w16cid:durableId="41367D64"/>
  <w16cid:commentId w16cid:paraId="766A7C08" w16cid:durableId="50EBB2F4"/>
  <w16cid:commentId w16cid:paraId="792F9B55" w16cid:durableId="291475E2"/>
  <w16cid:commentId w16cid:paraId="64CBFE88" w16cid:durableId="617FF86B"/>
  <w16cid:commentId w16cid:paraId="1615E974" w16cid:durableId="01181E25"/>
  <w16cid:commentId w16cid:paraId="2C478A99" w16cid:durableId="41E9C365"/>
  <w16cid:commentId w16cid:paraId="2B8475E1" w16cid:durableId="265EFFF2"/>
  <w16cid:commentId w16cid:paraId="1C660FE4" w16cid:durableId="66D1D61C"/>
  <w16cid:commentId w16cid:paraId="42BFC245" w16cid:durableId="3891EAB5"/>
  <w16cid:commentId w16cid:paraId="758D57A4" w16cid:durableId="0C6B1AA3"/>
  <w16cid:commentId w16cid:paraId="601E29B4" w16cid:durableId="34D86DB3"/>
  <w16cid:commentId w16cid:paraId="30B89AB3" w16cid:durableId="2A8B4831"/>
  <w16cid:commentId w16cid:paraId="0285222A" w16cid:durableId="242EAEA8"/>
  <w16cid:commentId w16cid:paraId="2DE3F1A6" w16cid:durableId="01A9663F"/>
  <w16cid:commentId w16cid:paraId="182808C1" w16cid:durableId="2A8B4676"/>
  <w16cid:commentId w16cid:paraId="0B646B66" w16cid:durableId="451100B9"/>
  <w16cid:commentId w16cid:paraId="3397971D" w16cid:durableId="02FA05A7"/>
  <w16cid:commentId w16cid:paraId="1E1E7E1E" w16cid:durableId="2A8B46DF"/>
  <w16cid:commentId w16cid:paraId="367630A2" w16cid:durableId="5A4D8F1E"/>
  <w16cid:commentId w16cid:paraId="0F80F0C5" w16cid:durableId="0B57F5F5"/>
  <w16cid:commentId w16cid:paraId="0CDADD64" w16cid:durableId="2A8B4722"/>
  <w16cid:commentId w16cid:paraId="2D28CBC6" w16cid:durableId="60478674"/>
  <w16cid:commentId w16cid:paraId="39D2E779" w16cid:durableId="57C7DCC0"/>
  <w16cid:commentId w16cid:paraId="755FAE5D" w16cid:durableId="2A8B474E"/>
  <w16cid:commentId w16cid:paraId="45986C6E" w16cid:durableId="5FC3D9C6"/>
  <w16cid:commentId w16cid:paraId="50BC8AC7" w16cid:durableId="216C9012"/>
  <w16cid:commentId w16cid:paraId="261A8A62" w16cid:durableId="647D2A8F"/>
  <w16cid:commentId w16cid:paraId="465C8116" w16cid:durableId="081C219E"/>
  <w16cid:commentId w16cid:paraId="501120D9" w16cid:durableId="563327B5"/>
  <w16cid:commentId w16cid:paraId="304C69DC" w16cid:durableId="57C88460"/>
  <w16cid:commentId w16cid:paraId="55C72D46" w16cid:durableId="41629300"/>
  <w16cid:commentId w16cid:paraId="59176D51" w16cid:durableId="2077F799"/>
  <w16cid:commentId w16cid:paraId="248C0259" w16cid:durableId="0DF81B56"/>
  <w16cid:commentId w16cid:paraId="131B5833" w16cid:durableId="1C94EB21"/>
  <w16cid:commentId w16cid:paraId="71753273" w16cid:durableId="3D799340"/>
  <w16cid:commentId w16cid:paraId="356F9582" w16cid:durableId="59357D4F"/>
  <w16cid:commentId w16cid:paraId="7DA7C53F" w16cid:durableId="2A8B47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D3D502" w14:textId="77777777" w:rsidR="00BE2156" w:rsidRDefault="00BE2156">
      <w:pPr>
        <w:spacing w:after="0" w:line="240" w:lineRule="auto"/>
      </w:pPr>
      <w:r>
        <w:separator/>
      </w:r>
    </w:p>
  </w:endnote>
  <w:endnote w:type="continuationSeparator" w:id="0">
    <w:p w14:paraId="375CC933" w14:textId="77777777" w:rsidR="00BE2156" w:rsidRDefault="00BE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ADC2C"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E9162"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11</w:t>
    </w:r>
    <w:r>
      <w:rPr>
        <w:sz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5E87E" w14:textId="77777777" w:rsidR="007015D6" w:rsidRDefault="007015D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30AB9"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D9144"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sidR="00020BCF" w:rsidRPr="00020BCF">
      <w:rPr>
        <w:noProof/>
        <w:sz w:val="13"/>
      </w:rPr>
      <w:t>19</w:t>
    </w:r>
    <w:r>
      <w:rPr>
        <w:sz w:val="13"/>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A074D" w14:textId="77777777" w:rsidR="007015D6" w:rsidRDefault="00350D12">
    <w:pPr>
      <w:tabs>
        <w:tab w:val="center" w:pos="1115"/>
        <w:tab w:val="center" w:pos="2603"/>
        <w:tab w:val="center" w:pos="9407"/>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w:t>
    </w:r>
    <w:r>
      <w:rPr>
        <w:sz w:val="13"/>
      </w:rPr>
      <w:tab/>
    </w:r>
    <w:r>
      <w:fldChar w:fldCharType="begin"/>
    </w:r>
    <w:r>
      <w:instrText xml:space="preserve"> PAGE   \* MERGEFORMAT </w:instrText>
    </w:r>
    <w:r>
      <w:fldChar w:fldCharType="separate"/>
    </w:r>
    <w:r>
      <w:rPr>
        <w:sz w:val="13"/>
      </w:rPr>
      <w:t>2</w:t>
    </w:r>
    <w:r>
      <w:rPr>
        <w:sz w:val="13"/>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B985B"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C2656"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sidR="00020BCF" w:rsidRPr="00020BCF">
      <w:rPr>
        <w:noProof/>
        <w:sz w:val="13"/>
      </w:rPr>
      <w:t>21</w:t>
    </w:r>
    <w:r>
      <w:rPr>
        <w:sz w:val="13"/>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6438D" w14:textId="77777777" w:rsidR="007015D6" w:rsidRDefault="00350D12">
    <w:pPr>
      <w:tabs>
        <w:tab w:val="center" w:pos="1115"/>
        <w:tab w:val="center" w:pos="2603"/>
        <w:tab w:val="center" w:pos="8380"/>
        <w:tab w:val="center" w:pos="9334"/>
        <w:tab w:val="right" w:pos="9638"/>
      </w:tabs>
      <w:spacing w:after="0" w:line="259" w:lineRule="auto"/>
      <w:ind w:left="0" w:firstLine="0"/>
      <w:jc w:val="left"/>
    </w:pPr>
    <w:r>
      <w:rPr>
        <w:sz w:val="13"/>
      </w:rPr>
      <w:t xml:space="preserve">Charberet </w:t>
    </w:r>
    <w:r>
      <w:rPr>
        <w:i/>
        <w:sz w:val="13"/>
      </w:rPr>
      <w:t>et al.</w:t>
    </w:r>
    <w:r>
      <w:rPr>
        <w:i/>
        <w:sz w:val="13"/>
      </w:rPr>
      <w:tab/>
    </w:r>
    <w:r>
      <w:rPr>
        <w:sz w:val="13"/>
      </w:rPr>
      <w:t>|</w:t>
    </w:r>
    <w:r>
      <w:rPr>
        <w:sz w:val="13"/>
      </w:rPr>
      <w:tab/>
      <w:t>Rates and efficiencies in a growing consumer</w:t>
    </w:r>
    <w:r>
      <w:rPr>
        <w:sz w:val="13"/>
      </w:rPr>
      <w:tab/>
      <w:t>Supplementary Information</w:t>
    </w:r>
    <w:r>
      <w:rPr>
        <w:sz w:val="13"/>
      </w:rPr>
      <w:tab/>
      <w:t>|</w:t>
    </w:r>
    <w:r>
      <w:rPr>
        <w:sz w:val="13"/>
      </w:rPr>
      <w:tab/>
    </w:r>
    <w:r>
      <w:fldChar w:fldCharType="begin"/>
    </w:r>
    <w:r>
      <w:instrText xml:space="preserve"> PAGE   \* MERGEFORMAT </w:instrText>
    </w:r>
    <w:r>
      <w:fldChar w:fldCharType="separate"/>
    </w:r>
    <w:r>
      <w:rPr>
        <w:sz w:val="13"/>
      </w:rPr>
      <w:t>20</w:t>
    </w:r>
    <w:r>
      <w:rPr>
        <w:sz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3027B" w14:textId="77777777" w:rsidR="00BE2156" w:rsidRDefault="00BE2156">
      <w:pPr>
        <w:spacing w:after="0" w:line="240" w:lineRule="auto"/>
      </w:pPr>
      <w:r>
        <w:separator/>
      </w:r>
    </w:p>
  </w:footnote>
  <w:footnote w:type="continuationSeparator" w:id="0">
    <w:p w14:paraId="27A9DF77" w14:textId="77777777" w:rsidR="00BE2156" w:rsidRDefault="00BE2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5E51" w14:textId="77777777" w:rsidR="007015D6" w:rsidRDefault="007015D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CC4D1" w14:textId="77777777" w:rsidR="007015D6" w:rsidRDefault="007015D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3A302" w14:textId="77777777" w:rsidR="007015D6" w:rsidRDefault="007015D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1F96C"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56229"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6783F" w14:textId="77777777" w:rsidR="007015D6" w:rsidRDefault="00350D12">
    <w:pPr>
      <w:tabs>
        <w:tab w:val="center" w:pos="7001"/>
        <w:tab w:val="right" w:pos="9638"/>
      </w:tabs>
      <w:spacing w:after="0" w:line="259" w:lineRule="auto"/>
      <w:ind w:left="0" w:firstLine="0"/>
      <w:jc w:val="left"/>
    </w:pPr>
    <w:r>
      <w:rPr>
        <w:sz w:val="22"/>
      </w:rPr>
      <w:tab/>
    </w:r>
    <w:r>
      <w:rPr>
        <w:sz w:val="15"/>
      </w:rPr>
      <w:t>0.15</w:t>
    </w:r>
    <w:r>
      <w:rPr>
        <w:sz w:val="15"/>
      </w:rPr>
      <w:tab/>
      <w:t>Note on the growth rate hypothesis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BFD3B" w14:textId="77777777" w:rsidR="007015D6" w:rsidRDefault="007015D6">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EBC81" w14:textId="77777777" w:rsidR="007015D6" w:rsidRDefault="007015D6">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29862" w14:textId="77777777" w:rsidR="007015D6" w:rsidRDefault="007015D6">
    <w:pPr>
      <w:spacing w:after="160" w:line="259" w:lineRule="auto"/>
      <w:ind w:left="0" w:firstLine="0"/>
      <w:jc w:val="lef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ser2000">
    <w15:presenceInfo w15:providerId="None" w15:userId="Laser2000"/>
  </w15:person>
  <w15:person w15:author="Samuel Charberet">
    <w15:presenceInfo w15:providerId="AD" w15:userId="S::Samuel.Charberet@unil.ch::cbadf824-2457-40da-b6ca-7900b4cf567b"/>
  </w15:person>
  <w15:person w15:author="Isabelle Gounand">
    <w15:presenceInfo w15:providerId="None" w15:userId="Isabelle Gounand"/>
  </w15:person>
  <w15:person w15:author="mathieu">
    <w15:presenceInfo w15:providerId="None" w15:userId="mathi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5D6"/>
    <w:rsid w:val="0000635D"/>
    <w:rsid w:val="000117C7"/>
    <w:rsid w:val="00020BCF"/>
    <w:rsid w:val="00042BAE"/>
    <w:rsid w:val="000656AB"/>
    <w:rsid w:val="0007425C"/>
    <w:rsid w:val="000C7576"/>
    <w:rsid w:val="000E7313"/>
    <w:rsid w:val="00114D1C"/>
    <w:rsid w:val="00156975"/>
    <w:rsid w:val="001A3DD5"/>
    <w:rsid w:val="001C2C71"/>
    <w:rsid w:val="001D1167"/>
    <w:rsid w:val="001D725A"/>
    <w:rsid w:val="001E5435"/>
    <w:rsid w:val="001E796B"/>
    <w:rsid w:val="00205F95"/>
    <w:rsid w:val="00236899"/>
    <w:rsid w:val="00266D59"/>
    <w:rsid w:val="0027450B"/>
    <w:rsid w:val="002D114B"/>
    <w:rsid w:val="00311B78"/>
    <w:rsid w:val="00325593"/>
    <w:rsid w:val="00330223"/>
    <w:rsid w:val="0034573B"/>
    <w:rsid w:val="00350D12"/>
    <w:rsid w:val="00356247"/>
    <w:rsid w:val="00365ECD"/>
    <w:rsid w:val="00377233"/>
    <w:rsid w:val="00382F74"/>
    <w:rsid w:val="00393F04"/>
    <w:rsid w:val="003954B7"/>
    <w:rsid w:val="003A42DF"/>
    <w:rsid w:val="003B170C"/>
    <w:rsid w:val="003B2539"/>
    <w:rsid w:val="003D46AA"/>
    <w:rsid w:val="003F72AB"/>
    <w:rsid w:val="004161FB"/>
    <w:rsid w:val="00470188"/>
    <w:rsid w:val="00473BB0"/>
    <w:rsid w:val="004A3E8C"/>
    <w:rsid w:val="004A788B"/>
    <w:rsid w:val="004C34DB"/>
    <w:rsid w:val="004D12BF"/>
    <w:rsid w:val="00514A86"/>
    <w:rsid w:val="005326D0"/>
    <w:rsid w:val="00532E81"/>
    <w:rsid w:val="0055702E"/>
    <w:rsid w:val="00581F89"/>
    <w:rsid w:val="005B79A3"/>
    <w:rsid w:val="005C7931"/>
    <w:rsid w:val="005E67A7"/>
    <w:rsid w:val="00613DB3"/>
    <w:rsid w:val="00614EB5"/>
    <w:rsid w:val="0063187A"/>
    <w:rsid w:val="006A3502"/>
    <w:rsid w:val="006B077B"/>
    <w:rsid w:val="006B7A9B"/>
    <w:rsid w:val="006C6352"/>
    <w:rsid w:val="006E1FED"/>
    <w:rsid w:val="0070137C"/>
    <w:rsid w:val="007015D6"/>
    <w:rsid w:val="00706C36"/>
    <w:rsid w:val="00715C39"/>
    <w:rsid w:val="0072678A"/>
    <w:rsid w:val="00731880"/>
    <w:rsid w:val="007424E2"/>
    <w:rsid w:val="007578FE"/>
    <w:rsid w:val="00762947"/>
    <w:rsid w:val="0077237D"/>
    <w:rsid w:val="00784A16"/>
    <w:rsid w:val="007C4F74"/>
    <w:rsid w:val="00805350"/>
    <w:rsid w:val="00847B45"/>
    <w:rsid w:val="008654D9"/>
    <w:rsid w:val="008A4013"/>
    <w:rsid w:val="008B54AF"/>
    <w:rsid w:val="008D4265"/>
    <w:rsid w:val="008E53FA"/>
    <w:rsid w:val="008E548C"/>
    <w:rsid w:val="00926B38"/>
    <w:rsid w:val="00930337"/>
    <w:rsid w:val="009405B5"/>
    <w:rsid w:val="00987BF4"/>
    <w:rsid w:val="009D076A"/>
    <w:rsid w:val="009E6AD1"/>
    <w:rsid w:val="009F20B3"/>
    <w:rsid w:val="009F5C96"/>
    <w:rsid w:val="00A471EB"/>
    <w:rsid w:val="00A87F0F"/>
    <w:rsid w:val="00A90047"/>
    <w:rsid w:val="00A95320"/>
    <w:rsid w:val="00AA3AF2"/>
    <w:rsid w:val="00AB33D2"/>
    <w:rsid w:val="00AC7707"/>
    <w:rsid w:val="00B03CB7"/>
    <w:rsid w:val="00B126B6"/>
    <w:rsid w:val="00B12F66"/>
    <w:rsid w:val="00B31A16"/>
    <w:rsid w:val="00B35156"/>
    <w:rsid w:val="00B46ED3"/>
    <w:rsid w:val="00B63A2E"/>
    <w:rsid w:val="00B871D0"/>
    <w:rsid w:val="00BA5158"/>
    <w:rsid w:val="00BB6633"/>
    <w:rsid w:val="00BD023A"/>
    <w:rsid w:val="00BE2156"/>
    <w:rsid w:val="00C06E93"/>
    <w:rsid w:val="00C13B9F"/>
    <w:rsid w:val="00C25187"/>
    <w:rsid w:val="00CC3FB1"/>
    <w:rsid w:val="00CF66C1"/>
    <w:rsid w:val="00D102D3"/>
    <w:rsid w:val="00D34A90"/>
    <w:rsid w:val="00D452B4"/>
    <w:rsid w:val="00D56934"/>
    <w:rsid w:val="00D9747F"/>
    <w:rsid w:val="00DB05AE"/>
    <w:rsid w:val="00DB2713"/>
    <w:rsid w:val="00DD4E64"/>
    <w:rsid w:val="00DE2DCF"/>
    <w:rsid w:val="00E03152"/>
    <w:rsid w:val="00E0581A"/>
    <w:rsid w:val="00E206DE"/>
    <w:rsid w:val="00E209A3"/>
    <w:rsid w:val="00E2142F"/>
    <w:rsid w:val="00E47633"/>
    <w:rsid w:val="00E56587"/>
    <w:rsid w:val="00E605C6"/>
    <w:rsid w:val="00E64896"/>
    <w:rsid w:val="00E65468"/>
    <w:rsid w:val="00E8368D"/>
    <w:rsid w:val="00E96F38"/>
    <w:rsid w:val="00EC527E"/>
    <w:rsid w:val="00EC7E6E"/>
    <w:rsid w:val="00ED46CC"/>
    <w:rsid w:val="00EE519F"/>
    <w:rsid w:val="00F14F81"/>
    <w:rsid w:val="00F15402"/>
    <w:rsid w:val="00F24250"/>
    <w:rsid w:val="00F33887"/>
    <w:rsid w:val="00F5395C"/>
    <w:rsid w:val="00F542F4"/>
    <w:rsid w:val="00F7433E"/>
    <w:rsid w:val="00F8594F"/>
    <w:rsid w:val="00FB4B0F"/>
    <w:rsid w:val="00FB74B8"/>
    <w:rsid w:val="00FE5F5C"/>
    <w:rsid w:val="00FF7F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D04D35"/>
  <w15:docId w15:val="{3D171B22-AABD-4439-BB7C-2A2A13DD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9" w:line="260" w:lineRule="auto"/>
      <w:ind w:left="10" w:hanging="10"/>
      <w:jc w:val="both"/>
    </w:pPr>
    <w:rPr>
      <w:rFonts w:ascii="Calibri" w:eastAsia="Calibri" w:hAnsi="Calibri" w:cs="Calibri"/>
      <w:color w:val="000000"/>
      <w:sz w:val="19"/>
    </w:rPr>
  </w:style>
  <w:style w:type="paragraph" w:styleId="Titre1">
    <w:name w:val="heading 1"/>
    <w:next w:val="Normal"/>
    <w:link w:val="Titre1Car"/>
    <w:uiPriority w:val="9"/>
    <w:qFormat/>
    <w:pPr>
      <w:keepNext/>
      <w:keepLines/>
      <w:spacing w:after="0" w:line="265" w:lineRule="auto"/>
      <w:ind w:left="10" w:hanging="10"/>
      <w:outlineLvl w:val="0"/>
    </w:pPr>
    <w:rPr>
      <w:rFonts w:ascii="Calibri" w:eastAsia="Calibri" w:hAnsi="Calibri" w:cs="Calibri"/>
      <w:b/>
      <w:color w:val="000000"/>
      <w:sz w:val="27"/>
    </w:rPr>
  </w:style>
  <w:style w:type="paragraph" w:styleId="Titre2">
    <w:name w:val="heading 2"/>
    <w:next w:val="Normal"/>
    <w:link w:val="Titre2Car"/>
    <w:uiPriority w:val="9"/>
    <w:unhideWhenUsed/>
    <w:qFormat/>
    <w:pPr>
      <w:keepNext/>
      <w:keepLines/>
      <w:spacing w:after="71" w:line="260" w:lineRule="auto"/>
      <w:ind w:left="10" w:hanging="10"/>
      <w:jc w:val="both"/>
      <w:outlineLvl w:val="1"/>
    </w:pPr>
    <w:rPr>
      <w:rFonts w:ascii="Calibri" w:eastAsia="Calibri" w:hAnsi="Calibri" w:cs="Calibri"/>
      <w:b/>
      <w:color w:val="000000"/>
      <w:sz w:val="19"/>
    </w:rPr>
  </w:style>
  <w:style w:type="paragraph" w:styleId="Titre3">
    <w:name w:val="heading 3"/>
    <w:next w:val="Normal"/>
    <w:link w:val="Titre3Car"/>
    <w:uiPriority w:val="9"/>
    <w:unhideWhenUsed/>
    <w:qFormat/>
    <w:pPr>
      <w:keepNext/>
      <w:keepLines/>
      <w:spacing w:after="71" w:line="260" w:lineRule="auto"/>
      <w:ind w:left="10" w:hanging="10"/>
      <w:jc w:val="both"/>
      <w:outlineLvl w:val="2"/>
    </w:pPr>
    <w:rPr>
      <w:rFonts w:ascii="Calibri" w:eastAsia="Calibri" w:hAnsi="Calibri" w:cs="Calibri"/>
      <w:b/>
      <w:color w:val="000000"/>
      <w:sz w:val="19"/>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27"/>
    </w:rPr>
  </w:style>
  <w:style w:type="character" w:customStyle="1" w:styleId="Titre2Car">
    <w:name w:val="Titre 2 Car"/>
    <w:link w:val="Titre2"/>
    <w:rPr>
      <w:rFonts w:ascii="Calibri" w:eastAsia="Calibri" w:hAnsi="Calibri" w:cs="Calibri"/>
      <w:b/>
      <w:color w:val="000000"/>
      <w:sz w:val="19"/>
    </w:rPr>
  </w:style>
  <w:style w:type="character" w:customStyle="1" w:styleId="Titre3Car">
    <w:name w:val="Titre 3 Car"/>
    <w:link w:val="Titre3"/>
    <w:rPr>
      <w:rFonts w:ascii="Calibri" w:eastAsia="Calibri" w:hAnsi="Calibri" w:cs="Calibri"/>
      <w:b/>
      <w:color w:val="000000"/>
      <w:sz w:val="1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9405B5"/>
    <w:rPr>
      <w:sz w:val="16"/>
      <w:szCs w:val="16"/>
    </w:rPr>
  </w:style>
  <w:style w:type="paragraph" w:styleId="Commentaire">
    <w:name w:val="annotation text"/>
    <w:basedOn w:val="Normal"/>
    <w:link w:val="CommentaireCar"/>
    <w:uiPriority w:val="99"/>
    <w:unhideWhenUsed/>
    <w:rsid w:val="009405B5"/>
    <w:pPr>
      <w:spacing w:line="240" w:lineRule="auto"/>
    </w:pPr>
    <w:rPr>
      <w:sz w:val="20"/>
      <w:szCs w:val="20"/>
    </w:rPr>
  </w:style>
  <w:style w:type="character" w:customStyle="1" w:styleId="CommentaireCar">
    <w:name w:val="Commentaire Car"/>
    <w:basedOn w:val="Policepardfaut"/>
    <w:link w:val="Commentaire"/>
    <w:uiPriority w:val="99"/>
    <w:rsid w:val="009405B5"/>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9405B5"/>
    <w:rPr>
      <w:b/>
      <w:bCs/>
    </w:rPr>
  </w:style>
  <w:style w:type="character" w:customStyle="1" w:styleId="ObjetducommentaireCar">
    <w:name w:val="Objet du commentaire Car"/>
    <w:basedOn w:val="CommentaireCar"/>
    <w:link w:val="Objetducommentaire"/>
    <w:uiPriority w:val="99"/>
    <w:semiHidden/>
    <w:rsid w:val="009405B5"/>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020BC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20BCF"/>
    <w:rPr>
      <w:rFonts w:ascii="Segoe UI" w:eastAsia="Calibri" w:hAnsi="Segoe UI" w:cs="Segoe UI"/>
      <w:color w:val="000000"/>
      <w:sz w:val="18"/>
      <w:szCs w:val="18"/>
    </w:rPr>
  </w:style>
  <w:style w:type="paragraph" w:styleId="Rvision">
    <w:name w:val="Revision"/>
    <w:hidden/>
    <w:uiPriority w:val="99"/>
    <w:semiHidden/>
    <w:rsid w:val="00042BAE"/>
    <w:pPr>
      <w:spacing w:after="0" w:line="240" w:lineRule="auto"/>
    </w:pPr>
    <w:rPr>
      <w:rFonts w:ascii="Calibri" w:eastAsia="Calibri" w:hAnsi="Calibri" w:cs="Calibri"/>
      <w:color w:val="000000"/>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34" Type="http://schemas.openxmlformats.org/officeDocument/2006/relationships/hyperlink" Target="http://www.jstor.org/stable/j.ctt1jktrp3" TargetMode="External"/><Relationship Id="rId42" Type="http://schemas.openxmlformats.org/officeDocument/2006/relationships/footer" Target="footer6.xm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eader" Target="header9.xml"/><Relationship Id="rId7" Type="http://schemas.openxmlformats.org/officeDocument/2006/relationships/hyperlink" Target="https://orcid.org/0000-0001-6284-0548"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s://www.sciencedirect.com/science/article/pii/B978012809954400058X" TargetMode="External"/><Relationship Id="rId11" Type="http://schemas.openxmlformats.org/officeDocument/2006/relationships/hyperlink" Target="https://orcid.org/0000-0002-0675-3973" TargetMode="External"/><Relationship Id="rId24" Type="http://schemas.openxmlformats.org/officeDocument/2006/relationships/footer" Target="footer2.xml"/><Relationship Id="rId32" Type="http://schemas.openxmlformats.org/officeDocument/2006/relationships/hyperlink" Target="https://gavinsimpson.github.io/gratia/" TargetMode="External"/><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0.jpg"/><Relationship Id="rId66" Type="http://schemas.microsoft.com/office/2011/relationships/people" Target="people.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header" Target="header2.xml"/><Relationship Id="rId27" Type="http://schemas.openxmlformats.org/officeDocument/2006/relationships/hyperlink" Target="https://doi.org/10.1093/acprof:osobl/9780199913831.001.0001" TargetMode="External"/><Relationship Id="rId30" Type="http://schemas.openxmlformats.org/officeDocument/2006/relationships/hyperlink" Target="https://www.sciencedirect.com/science/article/pii/B978012809954400058X" TargetMode="External"/><Relationship Id="rId35" Type="http://schemas.openxmlformats.org/officeDocument/2006/relationships/hyperlink" Target="http://www.jstor.org/stable/j.ctt1jktrp3.11"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oter" Target="footer9.xml"/><Relationship Id="rId8" Type="http://schemas.openxmlformats.org/officeDocument/2006/relationships/hyperlink" Target="https://orcid.org/0000-0002-9106-6106"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hyperlink" Target="http://www.jstor.org/stable/j.ctt1jktrp3" TargetMode="External"/><Relationship Id="rId38" Type="http://schemas.openxmlformats.org/officeDocument/2006/relationships/header" Target="header5.xml"/><Relationship Id="rId46" Type="http://schemas.openxmlformats.org/officeDocument/2006/relationships/image" Target="media/image9.png"/><Relationship Id="rId59" Type="http://schemas.openxmlformats.org/officeDocument/2006/relationships/header" Target="header7.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6.xml"/><Relationship Id="rId54" Type="http://schemas.openxmlformats.org/officeDocument/2006/relationships/image" Target="media/image17.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hyperlink" Target="https://doi.org/10.1093/acprof:osobl/9780199913831.001.0001" TargetMode="External"/><Relationship Id="rId36" Type="http://schemas.openxmlformats.org/officeDocument/2006/relationships/hyperlink" Target="http://www.jstor.org/stable/j.ctt1jktrp3.11" TargetMode="External"/><Relationship Id="rId49" Type="http://schemas.openxmlformats.org/officeDocument/2006/relationships/image" Target="media/image12.png"/><Relationship Id="rId57" Type="http://schemas.openxmlformats.org/officeDocument/2006/relationships/image" Target="media/image20.jpg"/><Relationship Id="rId10" Type="http://schemas.openxmlformats.org/officeDocument/2006/relationships/hyperlink" Target="https://orcid.org/0000-0002-6548-0370" TargetMode="External"/><Relationship Id="rId31" Type="http://schemas.openxmlformats.org/officeDocument/2006/relationships/hyperlink" Target="https://gavinsimpson.github.io/gratia/"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2-0000-0000" TargetMode="External"/><Relationship Id="rId13" Type="http://schemas.microsoft.com/office/2011/relationships/commentsExtended" Target="commentsExtended.xml"/><Relationship Id="rId18" Type="http://schemas.openxmlformats.org/officeDocument/2006/relationships/image" Target="media/image3.png"/><Relationship Id="rId39"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0124A-F2A5-4DDD-B4E2-DD6AB4118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13941</Words>
  <Characters>78489</Characters>
  <Application>Microsoft Office Word</Application>
  <DocSecurity>0</DocSecurity>
  <Lines>2180</Lines>
  <Paragraphs>1848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Charberet</dc:creator>
  <cp:keywords/>
  <cp:lastModifiedBy>Samuel Charberet</cp:lastModifiedBy>
  <cp:revision>27</cp:revision>
  <dcterms:created xsi:type="dcterms:W3CDTF">2024-09-11T09:28:00Z</dcterms:created>
  <dcterms:modified xsi:type="dcterms:W3CDTF">2024-11-05T13:19:00Z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d7067e720c8f0cbd2f5d730883fdd788d32fd6a7c3fc512813b5aa264635359b</vt:lpwstr>
  </property>
</Properties>
</file>